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941BC" w14:textId="0197AF7E" w:rsidR="00D17F57" w:rsidRPr="00CD6C7A" w:rsidRDefault="007F05F8" w:rsidP="001F2132">
      <w:pPr>
        <w:pStyle w:val="Title"/>
        <w:spacing w:before="240" w:after="240"/>
        <w:jc w:val="both"/>
        <w:rPr>
          <w:rFonts w:cs="Times New Roman"/>
          <w:sz w:val="48"/>
          <w:szCs w:val="48"/>
        </w:rPr>
      </w:pPr>
      <w:bookmarkStart w:id="0" w:name="_97t58ja6bajn" w:colFirst="0" w:colLast="0"/>
      <w:bookmarkEnd w:id="0"/>
      <w:r w:rsidRPr="00CD6C7A">
        <w:rPr>
          <w:rFonts w:cs="Times New Roman"/>
          <w:sz w:val="28"/>
          <w:szCs w:val="28"/>
        </w:rPr>
        <w:t>Wearable</w:t>
      </w:r>
      <w:r>
        <w:rPr>
          <w:rFonts w:cs="Times New Roman"/>
          <w:sz w:val="28"/>
          <w:szCs w:val="28"/>
        </w:rPr>
        <w:t>-</w:t>
      </w:r>
      <w:r w:rsidRPr="00CD6C7A">
        <w:rPr>
          <w:rFonts w:cs="Times New Roman"/>
          <w:sz w:val="28"/>
          <w:szCs w:val="28"/>
        </w:rPr>
        <w:t xml:space="preserve">derived sleep features predict relapse in Major Depressive Disorder. </w:t>
      </w:r>
    </w:p>
    <w:p w14:paraId="36FF2060" w14:textId="77777777" w:rsidR="00BB5DF6" w:rsidRPr="00BB5DF6" w:rsidRDefault="00BB5DF6" w:rsidP="00BB5DF6">
      <w:pPr>
        <w:spacing w:after="240"/>
        <w:rPr>
          <w:highlight w:val="white"/>
        </w:rPr>
      </w:pPr>
      <w:r w:rsidRPr="00BB5DF6">
        <w:rPr>
          <w:highlight w:val="white"/>
        </w:rPr>
        <w:t>Matcham F*</w:t>
      </w:r>
      <w:r w:rsidRPr="00BB5DF6">
        <w:rPr>
          <w:highlight w:val="white"/>
          <w:vertAlign w:val="superscript"/>
        </w:rPr>
        <w:t>1,2</w:t>
      </w:r>
      <w:r w:rsidRPr="00BB5DF6">
        <w:rPr>
          <w:highlight w:val="white"/>
        </w:rPr>
        <w:t>, Carr E*</w:t>
      </w:r>
      <w:r w:rsidRPr="00BB5DF6">
        <w:rPr>
          <w:highlight w:val="white"/>
          <w:vertAlign w:val="superscript"/>
        </w:rPr>
        <w:t>3</w:t>
      </w:r>
      <w:r w:rsidRPr="00BB5DF6">
        <w:rPr>
          <w:highlight w:val="white"/>
        </w:rPr>
        <w:t>, Meyer N</w:t>
      </w:r>
      <w:r w:rsidRPr="00BB5DF6">
        <w:rPr>
          <w:highlight w:val="white"/>
          <w:vertAlign w:val="superscript"/>
        </w:rPr>
        <w:t>4</w:t>
      </w:r>
      <w:r w:rsidRPr="00BB5DF6">
        <w:rPr>
          <w:highlight w:val="white"/>
        </w:rPr>
        <w:t>,White KM</w:t>
      </w:r>
      <w:r w:rsidRPr="00BB5DF6">
        <w:rPr>
          <w:highlight w:val="white"/>
          <w:vertAlign w:val="superscript"/>
        </w:rPr>
        <w:t>2</w:t>
      </w:r>
      <w:r w:rsidRPr="00BB5DF6">
        <w:rPr>
          <w:highlight w:val="white"/>
        </w:rPr>
        <w:t>, Oetzmann C</w:t>
      </w:r>
      <w:r w:rsidRPr="00BB5DF6">
        <w:rPr>
          <w:highlight w:val="white"/>
          <w:vertAlign w:val="superscript"/>
        </w:rPr>
        <w:t>2</w:t>
      </w:r>
      <w:r w:rsidRPr="00BB5DF6">
        <w:rPr>
          <w:highlight w:val="white"/>
        </w:rPr>
        <w:t>, Leightley D</w:t>
      </w:r>
      <w:r w:rsidRPr="00BB5DF6">
        <w:rPr>
          <w:highlight w:val="white"/>
          <w:vertAlign w:val="superscript"/>
        </w:rPr>
        <w:t>2</w:t>
      </w:r>
      <w:r w:rsidRPr="00BB5DF6">
        <w:rPr>
          <w:highlight w:val="white"/>
        </w:rPr>
        <w:t>, Lamers F</w:t>
      </w:r>
      <w:r w:rsidRPr="00BB5DF6">
        <w:rPr>
          <w:highlight w:val="white"/>
          <w:vertAlign w:val="superscript"/>
        </w:rPr>
        <w:t>5</w:t>
      </w:r>
      <w:r w:rsidRPr="00BB5DF6">
        <w:rPr>
          <w:highlight w:val="white"/>
        </w:rPr>
        <w:t>, Siddi S</w:t>
      </w:r>
      <w:r w:rsidRPr="00BB5DF6">
        <w:rPr>
          <w:highlight w:val="white"/>
          <w:vertAlign w:val="superscript"/>
        </w:rPr>
        <w:t>6</w:t>
      </w:r>
      <w:r w:rsidRPr="00BB5DF6">
        <w:rPr>
          <w:highlight w:val="white"/>
        </w:rPr>
        <w:t>, Cummins N</w:t>
      </w:r>
      <w:r w:rsidRPr="00BB5DF6">
        <w:rPr>
          <w:highlight w:val="white"/>
          <w:vertAlign w:val="superscript"/>
        </w:rPr>
        <w:t>3</w:t>
      </w:r>
      <w:r w:rsidRPr="00BB5DF6">
        <w:rPr>
          <w:highlight w:val="white"/>
        </w:rPr>
        <w:t>, Annas P</w:t>
      </w:r>
      <w:r w:rsidRPr="00BB5DF6">
        <w:rPr>
          <w:highlight w:val="white"/>
          <w:vertAlign w:val="superscript"/>
        </w:rPr>
        <w:t>7</w:t>
      </w:r>
      <w:r w:rsidRPr="00BB5DF6">
        <w:rPr>
          <w:highlight w:val="white"/>
        </w:rPr>
        <w:t>, de Girolamo G</w:t>
      </w:r>
      <w:r w:rsidRPr="00BB5DF6">
        <w:rPr>
          <w:highlight w:val="white"/>
          <w:vertAlign w:val="superscript"/>
        </w:rPr>
        <w:t>8</w:t>
      </w:r>
      <w:r w:rsidRPr="00BB5DF6">
        <w:rPr>
          <w:highlight w:val="white"/>
        </w:rPr>
        <w:t>, Haro JM</w:t>
      </w:r>
      <w:r w:rsidRPr="00BB5DF6">
        <w:rPr>
          <w:highlight w:val="white"/>
          <w:vertAlign w:val="superscript"/>
        </w:rPr>
        <w:t>6</w:t>
      </w:r>
      <w:r w:rsidRPr="00BB5DF6">
        <w:rPr>
          <w:highlight w:val="white"/>
        </w:rPr>
        <w:t>, Lavelle G</w:t>
      </w:r>
      <w:r w:rsidRPr="00BB5DF6">
        <w:rPr>
          <w:highlight w:val="white"/>
          <w:vertAlign w:val="superscript"/>
        </w:rPr>
        <w:t>2</w:t>
      </w:r>
      <w:r w:rsidRPr="00BB5DF6">
        <w:rPr>
          <w:highlight w:val="white"/>
        </w:rPr>
        <w:t>, Li Q</w:t>
      </w:r>
      <w:r w:rsidRPr="00BB5DF6">
        <w:rPr>
          <w:highlight w:val="white"/>
          <w:vertAlign w:val="superscript"/>
        </w:rPr>
        <w:t>9</w:t>
      </w:r>
      <w:r w:rsidRPr="00BB5DF6">
        <w:rPr>
          <w:highlight w:val="white"/>
        </w:rPr>
        <w:t>, Lombardini F</w:t>
      </w:r>
      <w:r w:rsidRPr="00BB5DF6">
        <w:rPr>
          <w:highlight w:val="white"/>
          <w:vertAlign w:val="superscript"/>
        </w:rPr>
        <w:t>6</w:t>
      </w:r>
      <w:r w:rsidRPr="00BB5DF6">
        <w:rPr>
          <w:highlight w:val="white"/>
        </w:rPr>
        <w:t>, Mohr DC</w:t>
      </w:r>
      <w:r w:rsidRPr="00BB5DF6">
        <w:rPr>
          <w:highlight w:val="white"/>
          <w:vertAlign w:val="superscript"/>
        </w:rPr>
        <w:t>10</w:t>
      </w:r>
      <w:r w:rsidRPr="00BB5DF6">
        <w:rPr>
          <w:highlight w:val="white"/>
        </w:rPr>
        <w:t>, Narayan VA</w:t>
      </w:r>
      <w:r w:rsidRPr="00BB5DF6">
        <w:rPr>
          <w:highlight w:val="white"/>
          <w:vertAlign w:val="superscript"/>
        </w:rPr>
        <w:t>9</w:t>
      </w:r>
      <w:r w:rsidRPr="00BB5DF6">
        <w:rPr>
          <w:highlight w:val="white"/>
        </w:rPr>
        <w:t xml:space="preserve">, </w:t>
      </w:r>
      <w:proofErr w:type="spellStart"/>
      <w:r w:rsidRPr="00BB5DF6">
        <w:rPr>
          <w:highlight w:val="white"/>
        </w:rPr>
        <w:t>Penninx</w:t>
      </w:r>
      <w:proofErr w:type="spellEnd"/>
      <w:r w:rsidRPr="00BB5DF6">
        <w:rPr>
          <w:highlight w:val="white"/>
        </w:rPr>
        <w:t xml:space="preserve"> BWHJ</w:t>
      </w:r>
      <w:r w:rsidRPr="00BB5DF6">
        <w:rPr>
          <w:highlight w:val="white"/>
          <w:vertAlign w:val="superscript"/>
        </w:rPr>
        <w:t>5</w:t>
      </w:r>
      <w:r w:rsidRPr="00BB5DF6">
        <w:rPr>
          <w:highlight w:val="white"/>
        </w:rPr>
        <w:t xml:space="preserve">, </w:t>
      </w:r>
      <w:proofErr w:type="spellStart"/>
      <w:r w:rsidRPr="00BB5DF6">
        <w:rPr>
          <w:highlight w:val="white"/>
        </w:rPr>
        <w:t>Coromina</w:t>
      </w:r>
      <w:proofErr w:type="spellEnd"/>
      <w:r w:rsidRPr="00BB5DF6">
        <w:rPr>
          <w:highlight w:val="white"/>
        </w:rPr>
        <w:t xml:space="preserve"> M</w:t>
      </w:r>
      <w:r w:rsidRPr="00BB5DF6">
        <w:rPr>
          <w:highlight w:val="white"/>
          <w:vertAlign w:val="superscript"/>
        </w:rPr>
        <w:t>6</w:t>
      </w:r>
      <w:r w:rsidRPr="00BB5DF6">
        <w:rPr>
          <w:highlight w:val="white"/>
        </w:rPr>
        <w:t xml:space="preserve">, </w:t>
      </w:r>
      <w:proofErr w:type="spellStart"/>
      <w:r w:rsidRPr="00BB5DF6">
        <w:rPr>
          <w:highlight w:val="white"/>
        </w:rPr>
        <w:t>Riquelme</w:t>
      </w:r>
      <w:proofErr w:type="spellEnd"/>
      <w:r w:rsidRPr="00BB5DF6">
        <w:rPr>
          <w:highlight w:val="white"/>
        </w:rPr>
        <w:t xml:space="preserve"> </w:t>
      </w:r>
      <w:proofErr w:type="spellStart"/>
      <w:r w:rsidRPr="00BB5DF6">
        <w:rPr>
          <w:highlight w:val="white"/>
        </w:rPr>
        <w:t>Alacid</w:t>
      </w:r>
      <w:proofErr w:type="spellEnd"/>
      <w:r w:rsidRPr="00BB5DF6">
        <w:rPr>
          <w:highlight w:val="white"/>
        </w:rPr>
        <w:t xml:space="preserve"> G</w:t>
      </w:r>
      <w:r w:rsidRPr="00BB5DF6">
        <w:rPr>
          <w:highlight w:val="white"/>
          <w:vertAlign w:val="superscript"/>
        </w:rPr>
        <w:t>6</w:t>
      </w:r>
      <w:r w:rsidRPr="00BB5DF6">
        <w:rPr>
          <w:highlight w:val="white"/>
        </w:rPr>
        <w:t xml:space="preserve">, </w:t>
      </w:r>
      <w:proofErr w:type="spellStart"/>
      <w:r w:rsidRPr="00BB5DF6">
        <w:rPr>
          <w:highlight w:val="white"/>
        </w:rPr>
        <w:t>Simblett</w:t>
      </w:r>
      <w:proofErr w:type="spellEnd"/>
      <w:r w:rsidRPr="00BB5DF6">
        <w:rPr>
          <w:highlight w:val="white"/>
        </w:rPr>
        <w:t xml:space="preserve"> SK</w:t>
      </w:r>
      <w:r w:rsidRPr="00BB5DF6">
        <w:rPr>
          <w:highlight w:val="white"/>
          <w:vertAlign w:val="superscript"/>
        </w:rPr>
        <w:t>11</w:t>
      </w:r>
      <w:r w:rsidRPr="00BB5DF6">
        <w:rPr>
          <w:highlight w:val="white"/>
        </w:rPr>
        <w:t>, Nica R</w:t>
      </w:r>
      <w:r w:rsidRPr="00BB5DF6">
        <w:rPr>
          <w:highlight w:val="white"/>
          <w:vertAlign w:val="superscript"/>
        </w:rPr>
        <w:t>12</w:t>
      </w:r>
      <w:r w:rsidRPr="00BB5DF6">
        <w:rPr>
          <w:highlight w:val="white"/>
        </w:rPr>
        <w:t>, Wykes T</w:t>
      </w:r>
      <w:r w:rsidRPr="00BB5DF6">
        <w:rPr>
          <w:highlight w:val="white"/>
          <w:vertAlign w:val="superscript"/>
        </w:rPr>
        <w:t xml:space="preserve">10,13 </w:t>
      </w:r>
      <w:r w:rsidRPr="00BB5DF6">
        <w:rPr>
          <w:highlight w:val="white"/>
        </w:rPr>
        <w:t>, Brasen JC</w:t>
      </w:r>
      <w:r w:rsidRPr="00BB5DF6">
        <w:rPr>
          <w:highlight w:val="white"/>
          <w:vertAlign w:val="superscript"/>
        </w:rPr>
        <w:t>7</w:t>
      </w:r>
      <w:r w:rsidRPr="00BB5DF6">
        <w:rPr>
          <w:highlight w:val="white"/>
        </w:rPr>
        <w:t>, Myin-Germeys I</w:t>
      </w:r>
      <w:r w:rsidRPr="00BB5DF6">
        <w:rPr>
          <w:highlight w:val="white"/>
          <w:vertAlign w:val="superscript"/>
        </w:rPr>
        <w:t>14</w:t>
      </w:r>
      <w:r w:rsidRPr="00BB5DF6">
        <w:rPr>
          <w:highlight w:val="white"/>
        </w:rPr>
        <w:t>, Dobson RJB</w:t>
      </w:r>
      <w:r w:rsidRPr="00BB5DF6">
        <w:rPr>
          <w:highlight w:val="white"/>
          <w:vertAlign w:val="superscript"/>
        </w:rPr>
        <w:t>3</w:t>
      </w:r>
      <w:r w:rsidRPr="00BB5DF6">
        <w:rPr>
          <w:highlight w:val="white"/>
        </w:rPr>
        <w:t>, Folarin AA</w:t>
      </w:r>
      <w:r w:rsidRPr="00BB5DF6">
        <w:rPr>
          <w:highlight w:val="white"/>
          <w:vertAlign w:val="superscript"/>
        </w:rPr>
        <w:t>3</w:t>
      </w:r>
      <w:r w:rsidRPr="00BB5DF6">
        <w:rPr>
          <w:highlight w:val="white"/>
        </w:rPr>
        <w:t>, Ranjan Y</w:t>
      </w:r>
      <w:r w:rsidRPr="00BB5DF6">
        <w:rPr>
          <w:highlight w:val="white"/>
          <w:vertAlign w:val="superscript"/>
        </w:rPr>
        <w:t>3</w:t>
      </w:r>
      <w:r w:rsidRPr="00BB5DF6">
        <w:rPr>
          <w:highlight w:val="white"/>
        </w:rPr>
        <w:t>, Rashid Z</w:t>
      </w:r>
      <w:r w:rsidRPr="00BB5DF6">
        <w:rPr>
          <w:highlight w:val="white"/>
          <w:vertAlign w:val="superscript"/>
        </w:rPr>
        <w:t>3</w:t>
      </w:r>
      <w:r w:rsidRPr="00BB5DF6">
        <w:rPr>
          <w:highlight w:val="white"/>
        </w:rPr>
        <w:t>, Dineley J</w:t>
      </w:r>
      <w:r w:rsidRPr="00BB5DF6">
        <w:rPr>
          <w:highlight w:val="white"/>
          <w:vertAlign w:val="superscript"/>
        </w:rPr>
        <w:t>3</w:t>
      </w:r>
      <w:r w:rsidRPr="00BB5DF6">
        <w:rPr>
          <w:highlight w:val="white"/>
        </w:rPr>
        <w:t>, Vairavan S</w:t>
      </w:r>
      <w:r w:rsidRPr="00BB5DF6">
        <w:rPr>
          <w:highlight w:val="white"/>
          <w:vertAlign w:val="superscript"/>
        </w:rPr>
        <w:t>15</w:t>
      </w:r>
      <w:r w:rsidRPr="00BB5DF6">
        <w:rPr>
          <w:highlight w:val="white"/>
        </w:rPr>
        <w:t>, Hotopf M</w:t>
      </w:r>
      <w:r w:rsidRPr="00BB5DF6">
        <w:rPr>
          <w:highlight w:val="white"/>
          <w:vertAlign w:val="superscript"/>
        </w:rPr>
        <w:t>2,13</w:t>
      </w:r>
      <w:r w:rsidRPr="00BB5DF6">
        <w:rPr>
          <w:highlight w:val="white"/>
        </w:rPr>
        <w:t>., on behalf of the RADAR-CNS consortium</w:t>
      </w:r>
      <w:r w:rsidRPr="00BB5DF6">
        <w:rPr>
          <w:highlight w:val="white"/>
          <w:vertAlign w:val="superscript"/>
        </w:rPr>
        <w:t>16</w:t>
      </w:r>
      <w:r w:rsidRPr="00BB5DF6">
        <w:rPr>
          <w:highlight w:val="white"/>
        </w:rPr>
        <w:t xml:space="preserve">. </w:t>
      </w:r>
    </w:p>
    <w:p w14:paraId="7489C170" w14:textId="77777777" w:rsidR="00BB5DF6" w:rsidRPr="00BB5DF6" w:rsidRDefault="00BB5DF6" w:rsidP="00BB5DF6">
      <w:pPr>
        <w:spacing w:after="240"/>
        <w:rPr>
          <w:highlight w:val="white"/>
        </w:rPr>
      </w:pPr>
      <w:r w:rsidRPr="00BB5DF6">
        <w:rPr>
          <w:highlight w:val="white"/>
        </w:rPr>
        <w:t>1.   School of Psychology, University of Sussex, Falmer, UK.</w:t>
      </w:r>
    </w:p>
    <w:p w14:paraId="63CED93A" w14:textId="77777777" w:rsidR="00BB5DF6" w:rsidRPr="00BB5DF6" w:rsidRDefault="00BB5DF6" w:rsidP="00BB5DF6">
      <w:pPr>
        <w:spacing w:after="240"/>
        <w:rPr>
          <w:highlight w:val="white"/>
        </w:rPr>
      </w:pPr>
      <w:r w:rsidRPr="00BB5DF6">
        <w:rPr>
          <w:highlight w:val="white"/>
        </w:rPr>
        <w:t>2.   Department of Psychological Medicine, Institute of Psychiatry, Psychology and Neuroscience, King’s College London, London, UK.</w:t>
      </w:r>
    </w:p>
    <w:p w14:paraId="11706382" w14:textId="77777777" w:rsidR="00BB5DF6" w:rsidRPr="00BB5DF6" w:rsidRDefault="00BB5DF6" w:rsidP="00BB5DF6">
      <w:pPr>
        <w:spacing w:after="240"/>
        <w:rPr>
          <w:highlight w:val="white"/>
        </w:rPr>
      </w:pPr>
      <w:r w:rsidRPr="00BB5DF6">
        <w:rPr>
          <w:highlight w:val="white"/>
        </w:rPr>
        <w:t>3.   Department of Biostatistics and Health Informatics, Institute of Psychiatry, Psychology and Neuroscience, King’s College London, London, UK.</w:t>
      </w:r>
    </w:p>
    <w:p w14:paraId="1FA6391C" w14:textId="77777777" w:rsidR="00BB5DF6" w:rsidRPr="00BB5DF6" w:rsidRDefault="00BB5DF6" w:rsidP="00BB5DF6">
      <w:pPr>
        <w:spacing w:after="240"/>
        <w:rPr>
          <w:highlight w:val="white"/>
        </w:rPr>
      </w:pPr>
      <w:r w:rsidRPr="00BB5DF6">
        <w:rPr>
          <w:highlight w:val="white"/>
        </w:rPr>
        <w:t xml:space="preserve">4.  Insomnia and Behavioural Sleep Medicine Clinic, University College London Hospitals NHS Foundation Trust, London, UK. </w:t>
      </w:r>
    </w:p>
    <w:p w14:paraId="46E9BA91" w14:textId="77777777" w:rsidR="00BB5DF6" w:rsidRPr="00BB5DF6" w:rsidRDefault="00BB5DF6" w:rsidP="00BB5DF6">
      <w:pPr>
        <w:spacing w:after="240"/>
        <w:rPr>
          <w:highlight w:val="white"/>
        </w:rPr>
      </w:pPr>
      <w:r w:rsidRPr="00BB5DF6">
        <w:rPr>
          <w:highlight w:val="white"/>
        </w:rPr>
        <w:t>5.   Department of Psychiatry and Amsterdam Public Health Research Institute, Amsterdam UMC, Vrije Universiteit, Amsterdam, The Netherlands.</w:t>
      </w:r>
    </w:p>
    <w:p w14:paraId="0FA72CE3" w14:textId="77777777" w:rsidR="00BB5DF6" w:rsidRPr="00BB5DF6" w:rsidRDefault="00BB5DF6" w:rsidP="00BB5DF6">
      <w:pPr>
        <w:spacing w:after="240"/>
        <w:rPr>
          <w:highlight w:val="white"/>
        </w:rPr>
      </w:pPr>
      <w:r w:rsidRPr="00BB5DF6">
        <w:rPr>
          <w:highlight w:val="white"/>
        </w:rPr>
        <w:t xml:space="preserve">6.   Parc </w:t>
      </w:r>
      <w:proofErr w:type="spellStart"/>
      <w:r w:rsidRPr="00BB5DF6">
        <w:rPr>
          <w:highlight w:val="white"/>
        </w:rPr>
        <w:t>Sanitari</w:t>
      </w:r>
      <w:proofErr w:type="spellEnd"/>
      <w:r w:rsidRPr="00BB5DF6">
        <w:rPr>
          <w:highlight w:val="white"/>
        </w:rPr>
        <w:t xml:space="preserve"> Sant Joan de </w:t>
      </w:r>
      <w:proofErr w:type="spellStart"/>
      <w:r w:rsidRPr="00BB5DF6">
        <w:rPr>
          <w:highlight w:val="white"/>
        </w:rPr>
        <w:t>Déu</w:t>
      </w:r>
      <w:proofErr w:type="spellEnd"/>
      <w:r w:rsidRPr="00BB5DF6">
        <w:rPr>
          <w:highlight w:val="white"/>
        </w:rPr>
        <w:t xml:space="preserve">, </w:t>
      </w:r>
      <w:proofErr w:type="spellStart"/>
      <w:r w:rsidRPr="00BB5DF6">
        <w:rPr>
          <w:highlight w:val="white"/>
        </w:rPr>
        <w:t>Fundació</w:t>
      </w:r>
      <w:proofErr w:type="spellEnd"/>
      <w:r w:rsidRPr="00BB5DF6">
        <w:rPr>
          <w:highlight w:val="white"/>
        </w:rPr>
        <w:t xml:space="preserve"> San Joan de </w:t>
      </w:r>
      <w:proofErr w:type="spellStart"/>
      <w:r w:rsidRPr="00BB5DF6">
        <w:rPr>
          <w:highlight w:val="white"/>
        </w:rPr>
        <w:t>Déu</w:t>
      </w:r>
      <w:proofErr w:type="spellEnd"/>
      <w:r w:rsidRPr="00BB5DF6">
        <w:rPr>
          <w:highlight w:val="white"/>
        </w:rPr>
        <w:t xml:space="preserve">, CIBERSAM, </w:t>
      </w:r>
      <w:proofErr w:type="spellStart"/>
      <w:r w:rsidRPr="00BB5DF6">
        <w:rPr>
          <w:highlight w:val="white"/>
        </w:rPr>
        <w:t>Universitat</w:t>
      </w:r>
      <w:proofErr w:type="spellEnd"/>
      <w:r w:rsidRPr="00BB5DF6">
        <w:rPr>
          <w:highlight w:val="white"/>
        </w:rPr>
        <w:t xml:space="preserve"> de Barcelona, Barcelona, Spain.</w:t>
      </w:r>
    </w:p>
    <w:p w14:paraId="1B71BCA3" w14:textId="77777777" w:rsidR="00BB5DF6" w:rsidRPr="00BB5DF6" w:rsidRDefault="00BB5DF6" w:rsidP="00BB5DF6">
      <w:pPr>
        <w:spacing w:after="240"/>
        <w:rPr>
          <w:highlight w:val="white"/>
        </w:rPr>
      </w:pPr>
      <w:r w:rsidRPr="00BB5DF6">
        <w:rPr>
          <w:highlight w:val="white"/>
        </w:rPr>
        <w:t xml:space="preserve">7.   H. Lundbeck A/S, </w:t>
      </w:r>
      <w:proofErr w:type="spellStart"/>
      <w:r w:rsidRPr="00BB5DF6">
        <w:rPr>
          <w:highlight w:val="white"/>
        </w:rPr>
        <w:t>Valby</w:t>
      </w:r>
      <w:proofErr w:type="spellEnd"/>
      <w:r w:rsidRPr="00BB5DF6">
        <w:rPr>
          <w:highlight w:val="white"/>
        </w:rPr>
        <w:t>, Denmark.</w:t>
      </w:r>
    </w:p>
    <w:p w14:paraId="755E6738" w14:textId="77777777" w:rsidR="00BB5DF6" w:rsidRPr="00BB5DF6" w:rsidRDefault="00BB5DF6" w:rsidP="00BB5DF6">
      <w:pPr>
        <w:spacing w:after="240"/>
        <w:rPr>
          <w:highlight w:val="white"/>
        </w:rPr>
      </w:pPr>
      <w:r w:rsidRPr="00BB5DF6">
        <w:rPr>
          <w:highlight w:val="white"/>
        </w:rPr>
        <w:t xml:space="preserve">8.   IRCCS Instituto Centro San Giovanni di </w:t>
      </w:r>
      <w:proofErr w:type="spellStart"/>
      <w:r w:rsidRPr="00BB5DF6">
        <w:rPr>
          <w:highlight w:val="white"/>
        </w:rPr>
        <w:t>Dio</w:t>
      </w:r>
      <w:proofErr w:type="spellEnd"/>
      <w:r w:rsidRPr="00BB5DF6">
        <w:rPr>
          <w:highlight w:val="white"/>
        </w:rPr>
        <w:t xml:space="preserve"> </w:t>
      </w:r>
      <w:proofErr w:type="spellStart"/>
      <w:r w:rsidRPr="00BB5DF6">
        <w:rPr>
          <w:highlight w:val="white"/>
        </w:rPr>
        <w:t>Fatebenefratelli</w:t>
      </w:r>
      <w:proofErr w:type="spellEnd"/>
      <w:r w:rsidRPr="00BB5DF6">
        <w:rPr>
          <w:highlight w:val="white"/>
        </w:rPr>
        <w:t>, Brescia, Italy.</w:t>
      </w:r>
    </w:p>
    <w:p w14:paraId="41AABD6A" w14:textId="77777777" w:rsidR="00BB5DF6" w:rsidRPr="00BB5DF6" w:rsidRDefault="00BB5DF6" w:rsidP="00BB5DF6">
      <w:pPr>
        <w:spacing w:after="240"/>
        <w:rPr>
          <w:highlight w:val="white"/>
        </w:rPr>
      </w:pPr>
      <w:r w:rsidRPr="00BB5DF6">
        <w:rPr>
          <w:highlight w:val="white"/>
        </w:rPr>
        <w:t xml:space="preserve">9.   Davos Alzheimer’s Collaborative, Wayne, PA, USA. </w:t>
      </w:r>
    </w:p>
    <w:p w14:paraId="4E315EE7" w14:textId="77777777" w:rsidR="00BB5DF6" w:rsidRPr="00BB5DF6" w:rsidRDefault="00BB5DF6" w:rsidP="00BB5DF6">
      <w:pPr>
        <w:spacing w:after="240"/>
        <w:rPr>
          <w:highlight w:val="white"/>
        </w:rPr>
      </w:pPr>
      <w:r w:rsidRPr="00BB5DF6">
        <w:rPr>
          <w:highlight w:val="white"/>
        </w:rPr>
        <w:t xml:space="preserve">10. </w:t>
      </w:r>
      <w:proofErr w:type="spellStart"/>
      <w:r w:rsidRPr="00BB5DF6">
        <w:rPr>
          <w:highlight w:val="white"/>
        </w:rPr>
        <w:t>Center</w:t>
      </w:r>
      <w:proofErr w:type="spellEnd"/>
      <w:r w:rsidRPr="00BB5DF6">
        <w:rPr>
          <w:highlight w:val="white"/>
        </w:rPr>
        <w:t xml:space="preserve"> for </w:t>
      </w:r>
      <w:proofErr w:type="spellStart"/>
      <w:r w:rsidRPr="00BB5DF6">
        <w:rPr>
          <w:highlight w:val="white"/>
        </w:rPr>
        <w:t>Behavioral</w:t>
      </w:r>
      <w:proofErr w:type="spellEnd"/>
      <w:r w:rsidRPr="00BB5DF6">
        <w:rPr>
          <w:highlight w:val="white"/>
        </w:rPr>
        <w:t xml:space="preserve"> Intervention Technologies, Department of Preventative Medicine, </w:t>
      </w:r>
      <w:proofErr w:type="spellStart"/>
      <w:r w:rsidRPr="00BB5DF6">
        <w:rPr>
          <w:highlight w:val="white"/>
        </w:rPr>
        <w:t>Northwestern</w:t>
      </w:r>
      <w:proofErr w:type="spellEnd"/>
      <w:r w:rsidRPr="00BB5DF6">
        <w:rPr>
          <w:highlight w:val="white"/>
        </w:rPr>
        <w:t xml:space="preserve"> University, Chicago, IL, USA.</w:t>
      </w:r>
    </w:p>
    <w:p w14:paraId="5712A420" w14:textId="77777777" w:rsidR="00BB5DF6" w:rsidRPr="00BB5DF6" w:rsidRDefault="00BB5DF6" w:rsidP="00BB5DF6">
      <w:pPr>
        <w:spacing w:after="240"/>
        <w:rPr>
          <w:highlight w:val="white"/>
        </w:rPr>
      </w:pPr>
      <w:r w:rsidRPr="00BB5DF6">
        <w:rPr>
          <w:highlight w:val="white"/>
        </w:rPr>
        <w:t>11. Department of Psychology, Institute of Psychiatry, Psychology and Neuroscience, King’s College London, London, UK.</w:t>
      </w:r>
    </w:p>
    <w:p w14:paraId="012F4229" w14:textId="77777777" w:rsidR="00BB5DF6" w:rsidRPr="00BB5DF6" w:rsidRDefault="00BB5DF6" w:rsidP="00BB5DF6">
      <w:pPr>
        <w:spacing w:after="240"/>
        <w:rPr>
          <w:highlight w:val="white"/>
        </w:rPr>
      </w:pPr>
      <w:r w:rsidRPr="00BB5DF6">
        <w:rPr>
          <w:highlight w:val="white"/>
        </w:rPr>
        <w:t>12. RADAR-CNS Patient Advisory Board.</w:t>
      </w:r>
    </w:p>
    <w:p w14:paraId="0D09CCE7" w14:textId="77777777" w:rsidR="00BB5DF6" w:rsidRPr="00BB5DF6" w:rsidRDefault="00BB5DF6" w:rsidP="00BB5DF6">
      <w:pPr>
        <w:spacing w:after="240"/>
        <w:rPr>
          <w:highlight w:val="white"/>
        </w:rPr>
      </w:pPr>
      <w:r w:rsidRPr="00BB5DF6">
        <w:rPr>
          <w:highlight w:val="white"/>
        </w:rPr>
        <w:t>13. South London and Maudsley NHS Foundation Trust, London, UK</w:t>
      </w:r>
    </w:p>
    <w:p w14:paraId="4C0681A0" w14:textId="77777777" w:rsidR="00BB5DF6" w:rsidRPr="00BB5DF6" w:rsidRDefault="00BB5DF6" w:rsidP="00BB5DF6">
      <w:pPr>
        <w:spacing w:after="240"/>
        <w:rPr>
          <w:highlight w:val="white"/>
        </w:rPr>
      </w:pPr>
      <w:r w:rsidRPr="00BB5DF6">
        <w:rPr>
          <w:highlight w:val="white"/>
        </w:rPr>
        <w:t xml:space="preserve">14.  </w:t>
      </w:r>
      <w:proofErr w:type="spellStart"/>
      <w:r w:rsidRPr="00BB5DF6">
        <w:rPr>
          <w:highlight w:val="white"/>
        </w:rPr>
        <w:t>Center</w:t>
      </w:r>
      <w:proofErr w:type="spellEnd"/>
      <w:r w:rsidRPr="00BB5DF6">
        <w:rPr>
          <w:highlight w:val="white"/>
        </w:rPr>
        <w:t xml:space="preserve"> for Contextual Psychiatry, Department of Neurosciences, KU Leuven, Leuven, Belgium. </w:t>
      </w:r>
    </w:p>
    <w:p w14:paraId="30A7B5F3" w14:textId="77777777" w:rsidR="00BB5DF6" w:rsidRPr="00BB5DF6" w:rsidRDefault="00BB5DF6" w:rsidP="00BB5DF6">
      <w:pPr>
        <w:spacing w:after="240"/>
        <w:rPr>
          <w:highlight w:val="white"/>
        </w:rPr>
      </w:pPr>
      <w:r w:rsidRPr="00BB5DF6">
        <w:rPr>
          <w:highlight w:val="white"/>
        </w:rPr>
        <w:t>15. Janssen Research and Development, LLC, Titusville, NJ, USA</w:t>
      </w:r>
    </w:p>
    <w:p w14:paraId="2CFBECC4" w14:textId="77777777" w:rsidR="00BB5DF6" w:rsidRPr="00BB5DF6" w:rsidRDefault="00BB5DF6" w:rsidP="00BB5DF6">
      <w:pPr>
        <w:spacing w:after="240"/>
        <w:rPr>
          <w:highlight w:val="white"/>
        </w:rPr>
      </w:pPr>
      <w:r w:rsidRPr="00BB5DF6">
        <w:rPr>
          <w:highlight w:val="white"/>
        </w:rPr>
        <w:t>16. Radar-cns.org</w:t>
      </w:r>
    </w:p>
    <w:p w14:paraId="57B6EB9A" w14:textId="77777777" w:rsidR="00BB5DF6" w:rsidRPr="00BB5DF6" w:rsidRDefault="00BB5DF6" w:rsidP="00BB5DF6">
      <w:pPr>
        <w:spacing w:after="240"/>
        <w:rPr>
          <w:highlight w:val="white"/>
        </w:rPr>
      </w:pPr>
      <w:r w:rsidRPr="00BB5DF6">
        <w:rPr>
          <w:highlight w:val="white"/>
        </w:rPr>
        <w:lastRenderedPageBreak/>
        <w:t>*Joint first authors</w:t>
      </w:r>
    </w:p>
    <w:p w14:paraId="3222F66C" w14:textId="77777777" w:rsidR="00D17F57" w:rsidRPr="001F2132" w:rsidRDefault="007F05F8">
      <w:pPr>
        <w:pStyle w:val="Heading1"/>
        <w:spacing w:before="240" w:after="240"/>
        <w:rPr>
          <w:rFonts w:cs="Times New Roman"/>
        </w:rPr>
      </w:pPr>
      <w:bookmarkStart w:id="1" w:name="_pi4fz91406ge" w:colFirst="0" w:colLast="0"/>
      <w:bookmarkEnd w:id="1"/>
      <w:r w:rsidRPr="001F2132">
        <w:rPr>
          <w:rFonts w:cs="Times New Roman"/>
        </w:rPr>
        <w:t>Abstract</w:t>
      </w:r>
    </w:p>
    <w:p w14:paraId="025460B5" w14:textId="377264F3" w:rsidR="00D17F57" w:rsidRPr="00C66A36" w:rsidRDefault="007F05F8" w:rsidP="008D07A2">
      <w:pPr>
        <w:spacing w:after="240"/>
        <w:jc w:val="both"/>
        <w:rPr>
          <w:bCs/>
        </w:rPr>
      </w:pPr>
      <w:r w:rsidRPr="001F2132">
        <w:rPr>
          <w:b/>
        </w:rPr>
        <w:t>Background:</w:t>
      </w:r>
      <w:r w:rsidR="00BE48F3" w:rsidRPr="001F2132">
        <w:rPr>
          <w:b/>
        </w:rPr>
        <w:t xml:space="preserve"> </w:t>
      </w:r>
      <w:r w:rsidR="00A54195">
        <w:rPr>
          <w:bCs/>
        </w:rPr>
        <w:t xml:space="preserve">Consumer-grade wearable devices </w:t>
      </w:r>
      <w:r w:rsidR="009C013E">
        <w:rPr>
          <w:bCs/>
        </w:rPr>
        <w:t>can</w:t>
      </w:r>
      <w:r w:rsidR="00A54195">
        <w:rPr>
          <w:bCs/>
        </w:rPr>
        <w:t xml:space="preserve"> identify </w:t>
      </w:r>
      <w:r w:rsidR="009C013E">
        <w:rPr>
          <w:bCs/>
        </w:rPr>
        <w:t xml:space="preserve">sleep </w:t>
      </w:r>
      <w:r w:rsidR="00C20367">
        <w:rPr>
          <w:bCs/>
        </w:rPr>
        <w:t xml:space="preserve">patterns </w:t>
      </w:r>
      <w:r w:rsidR="009C013E">
        <w:rPr>
          <w:bCs/>
        </w:rPr>
        <w:t xml:space="preserve">that are </w:t>
      </w:r>
      <w:r w:rsidR="00C20367">
        <w:rPr>
          <w:bCs/>
        </w:rPr>
        <w:t>predictive of relapse in people with Major Depressive Disorder</w:t>
      </w:r>
      <w:r w:rsidR="00FB1322">
        <w:rPr>
          <w:bCs/>
        </w:rPr>
        <w:t xml:space="preserve"> (MDD). </w:t>
      </w:r>
      <w:r w:rsidR="009D603F">
        <w:rPr>
          <w:bCs/>
        </w:rPr>
        <w:t xml:space="preserve">We </w:t>
      </w:r>
      <w:r w:rsidR="001A7ACC">
        <w:rPr>
          <w:bCs/>
        </w:rPr>
        <w:t>used</w:t>
      </w:r>
      <w:r w:rsidR="009D603F">
        <w:rPr>
          <w:bCs/>
        </w:rPr>
        <w:t xml:space="preserve"> </w:t>
      </w:r>
      <w:proofErr w:type="spellStart"/>
      <w:r w:rsidR="009D603F">
        <w:rPr>
          <w:bCs/>
        </w:rPr>
        <w:t>FitBit</w:t>
      </w:r>
      <w:proofErr w:type="spellEnd"/>
      <w:r w:rsidR="009D603F">
        <w:rPr>
          <w:bCs/>
        </w:rPr>
        <w:t xml:space="preserve"> data </w:t>
      </w:r>
      <w:r w:rsidR="00693391">
        <w:rPr>
          <w:bCs/>
        </w:rPr>
        <w:t xml:space="preserve">from individuals with recurrent MDD to </w:t>
      </w:r>
      <w:r w:rsidR="009D603F">
        <w:rPr>
          <w:bCs/>
        </w:rPr>
        <w:t xml:space="preserve">describe longitudinal associations </w:t>
      </w:r>
      <w:r w:rsidR="009C013E">
        <w:rPr>
          <w:bCs/>
        </w:rPr>
        <w:t xml:space="preserve">of </w:t>
      </w:r>
      <w:r w:rsidR="00D34F14">
        <w:rPr>
          <w:bCs/>
        </w:rPr>
        <w:t>sleep duration, quality</w:t>
      </w:r>
      <w:r w:rsidR="009C013E">
        <w:rPr>
          <w:bCs/>
        </w:rPr>
        <w:t>,</w:t>
      </w:r>
      <w:r w:rsidR="00D34F14">
        <w:rPr>
          <w:bCs/>
        </w:rPr>
        <w:t xml:space="preserve"> and regularity </w:t>
      </w:r>
      <w:r w:rsidR="009C013E">
        <w:rPr>
          <w:bCs/>
        </w:rPr>
        <w:t xml:space="preserve">with subsequent </w:t>
      </w:r>
      <w:r w:rsidR="00693391">
        <w:rPr>
          <w:bCs/>
        </w:rPr>
        <w:t>depressive relapse</w:t>
      </w:r>
      <w:r w:rsidR="009C013E">
        <w:rPr>
          <w:bCs/>
        </w:rPr>
        <w:t xml:space="preserve"> and depression severity</w:t>
      </w:r>
      <w:r w:rsidR="00693391">
        <w:rPr>
          <w:bCs/>
        </w:rPr>
        <w:t>.</w:t>
      </w:r>
    </w:p>
    <w:p w14:paraId="7A0EC090" w14:textId="68F66AF2" w:rsidR="00D17F57" w:rsidRPr="00FB1322" w:rsidRDefault="007F05F8" w:rsidP="008D07A2">
      <w:pPr>
        <w:spacing w:after="240"/>
        <w:jc w:val="both"/>
        <w:rPr>
          <w:bCs/>
        </w:rPr>
      </w:pPr>
      <w:r w:rsidRPr="001F2132">
        <w:rPr>
          <w:b/>
        </w:rPr>
        <w:t>Methods:</w:t>
      </w:r>
      <w:r w:rsidR="00FB1322">
        <w:rPr>
          <w:b/>
        </w:rPr>
        <w:t xml:space="preserve"> </w:t>
      </w:r>
      <w:r w:rsidR="001A7ACC">
        <w:rPr>
          <w:bCs/>
        </w:rPr>
        <w:t>Data were</w:t>
      </w:r>
      <w:r w:rsidR="00FB1322">
        <w:rPr>
          <w:bCs/>
        </w:rPr>
        <w:t xml:space="preserve"> collected as part of a longitudinal remote measurement technologies (RMT) study </w:t>
      </w:r>
      <w:r w:rsidR="00693391">
        <w:rPr>
          <w:bCs/>
        </w:rPr>
        <w:t xml:space="preserve">in people with recurrent MDD. </w:t>
      </w:r>
      <w:r w:rsidR="00306A33">
        <w:rPr>
          <w:bCs/>
        </w:rPr>
        <w:t>A total of 623 people with MDD</w:t>
      </w:r>
      <w:r w:rsidR="00693391">
        <w:rPr>
          <w:bCs/>
        </w:rPr>
        <w:t xml:space="preserve"> </w:t>
      </w:r>
      <w:r w:rsidR="001A7ACC">
        <w:rPr>
          <w:bCs/>
        </w:rPr>
        <w:t>wore</w:t>
      </w:r>
      <w:r w:rsidR="00306A33">
        <w:rPr>
          <w:bCs/>
        </w:rPr>
        <w:t xml:space="preserve"> a </w:t>
      </w:r>
      <w:proofErr w:type="spellStart"/>
      <w:r w:rsidR="00306A33">
        <w:rPr>
          <w:bCs/>
        </w:rPr>
        <w:t>FitBit</w:t>
      </w:r>
      <w:proofErr w:type="spellEnd"/>
      <w:r w:rsidR="00306A33">
        <w:rPr>
          <w:bCs/>
        </w:rPr>
        <w:t xml:space="preserve"> and </w:t>
      </w:r>
      <w:r w:rsidR="001A7ACC">
        <w:rPr>
          <w:bCs/>
        </w:rPr>
        <w:t>completed</w:t>
      </w:r>
      <w:r w:rsidR="00306A33">
        <w:rPr>
          <w:bCs/>
        </w:rPr>
        <w:t xml:space="preserve"> regular outcome assessments </w:t>
      </w:r>
      <w:r w:rsidR="0059688C">
        <w:rPr>
          <w:bCs/>
        </w:rPr>
        <w:t xml:space="preserve">via </w:t>
      </w:r>
      <w:r w:rsidR="003D2AD3">
        <w:rPr>
          <w:bCs/>
        </w:rPr>
        <w:t>email</w:t>
      </w:r>
      <w:r w:rsidR="0059688C">
        <w:rPr>
          <w:bCs/>
        </w:rPr>
        <w:t xml:space="preserve"> </w:t>
      </w:r>
      <w:r w:rsidR="00AA73CE">
        <w:rPr>
          <w:bCs/>
        </w:rPr>
        <w:t xml:space="preserve">for a </w:t>
      </w:r>
      <w:r w:rsidR="001A7ACC">
        <w:rPr>
          <w:bCs/>
        </w:rPr>
        <w:t>median</w:t>
      </w:r>
      <w:r w:rsidR="00AA73CE">
        <w:rPr>
          <w:bCs/>
        </w:rPr>
        <w:t xml:space="preserve"> </w:t>
      </w:r>
      <w:r w:rsidR="001A7ACC">
        <w:rPr>
          <w:bCs/>
        </w:rPr>
        <w:t xml:space="preserve">follow-up </w:t>
      </w:r>
      <w:r w:rsidR="00AA73CE">
        <w:rPr>
          <w:bCs/>
        </w:rPr>
        <w:t xml:space="preserve">of 541 days. </w:t>
      </w:r>
      <w:r w:rsidR="001D25A3">
        <w:rPr>
          <w:bCs/>
        </w:rPr>
        <w:t xml:space="preserve">Multivariable regression models tested for associations between sleep features and depression outcomes. </w:t>
      </w:r>
      <w:r w:rsidR="002108E4">
        <w:rPr>
          <w:bCs/>
        </w:rPr>
        <w:t xml:space="preserve">We considered two samples of people with at least one assessment of relapse (n=213) or at least one assessment of depression severity (n=390).  </w:t>
      </w:r>
    </w:p>
    <w:p w14:paraId="22FE5917" w14:textId="7382D88A" w:rsidR="00D17F57" w:rsidRPr="009125E7" w:rsidRDefault="007F05F8" w:rsidP="008D07A2">
      <w:pPr>
        <w:spacing w:after="240"/>
        <w:jc w:val="both"/>
        <w:rPr>
          <w:bCs/>
        </w:rPr>
      </w:pPr>
      <w:r w:rsidRPr="001F2132">
        <w:rPr>
          <w:b/>
        </w:rPr>
        <w:t>Outcomes:</w:t>
      </w:r>
      <w:r w:rsidR="009125E7">
        <w:rPr>
          <w:bCs/>
        </w:rPr>
        <w:t xml:space="preserve"> </w:t>
      </w:r>
      <w:r w:rsidR="00EF2E98">
        <w:rPr>
          <w:bCs/>
        </w:rPr>
        <w:t>Increased intra-individual variability in total sleep time</w:t>
      </w:r>
      <w:r w:rsidR="00AB278F">
        <w:rPr>
          <w:bCs/>
        </w:rPr>
        <w:t xml:space="preserve">, </w:t>
      </w:r>
      <w:r w:rsidR="00EE1542">
        <w:rPr>
          <w:bCs/>
        </w:rPr>
        <w:t xml:space="preserve">greater </w:t>
      </w:r>
      <w:r w:rsidR="00EF2E98">
        <w:rPr>
          <w:bCs/>
        </w:rPr>
        <w:t>sleep fragmentation</w:t>
      </w:r>
      <w:r w:rsidR="00B22D08">
        <w:rPr>
          <w:bCs/>
        </w:rPr>
        <w:t>,</w:t>
      </w:r>
      <w:r w:rsidR="00EF2E98">
        <w:rPr>
          <w:bCs/>
        </w:rPr>
        <w:t xml:space="preserve"> and later sleep mid-points </w:t>
      </w:r>
      <w:r w:rsidR="00B22D08">
        <w:rPr>
          <w:bCs/>
        </w:rPr>
        <w:t>were associated with worse</w:t>
      </w:r>
      <w:r w:rsidR="0089687A">
        <w:rPr>
          <w:bCs/>
        </w:rPr>
        <w:t xml:space="preserve"> depression outcomes. </w:t>
      </w:r>
      <w:r w:rsidR="002D1594">
        <w:rPr>
          <w:bCs/>
        </w:rPr>
        <w:t xml:space="preserve">Adjusted Population Attributable Fractions (PAFs) suggested that </w:t>
      </w:r>
      <w:r w:rsidR="0090779C">
        <w:rPr>
          <w:bCs/>
        </w:rPr>
        <w:t xml:space="preserve">an intervention </w:t>
      </w:r>
      <w:r w:rsidR="00067FD1">
        <w:rPr>
          <w:bCs/>
        </w:rPr>
        <w:t xml:space="preserve">to increase </w:t>
      </w:r>
      <w:r w:rsidR="0090779C">
        <w:rPr>
          <w:bCs/>
        </w:rPr>
        <w:t xml:space="preserve">sleep consistency in adults with MDD could reduce </w:t>
      </w:r>
      <w:r w:rsidR="00067FD1">
        <w:rPr>
          <w:bCs/>
        </w:rPr>
        <w:t xml:space="preserve">the </w:t>
      </w:r>
      <w:r w:rsidR="0090779C">
        <w:rPr>
          <w:bCs/>
        </w:rPr>
        <w:t>population risk for depression by</w:t>
      </w:r>
      <w:r w:rsidR="001B009B">
        <w:rPr>
          <w:bCs/>
        </w:rPr>
        <w:t xml:space="preserve"> up to</w:t>
      </w:r>
      <w:r w:rsidR="0090779C">
        <w:rPr>
          <w:bCs/>
        </w:rPr>
        <w:t xml:space="preserve"> 18-37%. </w:t>
      </w:r>
    </w:p>
    <w:p w14:paraId="12AC8CD1" w14:textId="68199A68" w:rsidR="00D17F57" w:rsidRPr="0090779C" w:rsidRDefault="007F05F8" w:rsidP="008D07A2">
      <w:pPr>
        <w:spacing w:after="240"/>
        <w:jc w:val="both"/>
        <w:rPr>
          <w:bCs/>
        </w:rPr>
      </w:pPr>
      <w:r w:rsidRPr="001F2132">
        <w:rPr>
          <w:b/>
        </w:rPr>
        <w:t>Interpretation:</w:t>
      </w:r>
      <w:r w:rsidR="0090779C">
        <w:rPr>
          <w:b/>
        </w:rPr>
        <w:t xml:space="preserve"> </w:t>
      </w:r>
      <w:r w:rsidR="00CB18DF" w:rsidRPr="003D2AD3">
        <w:rPr>
          <w:bCs/>
        </w:rPr>
        <w:t>We found</w:t>
      </w:r>
      <w:r w:rsidR="0090779C">
        <w:rPr>
          <w:bCs/>
        </w:rPr>
        <w:t xml:space="preserve"> consistent associations between </w:t>
      </w:r>
      <w:r w:rsidR="00975A2F">
        <w:rPr>
          <w:bCs/>
        </w:rPr>
        <w:t xml:space="preserve">wearable-derived sleep features and </w:t>
      </w:r>
      <w:r w:rsidR="00BE31F7">
        <w:rPr>
          <w:bCs/>
        </w:rPr>
        <w:t xml:space="preserve">the </w:t>
      </w:r>
      <w:r w:rsidR="00975A2F">
        <w:rPr>
          <w:bCs/>
        </w:rPr>
        <w:t xml:space="preserve">probability of depressive relapse and increased depressive symptom severity. </w:t>
      </w:r>
      <w:r w:rsidR="00B94216">
        <w:rPr>
          <w:bCs/>
        </w:rPr>
        <w:t xml:space="preserve">Disordered sleep is prevalent and disruptive, and challenging to capture longitudinally via conventional laboratory sleep assessments. </w:t>
      </w:r>
      <w:r w:rsidR="001A7ACC" w:rsidRPr="001A7ACC">
        <w:rPr>
          <w:bCs/>
        </w:rPr>
        <w:t xml:space="preserve">Our study demonstrates a role for </w:t>
      </w:r>
      <w:r w:rsidR="003D2AD3">
        <w:rPr>
          <w:bCs/>
        </w:rPr>
        <w:t>consumer-grade</w:t>
      </w:r>
      <w:r w:rsidR="001A7ACC" w:rsidRPr="001A7ACC">
        <w:rPr>
          <w:bCs/>
        </w:rPr>
        <w:t xml:space="preserve"> activity trackers to predict relapse risk and depression severity in people with recurrent MDD.</w:t>
      </w:r>
    </w:p>
    <w:p w14:paraId="46711CB6" w14:textId="457D9326" w:rsidR="008D07A2" w:rsidRPr="008D07A2" w:rsidRDefault="007F05F8" w:rsidP="008D07A2">
      <w:pPr>
        <w:spacing w:after="240"/>
        <w:jc w:val="both"/>
        <w:rPr>
          <w:bCs/>
        </w:rPr>
      </w:pPr>
      <w:r w:rsidRPr="001F2132">
        <w:rPr>
          <w:b/>
        </w:rPr>
        <w:t>Funding:</w:t>
      </w:r>
      <w:r w:rsidR="008D07A2">
        <w:rPr>
          <w:b/>
        </w:rPr>
        <w:t xml:space="preserve"> </w:t>
      </w:r>
      <w:r w:rsidR="008D07A2" w:rsidRPr="008D07A2">
        <w:rPr>
          <w:bCs/>
        </w:rPr>
        <w:t>The RADAR-CNS project has received funding from the Innovative Medicines Initiative 2 Joint Undertaking under grant agreement No 115902. This Joint Undertaking receives support from the European Union's Horizon 2020 research and innovation programme and EFPIA (</w:t>
      </w:r>
      <w:hyperlink r:id="rId8" w:history="1">
        <w:r w:rsidR="008D07A2" w:rsidRPr="008D07A2">
          <w:rPr>
            <w:rStyle w:val="Hyperlink"/>
            <w:bCs/>
          </w:rPr>
          <w:t>www.imi.europa.eu</w:t>
        </w:r>
      </w:hyperlink>
      <w:r w:rsidR="008D07A2" w:rsidRPr="008D07A2">
        <w:rPr>
          <w:bCs/>
        </w:rPr>
        <w:t>).</w:t>
      </w:r>
      <w:r w:rsidR="008D07A2">
        <w:rPr>
          <w:bCs/>
        </w:rPr>
        <w:t xml:space="preserve"> </w:t>
      </w:r>
      <w:r w:rsidR="008D07A2" w:rsidRPr="008D07A2">
        <w:rPr>
          <w:bCs/>
        </w:rPr>
        <w:t>This project is supported by the NIHR/Wellcome Trust King</w:t>
      </w:r>
      <w:r w:rsidR="00CB0E83">
        <w:rPr>
          <w:bCs/>
        </w:rPr>
        <w:t>’</w:t>
      </w:r>
      <w:r w:rsidR="008D07A2" w:rsidRPr="008D07A2">
        <w:rPr>
          <w:bCs/>
        </w:rPr>
        <w:t>s Clinical Research Facility and NIHR Maudsley Biomedical Research Centre at South London and Maudsley NHS Foundation Trust and King</w:t>
      </w:r>
      <w:r w:rsidR="00CB0E83">
        <w:rPr>
          <w:bCs/>
        </w:rPr>
        <w:t>’</w:t>
      </w:r>
      <w:r w:rsidR="008D07A2" w:rsidRPr="008D07A2">
        <w:rPr>
          <w:bCs/>
        </w:rPr>
        <w:t>s College London. The views expressed are those of the authors and not necessarily those of the NIHR or the Department of Health and Social Care.</w:t>
      </w:r>
    </w:p>
    <w:p w14:paraId="00A2F004" w14:textId="7C673DB7" w:rsidR="00D17F57" w:rsidRPr="001F2132" w:rsidRDefault="00D17F57">
      <w:pPr>
        <w:spacing w:after="240"/>
        <w:rPr>
          <w:b/>
        </w:rPr>
      </w:pPr>
    </w:p>
    <w:p w14:paraId="6EC2A50D" w14:textId="3C42D7B6" w:rsidR="001F2132" w:rsidRDefault="001F2132">
      <w:pPr>
        <w:spacing w:after="240"/>
        <w:rPr>
          <w:b/>
        </w:rPr>
      </w:pPr>
    </w:p>
    <w:p w14:paraId="6B5A41D9" w14:textId="009D0EC8" w:rsidR="001F2132" w:rsidRDefault="001F2132">
      <w:pPr>
        <w:spacing w:after="240"/>
        <w:rPr>
          <w:b/>
        </w:rPr>
      </w:pPr>
    </w:p>
    <w:p w14:paraId="244CC654" w14:textId="30615CC9" w:rsidR="001F2132" w:rsidRDefault="001F2132">
      <w:pPr>
        <w:spacing w:after="240"/>
        <w:rPr>
          <w:b/>
        </w:rPr>
      </w:pPr>
    </w:p>
    <w:p w14:paraId="223148F3" w14:textId="57C85DC4" w:rsidR="001F2132" w:rsidRDefault="001F2132">
      <w:pPr>
        <w:spacing w:after="240"/>
        <w:rPr>
          <w:b/>
        </w:rPr>
      </w:pPr>
    </w:p>
    <w:p w14:paraId="3CC21556" w14:textId="7CB96067" w:rsidR="001F2132" w:rsidRDefault="001F2132">
      <w:pPr>
        <w:spacing w:after="240"/>
        <w:rPr>
          <w:b/>
        </w:rPr>
      </w:pPr>
    </w:p>
    <w:p w14:paraId="6EB4394A" w14:textId="1306BF0D" w:rsidR="001F2132" w:rsidRDefault="001F2132">
      <w:pPr>
        <w:spacing w:after="240"/>
        <w:rPr>
          <w:b/>
        </w:rPr>
      </w:pPr>
    </w:p>
    <w:p w14:paraId="449BDFEC" w14:textId="042D2179" w:rsidR="00D17F57" w:rsidRPr="001F2132" w:rsidRDefault="007F05F8" w:rsidP="00C977C4">
      <w:pPr>
        <w:pStyle w:val="Heading1"/>
        <w:spacing w:before="240" w:after="240" w:line="240" w:lineRule="auto"/>
        <w:rPr>
          <w:rFonts w:cs="Times New Roman"/>
        </w:rPr>
      </w:pPr>
      <w:bookmarkStart w:id="2" w:name="_2amt4qj03zhm" w:colFirst="0" w:colLast="0"/>
      <w:bookmarkStart w:id="3" w:name="_m0q0vma6gj2x" w:colFirst="0" w:colLast="0"/>
      <w:bookmarkEnd w:id="2"/>
      <w:bookmarkEnd w:id="3"/>
      <w:r w:rsidRPr="001F2132">
        <w:rPr>
          <w:rFonts w:cs="Times New Roman"/>
        </w:rPr>
        <w:t>Introduction</w:t>
      </w:r>
    </w:p>
    <w:p w14:paraId="76B36CA0" w14:textId="42E9E1F7" w:rsidR="00D17F57" w:rsidRDefault="007F05F8" w:rsidP="00C977C4">
      <w:pPr>
        <w:jc w:val="both"/>
        <w:rPr>
          <w:szCs w:val="22"/>
        </w:rPr>
      </w:pPr>
      <w:r w:rsidRPr="00D677F5">
        <w:rPr>
          <w:szCs w:val="22"/>
        </w:rPr>
        <w:t>Major Depressive Disorder (MDD) affects 30-40% of people at some point in their lifetime,</w:t>
      </w:r>
      <w:r w:rsidR="00993920" w:rsidRPr="00D677F5">
        <w:rPr>
          <w:szCs w:val="22"/>
        </w:rPr>
        <w:t xml:space="preserve"> </w:t>
      </w:r>
      <w:r w:rsidRPr="00D677F5">
        <w:rPr>
          <w:szCs w:val="22"/>
        </w:rPr>
        <w:t>is associated with poorer social and occupational function</w:t>
      </w:r>
      <w:r w:rsidR="00CB0E83">
        <w:rPr>
          <w:szCs w:val="22"/>
        </w:rPr>
        <w:t>ing</w:t>
      </w:r>
      <w:r w:rsidRPr="00D677F5">
        <w:rPr>
          <w:szCs w:val="22"/>
        </w:rPr>
        <w:t>, increased risk of physical comorbidity and premature mortality,</w:t>
      </w:r>
      <w:r w:rsidR="00DF2036" w:rsidRPr="00D677F5">
        <w:rPr>
          <w:szCs w:val="22"/>
        </w:rPr>
        <w:fldChar w:fldCharType="begin"/>
      </w:r>
      <w:r w:rsidR="003D2AD3">
        <w:rPr>
          <w:szCs w:val="22"/>
        </w:rPr>
        <w:instrText xml:space="preserve"> ADDIN ZOTERO_ITEM CSL_CITATION {"citationID":"E44h3X5d","properties":{"formattedCitation":"\\super 1\\nosupersub{}","plainCitation":"1","noteIndex":0},"citationItems":[{"id":365,"uris":["http://zotero.org/users/8626959/items/Y27VAX4I"],"itemData":{"id":365,"type":"article-journal","container-title":"The Lancet","DOI":"10.1016/S0140-6736(21)02141-3","ISSN":"01406736","issue":"10328","journalAbbreviation":"The Lancet","language":"en","page":"957-1022","source":"DOI.org (Crossref)","title":"Time for united action on depression: a Lancet–World Psychiatric Association Commission","title-short":"Time for united action on depression","volume":"399","author":[{"family":"Herrman","given":"Helen"},{"family":"Patel","given":"Vikram"},{"family":"Kieling","given":"Christian"},{"family":"Berk","given":"Michael"},{"family":"Buchweitz","given":"Claudia"},{"family":"Cuijpers","given":"Pim"},{"family":"Furukawa","given":"Toshiaki A"},{"family":"Kessler","given":"Ronald C"},{"family":"Kohrt","given":"Brandon A"},{"family":"Maj","given":"Mario"},{"family":"McGorry","given":"Patrick"},{"family":"Reynolds","given":"Charles F"},{"family":"Weissman","given":"Myrna M"},{"family":"Chibanda","given":"Dixon"},{"family":"Dowrick","given":"Christopher"},{"family":"Howard","given":"Louise M"},{"family":"Hoven","given":"Christina W"},{"family":"Knapp","given":"Martin"},{"family":"Mayberg","given":"Helen S"},{"family":"Penninx","given":"Brenda W J H"},{"family":"Xiao","given":"Shuiyuan"},{"family":"Trivedi","given":"Madhukar"},{"family":"Uher","given":"Rudolf"},{"family":"Vijayakumar","given":"Lakshmi"},{"family":"Wolpert","given":"Miranda"}],"issued":{"date-parts":[["2022",3]]}}}],"schema":"https://github.com/citation-style-language/schema/raw/master/csl-citation.json"} </w:instrText>
      </w:r>
      <w:r w:rsidR="00DF2036" w:rsidRPr="00D677F5">
        <w:rPr>
          <w:szCs w:val="22"/>
        </w:rPr>
        <w:fldChar w:fldCharType="separate"/>
      </w:r>
      <w:r w:rsidR="003D2AD3" w:rsidRPr="003D2AD3">
        <w:rPr>
          <w:vertAlign w:val="superscript"/>
        </w:rPr>
        <w:t>1</w:t>
      </w:r>
      <w:r w:rsidR="00DF2036" w:rsidRPr="00D677F5">
        <w:rPr>
          <w:szCs w:val="22"/>
        </w:rPr>
        <w:fldChar w:fldCharType="end"/>
      </w:r>
      <w:r w:rsidR="00993920" w:rsidRPr="00D677F5">
        <w:rPr>
          <w:szCs w:val="22"/>
        </w:rPr>
        <w:t xml:space="preserve"> </w:t>
      </w:r>
      <w:r w:rsidRPr="00D677F5">
        <w:rPr>
          <w:szCs w:val="22"/>
        </w:rPr>
        <w:t>and is the leading mental health contributor to the global burden of disease.</w:t>
      </w:r>
      <w:r w:rsidR="00993920" w:rsidRPr="00D677F5">
        <w:rPr>
          <w:szCs w:val="22"/>
        </w:rPr>
        <w:fldChar w:fldCharType="begin"/>
      </w:r>
      <w:r w:rsidR="003D2AD3">
        <w:rPr>
          <w:szCs w:val="22"/>
        </w:rPr>
        <w:instrText xml:space="preserve"> ADDIN ZOTERO_ITEM CSL_CITATION {"citationID":"Ey7U8hxW","properties":{"formattedCitation":"\\super 2\\nosupersub{}","plainCitation":"2","noteIndex":0},"citationItems":[{"id":350,"uris":["http://zotero.org/users/8626959/items/B4XAVBC5"],"itemData":{"id":350,"type":"article-journal","container-title":"The Lancet","DOI":"10.1016/S0140-6736(18)32279-7","ISSN":"0140-6736, 1474-547X","issue":"10159","journalAbbreviation":"The Lancet","language":"English","note":"publisher: Elsevier\nPMID: 30496104","page":"1789-1858","source":"www.thelancet.com","title":"Global, regional, and national incidence, prevalence, and years lived with disability for 354 diseases and injuries for 195 countries and territories, 1990–2017: a systematic analysis for the Global Burden of Disease Study 2017","title-short":"Global, regional, and national incidence, prevalence, and years lived with disability for 354 diseases and injuries for 195 countries and territories, 1990–2017","volume":"392","author":[{"family":"James","given":"Spencer L."},{"family":"Abate","given":"Degu"},{"family":"Abate","given":"Kalkidan Hassen"},{"family":"Abay","given":"Solomon M."},{"family":"Abbafati","given":"Cristiana"},{"family":"Abbasi","given":"Nooshin"},{"family":"Abbastabar","given":"Hedayat"},{"family":"Abd-Allah","given":"Foad"},{"family":"Abdela","given":"Jemal"},{"family":"Abdelalim","given":"Ahmed"},{"family":"Abdollahpour","given":"Ibrahim"},{"family":"Abdulkader","given":"Rizwan Suliankatchi"},{"family":"Abebe","given":"Zegeye"},{"family":"Abera","given":"Semaw F."},{"family":"Abil","given":"Olifan Zewdie"},{"family":"Abraha","given":"Haftom Niguse"},{"family":"Abu-Raddad","given":"Laith Jamal"},{"family":"Abu-Rmeileh","given":"Niveen M. E."},{"family":"Accrombessi","given":"Manfred Mario Kokou"},{"family":"Acharya","given":"Dilaram"},{"family":"Acharya","given":"Pawan"},{"family":"Ackerman","given":"Ilana N."},{"family":"Adamu","given":"Abdu A."},{"family":"Adebayo","given":"Oladimeji M."},{"family":"Adekanmbi","given":"Victor"},{"family":"Adetokunboh","given":"Olatunji O."},{"family":"Adib","given":"Mina G."},{"family":"Adsuar","given":"Jose C."},{"family":"Afanvi","given":"Kossivi Agbelenko"},{"family":"Afarideh","given":"Mohsen"},{"family":"Afshin","given":"Ashkan"},{"family":"Agarwal","given":"Gina"},{"family":"Agesa","given":"Kareha M."},{"family":"Aggarwal","given":"Rakesh"},{"family":"Aghayan","given":"Sargis Aghasi"},{"family":"Agrawal","given":"Sutapa"},{"family":"Ahmadi","given":"Alireza"},{"family":"Ahmadi","given":"Mehdi"},{"family":"Ahmadieh","given":"Hamid"},{"family":"Ahmed","given":"Muktar Beshir"},{"family":"Aichour","given":"Amani Nidhal"},{"family":"Aichour","given":"Ibtihel"},{"family":"Aichour","given":"Miloud Taki Eddine"},{"family":"Akinyemiju","given":"Tomi"},{"family":"Akseer","given":"Nadia"},{"family":"Al-Aly","given":"Ziyad"},{"family":"Al-Eyadhy","given":"Ayman"},{"family":"Al-Mekhlafi","given":"Hesham M."},{"family":"Al-Raddadi","given":"Rajaa M."},{"family":"Alahdab","given":"Fares"},{"family":"Alam","given":"Khurshid"},{"family":"Alam","given":"Tahiya"},{"family":"Alashi","given":"Alaa"},{"family":"Alavian","given":"Seyed Moayed"},{"family":"Alene","given":"Kefyalew Addis"},{"family":"Alijanzadeh","given":"Mehran"},{"family":"Alizadeh-Navaei","given":"Reza"},{"family":"Aljunid","given":"Syed Mohamed"},{"family":"Alkerwi","given":"Ala'a"},{"family":"Alla","given":"François"},{"family":"Allebeck","given":"Peter"},{"family":"Alouani","given":"Mohamed M. L."},{"family":"Altirkawi","given":"Khalid"},{"family":"Alvis-Guzman","given":"Nelson"},{"family":"Amare","given":"Azmeraw T."},{"family":"Aminde","given":"Leopold N."},{"family":"Ammar","given":"Walid"},{"family":"Amoako","given":"Yaw Ampem"},{"family":"Anber","given":"Nahla Hamed"},{"family":"Andrei","given":"Catalina Liliana"},{"family":"Androudi","given":"Sofia"},{"family":"Animut","given":"Megbaru Debalkie"},{"family":"Anjomshoa","given":"Mina"},{"family":"Ansha","given":"Mustafa Geleto"},{"family":"Antonio","given":"Carl Abelardo T."},{"family":"Anwari","given":"Palwasha"},{"family":"Arabloo","given":"Jalal"},{"family":"Arauz","given":"Antonio"},{"family":"Aremu","given":"Olatunde"},{"family":"Ariani","given":"Filippo"},{"family":"Armoon","given":"Bahroom"},{"family":"Ärnlöv","given":"Johan"},{"family":"Arora","given":"Amit"},{"family":"Artaman","given":"Al"},{"family":"Aryal","given":"Krishna K."},{"family":"Asayesh","given":"Hamid"},{"family":"Asghar","given":"Rana Jawad"},{"family":"Ataro","given":"Zerihun"},{"family":"Atre","given":"Sachin R."},{"family":"Ausloos","given":"Marcel"},{"family":"Avila-Burgos","given":"Leticia"},{"family":"Avokpaho","given":"Euripide F. G. A."},{"family":"Awasthi","given":"Ashish"},{"family":"Quintanilla","given":"Beatriz Paulina Ayala"},{"family":"Ayer","given":"Rakesh"},{"family":"Azzopardi","given":"Peter S."},{"family":"Babazadeh","given":"Arefeh"},{"family":"Badali","given":"Hamid"},{"family":"Badawi","given":"Alaa"},{"family":"Bali","given":"Ayele Geleto"},{"family":"Ballesteros","given":"Katherine E."},{"family":"Ballew","given":"Shoshana H."},{"family":"Banach","given":"Maciej"},{"family":"Banoub","given":"Joseph Adel Mattar"},{"family":"Banstola","given":"Amrit"},{"family":"Barac","given":"Aleksandra"},{"family":"Barboza","given":"Miguel A."},{"family":"Barker-Collo","given":"Suzanne Lyn"},{"family":"Bärnighausen","given":"Till Winfried"},{"family":"Barrero","given":"Lope H."},{"family":"Baune","given":"Bernhard T."},{"family":"Bazargan-Hejazi","given":"Shahrzad"},{"family":"Bedi","given":"Neeraj"},{"family":"Beghi","given":"Ettore"},{"family":"Behzadifar","given":"Masoud"},{"family":"Behzadifar","given":"Meysam"},{"family":"Béjot","given":"Yannick"},{"family":"Belachew","given":"Abate Bekele"},{"family":"Belay","given":"Yihalem Abebe"},{"family":"Bell","given":"Michelle L."},{"family":"Bello","given":"Aminu K."},{"family":"Bensenor","given":"Isabela M."},{"family":"Bernabe","given":"Eduardo"},{"family":"Bernstein","given":"Robert S."},{"family":"Beuran","given":"Mircea"},{"family":"Beyranvand","given":"Tina"},{"family":"Bhala","given":"Neeraj"},{"family":"Bhattarai","given":"Suraj"},{"family":"Bhaumik","given":"Soumyadeep"},{"family":"Bhutta","given":"Zulfiqar A."},{"family":"Biadgo","given":"Belete"},{"family":"Bijani","given":"Ali"},{"family":"Bikbov","given":"Boris"},{"family":"Bilano","given":"Ver"},{"family":"Bililign","given":"Nigus"},{"family":"Sayeed","given":"Muhammad Shahdaat Bin"},{"family":"Bisanzio","given":"Donal"},{"family":"Blacker","given":"Brigette F."},{"family":"Blyth","given":"Fiona M."},{"family":"Bou-Orm","given":"Ibrahim R."},{"family":"Boufous","given":"Soufiane"},{"family":"Bourne","given":"Rupert"},{"family":"Brady","given":"Oliver J."},{"family":"Brainin","given":"Michael"},{"family":"Brant","given":"Luisa C."},{"family":"Brazinova","given":"Alexandra"},{"family":"Breitborde","given":"Nicholas J. K."},{"family":"Brenner","given":"Hermann"},{"family":"Briant","given":"Paul Svitil"},{"family":"Briggs","given":"Andrew M."},{"family":"Briko","given":"Andrey Nikolaevich"},{"family":"Britton","given":"Gabrielle"},{"family":"Brugha","given":"Traolach"},{"family":"Buchbinder","given":"Rachelle"},{"family":"Busse","given":"Reinhard"},{"family":"Butt","given":"Zahid A."},{"family":"Cahuana-Hurtado","given":"Lucero"},{"family":"Cano","given":"Jorge"},{"family":"Cárdenas","given":"Rosario"},{"family":"Carrero","given":"Juan J."},{"family":"Carter","given":"Austin"},{"family":"Carvalho","given":"Félix"},{"family":"Castañeda-Orjuela","given":"Carlos A."},{"family":"Rivas","given":"Jacqueline Castillo"},{"family":"Castro","given":"Franz"},{"family":"Catalá-López","given":"Ferrán"},{"family":"Cercy","given":"Kelly M."},{"family":"Cerin","given":"Ester"},{"family":"Chaiah","given":"Yazan"},{"family":"Chang","given":"Alex R."},{"family":"Chang","given":"Hsing-Yi"},{"family":"Chang","given":"Jung-Chen"},{"family":"Charlson","given":"Fiona J."},{"family":"Chattopadhyay","given":"Aparajita"},{"family":"Chattu","given":"Vijay Kumar"},{"family":"Chaturvedi","given":"Pankaj"},{"family":"Chiang","given":"Peggy Pei-Chia"},{"family":"Chin","given":"Ken Lee"},{"family":"Chitheer","given":"Abdulaal"},{"family":"Choi","given":"Jee-Young J."},{"family":"Chowdhury","given":"Rajiv"},{"family":"Christensen","given":"Hanne"},{"family":"Christopher","given":"Devasahayam J."},{"family":"Cicuttini","given":"Flavia M."},{"family":"Ciobanu","given":"Liliana G."},{"family":"Cirillo","given":"Massimo"},{"family":"Claro","given":"Rafael M."},{"family":"Collado-Mateo","given":"Daniel"},{"family":"Cooper","given":"Cyrus"},{"family":"Coresh","given":"Josef"},{"family":"Cortesi","given":"Paolo Angelo"},{"family":"Cortinovis","given":"Monica"},{"family":"Costa","given":"Megan"},{"family":"Cousin","given":"Ewerton"},{"family":"Criqui","given":"Michael H."},{"family":"Cromwell","given":"Elizabeth A."},{"family":"Cross","given":"Marita"},{"family":"Crump","given":"John A."},{"family":"Dadi","given":"Abel Fekadu"},{"family":"Dandona","given":"Lalit"},{"family":"Dandona","given":"Rakhi"},{"family":"Dargan","given":"Paul I."},{"family":"Daryani","given":"Ahmad"},{"family":"Gupta","given":"Rajat Das"},{"family":"Neves","given":"José Das"},{"family":"Dasa","given":"Tamirat Tesfaye"},{"family":"Davey","given":"Gail"},{"family":"Davis","given":"Adrian C."},{"family":"Davitoiu","given":"Dragos Virgil"},{"family":"Courten","given":"Barbora De"},{"family":"Hoz","given":"Fernando Pio De La"},{"family":"Leo","given":"Diego De"},{"family":"Neve","given":"Jan-Walter De"},{"family":"Degefa","given":"Meaza Girma"},{"family":"Degenhardt","given":"Louisa"},{"family":"Deiparine","given":"Selina"},{"family":"Dellavalle","given":"Robert P."},{"family":"Demoz","given":"Gebre Teklemariam"},{"family":"Deribe","given":"Kebede"},{"family":"Dervenis","given":"Nikolaos"},{"family":"Jarlais","given":"Don C. Des"},{"family":"Dessie","given":"Getenet Ayalew"},{"family":"Dey","given":"Subhojit"},{"family":"Dharmaratne","given":"Samath Dhamminda"},{"family":"Dinberu","given":"Mesfin Tadese"},{"family":"Dirac","given":"M. Ashworth"},{"family":"Djalalinia","given":"Shirin"},{"family":"Doan","given":"Linh"},{"family":"Dokova","given":"Klara"},{"family":"Doku","given":"David Teye"},{"family":"Dorsey","given":"E. Ray"},{"family":"Doyle","given":"Kerrie E."},{"family":"Driscoll","given":"Tim Robert"},{"family":"Dubey","given":"Manisha"},{"family":"Dubljanin","given":"Eleonora"},{"family":"Duken","given":"Eyasu Ejeta"},{"family":"Duncan","given":"Bruce B."},{"family":"Duraes","given":"Andre R."},{"family":"Ebrahimi","given":"Hedyeh"},{"family":"Ebrahimpour","given":"Soheil"},{"family":"Echko","given":"Michelle Marie"},{"family":"Edvardsson","given":"David"},{"family":"Effiong","given":"Andem"},{"family":"Ehrlich","given":"Joshua R."},{"family":"Bcheraoui","given":"Charbel El"},{"family":"Zaki","given":"Maysaa El Sayed"},{"family":"El-Khatib","given":"Ziad"},{"family":"Elkout","given":"Hajer"},{"family":"Elyazar","given":"Iqbal R. F."},{"family":"Enayati","given":"Ahmadali"},{"family":"Endries","given":"Aman Yesuf"},{"family":"Er","given":"Benjamin"},{"family":"Erskine","given":"Holly E."},{"family":"Eshrati","given":"Babak"},{"family":"Eskandarieh","given":"Sharareh"},{"family":"Esteghamati","given":"Alireza"},{"family":"Esteghamati","given":"Sadaf"},{"family":"Fakhim","given":"Hamed"},{"family":"Omrani","given":"Vahid Fallah"},{"family":"Faramarzi","given":"Mahbobeh"},{"family":"Fareed","given":"Mohammad"},{"family":"Farhadi","given":"Farzaneh"},{"family":"Farid","given":"Talha A."},{"family":"Farinha","given":"Carla Sofia E.","dropping-particle":"sá"},{"family":"Farioli","given":"Andrea"},{"family":"Faro","given":"Andre"},{"family":"Farvid","given":"Maryam S."},{"family":"Farzadfar","given":"Farshad"},{"family":"Feigin","given":"Valery L."},{"family":"Fentahun","given":"Netsanet"},{"family":"Fereshtehnejad","given":"Seyed-Mohammad"},{"family":"Fernandes","given":"Eduarda"},{"family":"Fernandes","given":"Joao C."},{"family":"Ferrari","given":"Alize J."},{"family":"Feyissa","given":"Garumma Tolu"},{"family":"Filip","given":"Irina"},{"family":"Fischer","given":"Florian"},{"family":"Fitzmaurice","given":"Christina"},{"family":"Foigt","given":"Nataliya A."},{"family":"Foreman","given":"Kyle J."},{"family":"Fox","given":"Jack"},{"family":"Frank","given":"Tahvi D."},{"family":"Fukumoto","given":"Takeshi"},{"family":"Fullman","given":"Nancy"},{"family":"Fürst","given":"Thomas"},{"family":"Furtado","given":"João M."},{"family":"Futran","given":"Neal D."},{"family":"Gall","given":"Seana"},{"family":"Ganji","given":"Morsaleh"},{"family":"Gankpe","given":"Fortune Gbetoho"},{"family":"Garcia-Basteiro","given":"Alberto L."},{"family":"Gardner","given":"William M."},{"family":"Gebre","given":"Abadi Kahsu"},{"family":"Gebremedhin","given":"Amanuel Tesfay"},{"family":"Gebremichael","given":"Teklu Gebrehiwo"},{"family":"Gelano","given":"Tilayie Feto"},{"family":"Geleijnse","given":"Johanna M."},{"family":"Genova-Maleras","given":"Ricard"},{"family":"Geramo","given":"Yilma Chisha Dea"},{"family":"Gething","given":"Peter W."},{"family":"Gezae","given":"Kebede Embaye"},{"family":"Ghadiri","given":"Keyghobad"},{"family":"Falavarjani","given":"Khalil Ghasemi"},{"family":"Ghasemi-Kasman","given":"Maryam"},{"family":"Ghimire","given":"Mamata"},{"family":"Ghosh","given":"Rakesh"},{"family":"Ghoshal","given":"Aloke Gopal"},{"family":"Giampaoli","given":"Simona"},{"family":"Gill","given":"Paramjit Singh"},{"family":"Gill","given":"Tiffany K."},{"family":"Ginawi","given":"Ibrahim Abdelmageed"},{"family":"Giussani","given":"Giorgia"},{"family":"Gnedovskaya","given":"Elena V."},{"family":"Goldberg","given":"Ellen M."},{"family":"Goli","given":"Srinivas"},{"family":"Gómez-Dantés","given":"Hector"},{"family":"Gona","given":"Philimon N."},{"family":"Gopalani","given":"Sameer Vali"},{"family":"Gorman","given":"Taren M."},{"family":"Goulart","given":"Alessandra C."},{"family":"Goulart","given":"Bárbara Niegia Garcia"},{"family":"Grada","given":"Ayman"},{"family":"Grams","given":"Morgan E."},{"family":"Grosso","given":"Giuseppe"},{"family":"Gugnani","given":"Harish Chander"},{"family":"Guo","given":"Yuming"},{"family":"Gupta","given":"Prakash C."},{"family":"Gupta","given":"Rahul"},{"family":"Gupta","given":"Rajeev"},{"family":"Gupta","given":"Tanush"},{"family":"Gyawali","given":"Bishal"},{"family":"Haagsma","given":"Juanita A."},{"family":"Hachinski","given":"Vladimir"},{"family":"Hafezi-Nejad","given":"Nima"},{"family":"Bidgoli","given":"Hassan Haghparast"},{"family":"Hagos","given":"Tekleberhan B."},{"family":"Hailu","given":"Gessessew Bugssa"},{"family":"Haj-Mirzaian","given":"Arvin"},{"family":"Haj-Mirzaian","given":"Arya"},{"family":"Hamadeh","given":"Randah R."},{"family":"Hamidi","given":"Samer"},{"family":"Handal","given":"Alexis J."},{"family":"Hankey","given":"Graeme J."},{"family":"Hao","given":"Yuantao"},{"family":"Harb","given":"Hilda L."},{"family":"Harikrishnan","given":"Sivadasanpillai"},{"family":"Haro","given":"Josep Maria"},{"family":"Hasan","given":"Mehedi"},{"family":"Hassankhani","given":"Hadi"},{"family":"Hassen","given":"Hamid Yimam"},{"family":"Havmoeller","given":"Rasmus"},{"family":"Hawley","given":"Caitlin N."},{"family":"Hay","given":"Roderick J."},{"family":"Hay","given":"Simon I."},{"family":"Hedayatizadeh-Omran","given":"Akbar"},{"family":"Heibati","given":"Behzad"},{"family":"Hendrie","given":"Delia"},{"family":"Henok","given":"Andualem"},{"family":"Herteliu","given":"Claudiu"},{"family":"Heydarpour","given":"Sousan"},{"family":"Hibstu","given":"Desalegn Tsegaw"},{"family":"Hoang","given":"Huong Thanh"},{"family":"Hoek","given":"Hans W."},{"family":"Hoffman","given":"Howard J."},{"family":"Hole","given":"Michael K."},{"family":"Rad","given":"Enayatollah Homaie"},{"family":"Hoogar","given":"Praveen"},{"family":"Hosgood","given":"H. Dean"},{"family":"Hosseini","given":"Seyed Mostafa"},{"family":"Hosseinzadeh","given":"Mehdi"},{"family":"Hostiuc","given":"Mihaela"},{"family":"Hostiuc","given":"Sorin"},{"family":"Hotez","given":"Peter J."},{"family":"Hoy","given":"Damian G."},{"family":"Hsairi","given":"Mohamed"},{"family":"Htet","given":"Aung Soe"},{"family":"Hu","given":"Guoqing"},{"family":"Huang","given":"John J."},{"family":"Huynh","given":"Chantal K."},{"family":"Iburg","given":"Kim Moesgaard"},{"family":"Ikeda","given":"Chad Thomas"},{"family":"Ileanu","given":"Bogdan"},{"family":"Ilesanmi","given":"Olayinka Stephen"},{"family":"Iqbal","given":"Usman"},{"family":"Irvani","given":"Seyed Sina Naghibi"},{"family":"Irvine","given":"Caleb Mackay Salpeter"},{"family":"Islam","given":"Sheikh Mohammed Shariful"},{"family":"Islami","given":"Farhad"},{"family":"Jacobsen","given":"Kathryn H."},{"family":"Jahangiry","given":"Leila"},{"family":"Jahanmehr","given":"Nader"},{"family":"Jain","given":"Sudhir Kumar"},{"family":"Jakovljevic","given":"Mihajlo"},{"family":"Javanbakht","given":"Mehdi"},{"family":"Jayatilleke","given":"Achala Upendra"},{"family":"Jeemon","given":"Panniyammakal"},{"family":"Jha","given":"Ravi Prakash"},{"family":"Jha","given":"Vivekanand"},{"family":"Ji","given":"John S."},{"family":"Johnson","given":"Catherine O."},{"family":"Jonas","given":"Jost B."},{"family":"Jozwiak","given":"Jacek Jerzy"},{"family":"Jungari","given":"Suresh Banayya"},{"family":"Jürisson","given":"Mikk"},{"family":"Kabir","given":"Zubair"},{"family":"Kadel","given":"Rajendra"},{"family":"Kahsay","given":"Amaha"},{"family":"Kalani","given":"Rizwan"},{"family":"Kanchan","given":"Tanuj"},{"family":"Karami","given":"Manoochehr"},{"family":"Matin","given":"Behzad Karami"},{"family":"Karch","given":"André"},{"family":"Karema","given":"Corine"},{"family":"Karimi","given":"Narges"},{"family":"Karimi","given":"Seyed M."},{"family":"Kasaeian","given":"Amir"},{"family":"Kassa","given":"Dessalegn H."},{"family":"Kassa","given":"Getachew Mullu"},{"family":"Kassa","given":"Tesfaye Dessale"},{"family":"Kassebaum","given":"Nicholas J."},{"family":"Katikireddi","given":"Srinivasa Vittal"},{"family":"Kawakami","given":"Norito"},{"family":"Karyani","given":"Ali Kazemi"},{"family":"Keighobadi","given":"Masoud Masoud"},{"family":"Keiyoro","given":"Peter Njenga"},{"family":"Kemmer","given":"Laura"},{"family":"Kemp","given":"Grant Rodgers"},{"family":"Kengne","given":"Andre Pascal"},{"family":"Keren","given":"Andre"},{"family":"Khader","given":"Yousef Saleh"},{"family":"Khafaei","given":"Behzad"},{"family":"Khafaie","given":"Morteza Abdullatif"},{"family":"Khajavi","given":"Alireza"},{"family":"Khalil","given":"Ibrahim A."},{"family":"Khan","given":"Ejaz Ahmad"},{"family":"Khan","given":"Muhammad Shahzeb"},{"family":"Khan","given":"Muhammad Ali"},{"family":"Khang","given":"Young-Ho"},{"family":"Khazaei","given":"Mohammad"},{"family":"Khoja","given":"Abdullah T."},{"family":"Khosravi","given":"Ardeshir"},{"family":"Khosravi","given":"Mohammad Hossein"},{"family":"Kiadaliri","given":"Aliasghar A."},{"family":"Kiirithio","given":"Daniel N."},{"family":"Kim","given":"Cho-Il"},{"family":"Kim","given":"Daniel"},{"family":"Kim","given":"Pauline"},{"family":"Kim","given":"Young-Eun"},{"family":"Kim","given":"Yun Jin"},{"family":"Kimokoti","given":"Ruth W."},{"family":"Kinfu","given":"Yohannes"},{"family":"Kisa","given":"Adnan"},{"family":"Kissimova-Skarbek","given":"Katarzyna"},{"family":"Kivimäki","given":"Mika"},{"family":"Knudsen","given":"Ann Kristin Skrindo"},{"family":"Kocarnik","given":"Jonathan M."},{"family":"Kochhar","given":"Sonali"},{"family":"Kokubo","given":"Yoshihiro"},{"family":"Kolola","given":"Tufa"},{"family":"Kopec","given":"Jacek A."},{"family":"Kosen","given":"Soewarta"},{"family":"Kotsakis","given":"Georgios A."},{"family":"Koul","given":"Parvaiz A."},{"family":"Koyanagi","given":"Ai"},{"family":"Kravchenko","given":"Michael A."},{"family":"Krishan","given":"Kewal"},{"family":"Krohn","given":"Kristopher J."},{"family":"Defo","given":"Barthelemy Kuate"},{"family":"Bicer","given":"Burcu Kucuk"},{"family":"Kumar","given":"G. Anil"},{"family":"Kumar","given":"Manasi"},{"family":"Kyu","given":"Hmwe Hmwe"},{"family":"Lad","given":"Deepesh P."},{"family":"Lad","given":"Sheetal D."},{"family":"Lafranconi","given":"Alessandra"},{"family":"Lalloo","given":"Ratilal"},{"family":"Lallukka","given":"Tea"},{"family":"Lami","given":"Faris Hasan"},{"family":"Lansingh","given":"Van C."},{"family":"Latifi","given":"Arman"},{"family":"Lau","given":"Kathryn Mei-Ming"},{"family":"Lazarus","given":"Jeffrey V."},{"family":"Leasher","given":"Janet L."},{"family":"Ledesma","given":"Jorge R."},{"family":"Lee","given":"Paul H."},{"family":"Leigh","given":"James"},{"family":"Leung","given":"Janni"},{"family":"Levi","given":"Miriam"},{"family":"Lewycka","given":"Sonia"},{"family":"Li","given":"Shanshan"},{"family":"Li","given":"Yichong"},{"family":"Liao","given":"Yu"},{"family":"Liben","given":"Misgan Legesse"},{"family":"Lim","given":"Lee-Ling"},{"family":"Lim","given":"Stephen S."},{"family":"Liu","given":"Shiwei"},{"family":"Lodha","given":"Rakesh"},{"family":"Looker","given":"Katharine J."},{"family":"Lopez","given":"Alan D."},{"family":"Lorkowski","given":"Stefan"},{"family":"Lotufo","given":"Paulo A."},{"family":"Low","given":"Nicola"},{"family":"Lozano","given":"Rafael"},{"family":"Lucas","given":"Tim C. D."},{"family":"Lucchesi","given":"Lydia R."},{"family":"Lunevicius","given":"Raimundas"},{"family":"Lyons","given":"Ronan A."},{"family":"Ma","given":"Stefan"},{"family":"Macarayan","given":"Erlyn Rachelle King"},{"family":"Mackay","given":"Mark T."},{"family":"Madotto","given":"Fabiana"},{"family":"Razek","given":"Hassan Magdy Abd El"},{"family":"Razek","given":"Muhammed Magdy Abd El"},{"family":"Maghavani","given":"Dhaval P."},{"family":"Mahotra","given":"Narayan Bahadur"},{"family":"Mai","given":"Hue Thi"},{"family":"Majdan","given":"Marek"},{"family":"Majdzadeh","given":"Reza"},{"family":"Majeed","given":"Azeem"},{"family":"Malekzadeh","given":"Reza"},{"family":"Malta","given":"Deborah Carvalho"},{"family":"Mamun","given":"Abdullah A."},{"family":"Manda","given":"Ana-Laura"},{"family":"Manguerra","given":"Helena"},{"family":"Manhertz","given":"Treh"},{"family":"Mansournia","given":"Mohammad Ali"},{"family":"Mantovani","given":"Lorenzo Giovanni"},{"family":"Mapoma","given":"Chabila Christopher"},{"family":"Maravilla","given":"Joemer C."},{"family":"Marcenes","given":"Wagner"},{"family":"Marks","given":"Ashley"},{"family":"Martins-Melo","given":"Francisco Rogerlândio"},{"family":"Martopullo","given":"Ira"},{"family":"März","given":"Winfried"},{"family":"Marzan","given":"Melvin B."},{"family":"Mashamba-Thompson","given":"Tivani Phosa"},{"family":"Massenburg","given":"Benjamin Ballard"},{"family":"Mathur","given":"Manu Raj"},{"family":"Matsushita","given":"Kunihiro"},{"family":"Maulik","given":"Pallab K."},{"family":"Mazidi","given":"Mohsen"},{"family":"McAlinden","given":"Colm"},{"family":"McGrath","given":"John J."},{"family":"McKee","given":"Martin"},{"family":"Mehndiratta","given":"Man Mohan"},{"family":"Mehrotra","given":"Ravi"},{"family":"Mehta","given":"Kala M."},{"family":"Mehta","given":"Varshil"},{"family":"Mejia-Rodriguez","given":"Fabiola"},{"family":"Mekonen","given":"Tesfa"},{"family":"Melese","given":"Addisu"},{"family":"Melku","given":"Mulugeta"},{"family":"Meltzer","given":"Michele"},{"family":"Memiah","given":"Peter T. N."},{"family":"Memish","given":"Ziad A."},{"family":"Mendoza","given":"Walter"},{"family":"Mengistu","given":"Desalegn Tadese"},{"family":"Mengistu","given":"Getnet"},{"family":"Mensah","given":"George A."},{"family":"Mereta","given":"Seid Tiku"},{"family":"Meretoja","given":"Atte"},{"family":"Meretoja","given":"Tuomo J."},{"family":"Mestrovic","given":"Tomislav"},{"family":"Mezerji","given":"Naser Mohammad Gholi"},{"family":"Miazgowski","given":"Bartosz"},{"family":"Miazgowski","given":"Tomasz"},{"family":"Millear","given":"Anoushka I."},{"family":"Miller","given":"Ted R."},{"family":"Miltz","given":"Benjamin"},{"family":"Mini","given":"G. K."},{"family":"Mirarefin","given":"Mojde"},{"family":"Mirrakhimov","given":"Erkin M."},{"family":"Misganaw","given":"Awoke Temesgen"},{"family":"Mitchell","given":"Philip B."},{"family":"Mitiku","given":"Habtamu"},{"family":"Moazen","given":"Babak"},{"family":"Mohajer","given":"Bahram"},{"family":"Mohammad","given":"Karzan Abdulmuhsin"},{"family":"Mohammadifard","given":"Noushin"},{"family":"Mohammadnia-Afrouzi","given":"Mousa"},{"family":"Mohammed","given":"Mohammed A."},{"family":"Mohammed","given":"Shafiu"},{"family":"Mohebi","given":"Farnam"},{"family":"Moitra","given":"Modhurima"},{"family":"Mokdad","given":"Ali H."},{"family":"Molokhia","given":"Mariam"},{"family":"Monasta","given":"Lorenzo"},{"family":"Moodley","given":"Yoshan"},{"family":"Moosazadeh","given":"Mahmood"},{"family":"Moradi","given":"Ghobad"},{"family":"Moradi-Lakeh","given":"Maziar"},{"family":"Moradinazar","given":"Mehdi"},{"family":"Moraga","given":"Paula"},{"family":"Morawska","given":"Lidia"},{"family":"Velásquez","given":"Ilais Moreno"},{"family":"Morgado-Da-Costa","given":"Joana"},{"family":"Morrison","given":"Shane Douglas"},{"family":"Moschos","given":"Marilita M."},{"family":"Mountjoy-Venning","given":"W. Cliff"},{"family":"Mousavi","given":"Seyyed Meysam"},{"family":"Mruts","given":"Kalayu Brhane"},{"family":"Muche","given":"Achenef Asmamaw"},{"family":"Muchie","given":"Kindie Fentahun"},{"family":"Mueller","given":"Ulrich Otto"},{"family":"Muhammed","given":"Oumer Sada"},{"family":"Mukhopadhyay","given":"Satinath"},{"family":"Muller","given":"Kate"},{"family":"Mumford","given":"John Everett"},{"family":"Murhekar","given":"Manoj"},{"family":"Musa","given":"Jonah"},{"family":"Musa","given":"Kamarul Imran"},{"family":"Mustafa","given":"Ghulam"},{"family":"Nabhan","given":"Ashraf F."},{"family":"Nagata","given":"Chie"},{"family":"Naghavi","given":"Mohsen"},{"family":"Naheed","given":"Aliya"},{"family":"Nahvijou","given":"Azin"},{"family":"Naik","given":"Gurudatta"},{"family":"Naik","given":"Nitish"},{"family":"Najafi","given":"Farid"},{"family":"Naldi","given":"Luigi"},{"family":"Nam","given":"Hae Sung"},{"family":"Nangia","given":"Vinay"},{"family":"Nansseu","given":"Jobert Richie"},{"family":"Nascimento","given":"Bruno Ramos"},{"family":"Natarajan","given":"Gopalakrishnan"},{"family":"Neamati","given":"Nahid"},{"family":"Negoi","given":"Ionut"},{"family":"Negoi","given":"Ruxandra Irina"},{"family":"Neupane","given":"Subas"},{"family":"Newton","given":"Charles Richard James"},{"family":"Ngunjiri","given":"Josephine W."},{"family":"Nguyen","given":"Anh Quynh"},{"family":"Nguyen","given":"Ha Thu"},{"family":"Nguyen","given":"Huong Lan Thi"},{"family":"Nguyen","given":"Huong Thanh"},{"family":"Nguyen","given":"Long Hoang"},{"family":"Nguyen","given":"Minh"},{"family":"Nguyen","given":"Nam Ba"},{"family":"Nguyen","given":"Son Hoang"},{"family":"Nichols","given":"Emma"},{"family":"Ningrum","given":"Dina Nur Anggraini"},{"family":"Nixon","given":"Molly R."},{"family":"Nolutshungu","given":"Nomonde"},{"family":"Nomura","given":"Shuhei"},{"family":"Norheim","given":"Ole F."},{"family":"Noroozi","given":"Mehdi"},{"family":"Norrving","given":"Bo"},{"family":"Noubiap","given":"Jean Jacques"},{"family":"Nouri","given":"Hamid Reza"},{"family":"Shiadeh","given":"Malihe Nourollahpour"},{"family":"Nowroozi","given":"Mohammad Reza"},{"family":"Nsoesie","given":"Elaine O."},{"family":"Nyasulu","given":"Peter S."},{"family":"Odell","given":"Christopher M."},{"family":"Ofori-Asenso","given":"Richard"},{"family":"Ogbo","given":"Felix Akpojene"},{"family":"Oh","given":"In-Hwan"},{"family":"Oladimeji","given":"Olanrewaju"},{"family":"Olagunju","given":"Andrew T."},{"family":"Olagunju","given":"Tinuke O."},{"family":"Olivares","given":"Pedro R."},{"family":"Olsen","given":"Helen Elizabeth"},{"family":"Olusanya","given":"Bolajoko Olubukunola"},{"family":"Ong","given":"Kanyin L."},{"family":"Ong","given":"Sok King"},{"family":"Oren","given":"Eyal"},{"family":"Ortiz","given":"Alberto"},{"family":"Ota","given":"Erika"},{"family":"Otstavnov","given":"Stanislav S."},{"family":"Øverland","given":"Simon"},{"family":"Owolabi","given":"Mayowa Ojo"},{"family":"A","given":"Mahesh P."},{"family":"Pacella","given":"Rosana"},{"family":"Pakpour","given":"Amir H."},{"family":"Pana","given":"Adrian"},{"family":"Panda-Jonas","given":"Songhomitra"},{"family":"Parisi","given":"Andrea"},{"family":"Park","given":"Eun-Kee"},{"family":"Parry","given":"Charles D. H."},{"family":"Patel","given":"Shanti"},{"family":"Pati","given":"Sanghamitra"},{"family":"Patil","given":"Snehal T."},{"family":"Patle","given":"Ajay"},{"family":"Patton","given":"George C."},{"family":"Paturi","given":"Vishnupriya Rao"},{"family":"Paulson","given":"Katherine R."},{"family":"Pearce","given":"Neil"},{"family":"Pereira","given":"David M."},{"family":"Perico","given":"Norberto"},{"family":"Pesudovs","given":"Konrad"},{"family":"Pham","given":"Hai Quang"},{"family":"Phillips","given":"Michael R."},{"family":"Pigott","given":"David M."},{"family":"Pillay","given":"Julian David"},{"family":"Piradov","given":"Michael A."},{"family":"Pirsaheb","given":"Meghdad"},{"family":"Pishgar","given":"Farhad"},{"family":"Plana-Ripoll","given":"Oleguer"},{"family":"Plass","given":"Dietrich"},{"family":"Polinder","given":"Suzanne"},{"family":"Popova","given":"Svetlana"},{"family":"Postma","given":"Maarten J."},{"family":"Pourshams","given":"Akram"},{"family":"Poustchi","given":"Hossein"},{"family":"Prabhakaran","given":"Dorairaj"},{"family":"Prakash","given":"Swayam"},{"family":"Prakash","given":"V."},{"family":"Purcell","given":"Caroline A."},{"family":"Purwar","given":"Manorama B."},{"family":"Qorbani","given":"Mostafa"},{"family":"Quistberg","given":"D. Alex"},{"family":"Radfar","given":"Amir"},{"family":"Rafay","given":"Anwar"},{"family":"Rafiei","given":"Alireza"},{"family":"Rahim","given":"Fakher"},{"family":"Rahimi","given":"Kazem"},{"family":"Rahimi-Movaghar","given":"Afarin"},{"family":"Rahimi-Movaghar","given":"Vafa"},{"family":"Rahman","given":"Mahfuzar"},{"family":"Rahman","given":"Mohammad Hifz","dropping-particle":"ur"},{"family":"Rahman","given":"Muhammad Aziz"},{"family":"Rahman","given":"Sajjad Ur"},{"family":"Rai","given":"Rajesh Kumar"},{"family":"Rajati","given":"Fatemeh"},{"family":"Ram","given":"Usha"},{"family":"Ranjan","given":"Prabhat"},{"family":"Ranta","given":"Anna"},{"family":"Rao","given":"Puja C."},{"family":"Rawaf","given":"David Laith"},{"family":"Rawaf","given":"Salman"},{"family":"Reddy","given":"K. Srinath"},{"family":"Reiner","given":"Robert C."},{"family":"Reinig","given":"Nickolas"},{"family":"Reitsma","given":"Marissa Bettay"},{"family":"Remuzzi","given":"Giuseppe"},{"family":"Renzaho","given":"Andre M. N."},{"family":"Resnikoff","given":"Serge"},{"family":"Rezaei","given":"Satar"},{"family":"Rezai","given":"Mohammad Sadegh"},{"family":"Ribeiro","given":"Antonio Luiz P."},{"family":"Roberts","given":"Nicholas L. S."},{"family":"Robinson","given":"Stephen R."},{"family":"Roever","given":"Leonardo"},{"family":"Ronfani","given":"Luca"},{"family":"Roshandel","given":"Gholamreza"},{"family":"Rostami","given":"Ali"},{"family":"Roth","given":"Gregory A."},{"family":"Roy","given":"Ambuj"},{"family":"Rubagotti","given":"Enrico"},{"family":"Sachdev","given":"Perminder S."},{"family":"Sadat","given":"Nafis"},{"family":"Saddik","given":"Basema"},{"family":"Sadeghi","given":"Ehsan"},{"family":"Moghaddam","given":"Sahar Saeedi"},{"family":"Safari","given":"Hosein"},{"family":"Safari","given":"Yahya"},{"family":"Safari-Faramani","given":"Roya"},{"family":"Safdarian","given":"Mahdi"},{"family":"Safi","given":"Sare"},{"family":"Safiri","given":"Saeid"},{"family":"Sagar","given":"Rajesh"},{"family":"Sahebkar","given":"Amirhossein"},{"family":"Sahraian","given":"Mohammad Ali"},{"family":"Sajadi","given":"Haniye Sadat"},{"family":"Salam","given":"Nasir"},{"family":"Salama","given":"Joseph S."},{"family":"Salamati","given":"Payman"},{"family":"Saleem","given":"Komal"},{"family":"Saleem","given":"Zikria"},{"family":"Salimi","given":"Yahya"},{"family":"Salomon","given":"Joshua A."},{"family":"Salvi","given":"Sundeep Santosh"},{"family":"Salz","given":"Inbal"},{"family":"Samy","given":"Abdallah M."},{"family":"Sanabria","given":"Juan"},{"family":"Sang","given":"Yingying"},{"family":"Santomauro","given":"Damian Francesco"},{"family":"Santos","given":"Itamar S."},{"family":"Santos","given":"João Vasco"},{"family":"Milicevic","given":"Milena M. Santric"},{"family":"Jose","given":"Bruno Piassi Sao"},{"family":"Sardana","given":"Mayank"},{"family":"Sarker","given":"Abdur Razzaque"},{"family":"Sarrafzadegan","given":"Nizal"},{"family":"Sartorius","given":"Benn"},{"family":"Sarvi","given":"Shahabeddin"},{"family":"Sathian","given":"Brijesh"},{"family":"Satpathy","given":"Maheswar"},{"family":"Sawant","given":"Arundhati R."},{"family":"Sawhney","given":"Monika"},{"family":"Saxena","given":"Sonia"},{"family":"Saylan","given":"Mete"},{"family":"Schaeffner","given":"Elke"},{"family":"Schmidt","given":"Maria Inês"},{"family":"Schneider","given":"Ione J. C."},{"family":"Schöttker","given":"Ben"},{"family":"Schwebel","given":"David C."},{"family":"Schwendicke","given":"Falk"},{"family":"Scott","given":"James G."},{"family":"Sekerija","given":"Mario"},{"family":"Sepanlou","given":"Sadaf G."},{"family":"Serván-Mori","given":"Edson"},{"family":"Seyedmousavi","given":"Seyedmojtaba"},{"family":"Shabaninejad","given":"Hosein"},{"family":"Shafieesabet","given":"Azadeh"},{"family":"Shahbazi","given":"Mehdi"},{"family":"Shaheen","given":"Amira A."},{"family":"Shaikh","given":"Masood Ali"},{"family":"Shams-Beyranvand","given":"Mehran"},{"family":"Shamsi","given":"Mohammadbagher"},{"family":"Shamsizadeh","given":"Morteza"},{"family":"Sharafi","given":"Heidar"},{"family":"Sharafi","given":"Kiomars"},{"family":"Sharif","given":"Mehdi"},{"family":"Sharif-Alhoseini","given":"Mahdi"},{"family":"Sharma","given":"Meenakshi"},{"family":"Sharma","given":"Rajesh"},{"family":"She","given":"Jun"},{"family":"Sheikh","given":"Aziz"},{"family":"Shi","given":"Peilin"},{"family":"Shibuya","given":"Kenji"},{"family":"Shigematsu","given":"Mika"},{"family":"Shiri","given":"Rahman"},{"family":"Shirkoohi","given":"Reza"},{"family":"Shishani","given":"Kawkab"},{"family":"Shiue","given":"Ivy"},{"family":"Shokraneh","given":"Farhad"},{"family":"Shoman","given":"Haitham"},{"family":"Shrime","given":"Mark G."},{"family":"Si","given":"Si"},{"family":"Siabani","given":"Soraya"},{"family":"Siddiqi","given":"Tariq J."},{"family":"Sigfusdottir","given":"Inga Dora"},{"family":"Sigurvinsdottir","given":"Rannveig"},{"family":"Silva","given":"João Pedro"},{"family":"Silveira","given":"Dayane Gabriele Alves"},{"family":"Singam","given":"Narayana Sarma Venkata"},{"family":"Singh","given":"Jasvinder A."},{"family":"Singh","given":"Narinder Pal"},{"family":"Singh","given":"Virendra"},{"family":"Sinha","given":"Dhirendra Narain"},{"family":"Skiadaresi","given":"Eirini"},{"family":"Slepak","given":"Erica Leigh N."},{"family":"Sliwa","given":"Karen"},{"family":"Smith","given":"David L."},{"family":"Smith","given":"Mari"},{"family":"Filho","given":"Adauto Martins Soares"},{"family":"Sobaih","given":"Badr Hasan"},{"family":"Sobhani","given":"Soheila"},{"family":"Sobngwi","given":"Eugène"},{"family":"Soneji","given":"Samir S."},{"family":"Soofi","given":"Moslem"},{"family":"Soosaraei","given":"Masoud"},{"family":"Sorensen","given":"Reed J. D."},{"family":"Soriano","given":"Joan B."},{"family":"Soyiri","given":"Ireneous N."},{"family":"Sposato","given":"Luciano A."},{"family":"Sreeramareddy","given":"Chandrashekhar T."},{"family":"Srinivasan","given":"Vinay"},{"family":"Stanaway","given":"Jeffrey D."},{"family":"Stein","given":"Dan J."},{"family":"Steiner","given":"Caitlyn"},{"family":"Steiner","given":"Timothy J."},{"family":"Stokes","given":"Mark A."},{"family":"Stovner","given":"Lars Jacob"},{"family":"Subart","given":"Michelle L."},{"family":"Sudaryanto","given":"Agus"},{"family":"Sufiyan","given":"Mu'awiyyah Babale"},{"family":"Sunguya","given":"Bruno F."},{"family":"Sur","given":"Patrick John"},{"family":"Sutradhar","given":"Ipsita"},{"family":"Sykes","given":"Bryan L."},{"family":"Sylte","given":"Dillon O."},{"family":"Tabarés-Seisdedos","given":"Rafael"},{"family":"Tadakamadla","given":"Santosh Kumar"},{"family":"Tadesse","given":"Birkneh Tilahun"},{"family":"Tandon","given":"Nikhil"},{"family":"Tassew","given":"Segen Gebremeskel"},{"family":"Tavakkoli","given":"Mohammad"},{"family":"Taveira","given":"Nuno"},{"family":"Taylor","given":"Hugh R."},{"family":"Tehrani-Banihashemi","given":"Arash"},{"family":"Tekalign","given":"Tigist Gashaw"},{"family":"Tekelemedhin","given":"Shishay Wahdey"},{"family":"Tekle","given":"Merhawi Gebremedhin"},{"family":"Temesgen","given":"Habtamu"},{"family":"Temsah","given":"Mohamad-Hani"},{"family":"Temsah","given":"Omar"},{"family":"Terkawi","given":"Abdullah Sulieman"},{"family":"Teweldemedhin","given":"Mebrahtu"},{"family":"Thankappan","given":"Kavumpurathu Raman"},{"family":"Thomas","given":"Nihal"},{"family":"Tilahun","given":"Binyam"},{"family":"To","given":"Quyen G."},{"family":"Tonelli","given":"Marcello"},{"family":"Topor-Madry","given":"Roman"},{"family":"Topouzis","given":"Fotis"},{"family":"Torre","given":"Anna E."},{"family":"Tortajada-Girbés","given":"Miguel"},{"family":"Touvier","given":"Mathilde"},{"family":"Tovani-Palone","given":"Marcos Roberto"},{"family":"Towbin","given":"Jeffrey A."},{"family":"Tran","given":"Bach Xuan"},{"family":"Tran","given":"Khanh Bao"},{"family":"Troeger","given":"Christopher E."},{"family":"Truelsen","given":"Thomas Clement"},{"family":"Tsilimbaris","given":"Miltiadis K."},{"family":"Tsoi","given":"Derrick"},{"family":"Car","given":"Lorainne Tudor"},{"family":"Tuzcu","given":"E. Murat"},{"family":"Ukwaja","given":"Kingsley N."},{"family":"Ullah","given":"Irfan"},{"family":"Undurraga","given":"Eduardo A."},{"family":"Unutzer","given":"Jurgen"},{"family":"Updike","given":"Rachel L."},{"family":"Usman","given":"Muhammad Shariq"},{"family":"Uthman","given":"Olalekan A."},{"family":"Vaduganathan","given":"Muthiah"},{"family":"Vaezi","given":"Afsane"},{"family":"Valdez","given":"Pascual R."},{"family":"Varughese","given":"Santosh"},{"family":"Vasankari","given":"Tommi Juhani"},{"family":"Venketasubramanian","given":"Narayanaswamy"},{"family":"Villafaina","given":"Santos"},{"family":"Violante","given":"Francesco S."},{"family":"Vladimirov","given":"Sergey Konstantinovitch"},{"family":"Vlassov","given":"Vasily"},{"family":"Vollset","given":"Stein Emil"},{"family":"Vosoughi","given":"Kia"},{"family":"Vujcic","given":"Isidora S."},{"family":"Wagnew","given":"Fasil Shiferaw"},{"family":"Waheed","given":"Yasir"},{"family":"Waller","given":"Stephen G."},{"family":"Wang","given":"Yafeng"},{"family":"Wang","given":"Yuan-Pang"},{"family":"Weiderpass","given":"Elisabete"},{"family":"Weintraub","given":"Robert G."},{"family":"Weiss","given":"Daniel J."},{"family":"Weldegebreal","given":"Fitsum"},{"family":"Weldegwergs","given":"Kidu Gidey"},{"family":"Werdecker","given":"Andrea"},{"family":"West","given":"T. Eoin"},{"family":"Whiteford","given":"Harvey A."},{"family":"Widecka","given":"Justyna"},{"family":"Wijeratne","given":"Tissa"},{"family":"Wilner","given":"Lauren B."},{"family":"Wilson","given":"Shadrach"},{"family":"Winkler","given":"Andrea Sylvia"},{"family":"Wiyeh","given":"Alison B."},{"family":"Wiysonge","given":"Charles Shey"},{"family":"Wolfe","given":"Charles D. A."},{"family":"Woolf","given":"Anthony D."},{"family":"Wu","given":"Shouling"},{"family":"Wu","given":"Yun-Chun"},{"family":"Wyper","given":"Grant M. A."},{"family":"Xavier","given":"Denis"},{"family":"Xu","given":"Gelin"},{"family":"Yadgir","given":"Simon"},{"family":"Yadollahpour","given":"Ali"},{"family":"Jabbari","given":"Seyed Hossein Yahyazadeh"},{"family":"Yamada","given":"Tomohide"},{"family":"Yan","given":"Lijing L."},{"family":"Yano","given":"Yuichiro"},{"family":"Yaseri","given":"Mehdi"},{"family":"Yasin","given":"Yasin Jemal"},{"family":"Yeshaneh","given":"Alex"},{"family":"Yimer","given":"Ebrahim M."},{"family":"Yip","given":"Paul"},{"family":"Yisma","given":"Engida"},{"family":"Yonemoto","given":"Naohiro"},{"family":"Yoon","given":"Seok-Jun"},{"family":"Yotebieng","given":"Marcel"},{"family":"Younis","given":"Mustafa Z."},{"family":"Yousefifard","given":"Mahmoud"},{"family":"Yu","given":"Chuanhua"},{"family":"Zadnik","given":"Vesna"},{"family":"Zaidi","given":"Zoubida"},{"family":"Zaman","given":"Sojib Bin"},{"family":"Zamani","given":"Mohammad"},{"family":"Zare","given":"Zohreh"},{"family":"Zeleke","given":"Ayalew Jejaw"},{"family":"Zenebe","given":"Zerihun Menlkalew"},{"family":"Zhang","given":"Kai"},{"family":"Zhao","given":"Zheng"},{"family":"Zhou","given":"Maigeng"},{"family":"Zodpey","given":"Sanjay"},{"family":"Zucker","given":"Inbar"},{"family":"Vos","given":"Theo"},{"family":"Murray","given":"Christopher J. L."}],"issued":{"date-parts":[["2018",11,10]]}}}],"schema":"https://github.com/citation-style-language/schema/raw/master/csl-citation.json"} </w:instrText>
      </w:r>
      <w:r w:rsidR="00993920" w:rsidRPr="00D677F5">
        <w:rPr>
          <w:szCs w:val="22"/>
        </w:rPr>
        <w:fldChar w:fldCharType="separate"/>
      </w:r>
      <w:r w:rsidR="003D2AD3" w:rsidRPr="003D2AD3">
        <w:rPr>
          <w:vertAlign w:val="superscript"/>
        </w:rPr>
        <w:t>2</w:t>
      </w:r>
      <w:r w:rsidR="00993920" w:rsidRPr="00D677F5">
        <w:rPr>
          <w:szCs w:val="22"/>
        </w:rPr>
        <w:fldChar w:fldCharType="end"/>
      </w:r>
      <w:r w:rsidRPr="00D677F5">
        <w:rPr>
          <w:szCs w:val="22"/>
        </w:rPr>
        <w:t xml:space="preserve"> MDD follows a persistent, relapsing-remitting course in 55% of </w:t>
      </w:r>
      <w:r w:rsidR="0026665D">
        <w:rPr>
          <w:szCs w:val="22"/>
        </w:rPr>
        <w:t>patients</w:t>
      </w:r>
      <w:r w:rsidR="00993920" w:rsidRPr="00D677F5">
        <w:rPr>
          <w:szCs w:val="22"/>
        </w:rPr>
        <w:fldChar w:fldCharType="begin"/>
      </w:r>
      <w:r w:rsidR="003D2AD3">
        <w:rPr>
          <w:szCs w:val="22"/>
        </w:rPr>
        <w:instrText xml:space="preserve"> ADDIN ZOTERO_ITEM CSL_CITATION {"citationID":"wKbrcKoN","properties":{"formattedCitation":"\\super 3\\nosupersub{}","plainCitation":"3","noteIndex":0},"citationItems":[{"id":359,"uris":["http://zotero.org/users/8626959/items/ICKDMLXT"],"itemData":{"id":359,"type":"article-journal","abstract":"Major depressive disorder (MDD) is often handled as an episodic and isolated disorder, resulting in an optimistic view about its prognosis. Herein, we test the idea that the prognosis of MDD changes if we vary the perspective in terms of (1) a longer time frame and (2) a broader diagnostic conceptualisation including dysthymia, (hypo)mania and anxiety disorders as relevant outcomes.","container-title":"BMC Medicine","DOI":"10.1186/s12916-017-0972-8","ISSN":"1741-7015","issue":"1","journalAbbreviation":"BMC Medicine","page":"215","source":"BioMed Central","title":"Reconsidering the prognosis of major depressive disorder across diagnostic boundaries: full recovery is the exception rather than the rule","title-short":"Reconsidering the prognosis of major depressive disorder across diagnostic boundaries","volume":"15","author":[{"family":"Verduijn","given":"Judith"},{"family":"Verhoeven","given":"Josine E."},{"family":"Milaneschi","given":"Yuri"},{"family":"Schoevers","given":"Robert A."},{"family":"Hemert","given":"Albert M.","non-dropping-particle":"van"},{"family":"Beekman","given":"Aartjan T. F."},{"family":"Penninx","given":"Brenda W. J. H."}],"issued":{"date-parts":[["2017",12,12]]}}}],"schema":"https://github.com/citation-style-language/schema/raw/master/csl-citation.json"} </w:instrText>
      </w:r>
      <w:r w:rsidR="00993920" w:rsidRPr="00D677F5">
        <w:rPr>
          <w:szCs w:val="22"/>
        </w:rPr>
        <w:fldChar w:fldCharType="separate"/>
      </w:r>
      <w:r w:rsidR="003D2AD3" w:rsidRPr="003D2AD3">
        <w:rPr>
          <w:vertAlign w:val="superscript"/>
        </w:rPr>
        <w:t>3</w:t>
      </w:r>
      <w:r w:rsidR="00993920" w:rsidRPr="00D677F5">
        <w:rPr>
          <w:szCs w:val="22"/>
        </w:rPr>
        <w:fldChar w:fldCharType="end"/>
      </w:r>
      <w:r w:rsidRPr="00D677F5">
        <w:rPr>
          <w:szCs w:val="22"/>
        </w:rPr>
        <w:t xml:space="preserve"> and is a heterogenous, complex condition with multiple associated biopsychosocial factors. A 2022 </w:t>
      </w:r>
      <w:r w:rsidRPr="00D677F5">
        <w:rPr>
          <w:i/>
          <w:szCs w:val="22"/>
        </w:rPr>
        <w:t xml:space="preserve">Lancet </w:t>
      </w:r>
      <w:r w:rsidRPr="00D677F5">
        <w:rPr>
          <w:szCs w:val="22"/>
        </w:rPr>
        <w:t>Commission</w:t>
      </w:r>
      <w:r w:rsidRPr="00D677F5">
        <w:rPr>
          <w:szCs w:val="22"/>
          <w:vertAlign w:val="superscript"/>
        </w:rPr>
        <w:t xml:space="preserve"> </w:t>
      </w:r>
      <w:r w:rsidRPr="00D677F5">
        <w:rPr>
          <w:szCs w:val="22"/>
        </w:rPr>
        <w:t>called for the identification and targeting of clinical features which prevent and pre-empt relapse to promote sustained remission and recovery.</w:t>
      </w:r>
      <w:r w:rsidR="00993920" w:rsidRPr="00D677F5">
        <w:rPr>
          <w:szCs w:val="22"/>
        </w:rPr>
        <w:fldChar w:fldCharType="begin"/>
      </w:r>
      <w:r w:rsidR="003D2AD3">
        <w:rPr>
          <w:szCs w:val="22"/>
        </w:rPr>
        <w:instrText xml:space="preserve"> ADDIN ZOTERO_ITEM CSL_CITATION {"citationID":"KDaP0eiv","properties":{"formattedCitation":"\\super 1\\nosupersub{}","plainCitation":"1","noteIndex":0},"citationItems":[{"id":365,"uris":["http://zotero.org/users/8626959/items/Y27VAX4I"],"itemData":{"id":365,"type":"article-journal","container-title":"The Lancet","DOI":"10.1016/S0140-6736(21)02141-3","ISSN":"01406736","issue":"10328","journalAbbreviation":"The Lancet","language":"en","page":"957-1022","source":"DOI.org (Crossref)","title":"Time for united action on depression: a Lancet–World Psychiatric Association Commission","title-short":"Time for united action on depression","volume":"399","author":[{"family":"Herrman","given":"Helen"},{"family":"Patel","given":"Vikram"},{"family":"Kieling","given":"Christian"},{"family":"Berk","given":"Michael"},{"family":"Buchweitz","given":"Claudia"},{"family":"Cuijpers","given":"Pim"},{"family":"Furukawa","given":"Toshiaki A"},{"family":"Kessler","given":"Ronald C"},{"family":"Kohrt","given":"Brandon A"},{"family":"Maj","given":"Mario"},{"family":"McGorry","given":"Patrick"},{"family":"Reynolds","given":"Charles F"},{"family":"Weissman","given":"Myrna M"},{"family":"Chibanda","given":"Dixon"},{"family":"Dowrick","given":"Christopher"},{"family":"Howard","given":"Louise M"},{"family":"Hoven","given":"Christina W"},{"family":"Knapp","given":"Martin"},{"family":"Mayberg","given":"Helen S"},{"family":"Penninx","given":"Brenda W J H"},{"family":"Xiao","given":"Shuiyuan"},{"family":"Trivedi","given":"Madhukar"},{"family":"Uher","given":"Rudolf"},{"family":"Vijayakumar","given":"Lakshmi"},{"family":"Wolpert","given":"Miranda"}],"issued":{"date-parts":[["2022",3]]}}}],"schema":"https://github.com/citation-style-language/schema/raw/master/csl-citation.json"} </w:instrText>
      </w:r>
      <w:r w:rsidR="00993920" w:rsidRPr="00D677F5">
        <w:rPr>
          <w:szCs w:val="22"/>
        </w:rPr>
        <w:fldChar w:fldCharType="separate"/>
      </w:r>
      <w:r w:rsidR="003D2AD3" w:rsidRPr="003D2AD3">
        <w:rPr>
          <w:vertAlign w:val="superscript"/>
        </w:rPr>
        <w:t>1</w:t>
      </w:r>
      <w:r w:rsidR="00993920" w:rsidRPr="00D677F5">
        <w:rPr>
          <w:szCs w:val="22"/>
        </w:rPr>
        <w:fldChar w:fldCharType="end"/>
      </w:r>
    </w:p>
    <w:p w14:paraId="4EF0C4B4" w14:textId="3EBC1352" w:rsidR="003D2AD3" w:rsidRPr="003D2AD3" w:rsidRDefault="003D2AD3" w:rsidP="003D2AD3">
      <w:pPr>
        <w:jc w:val="both"/>
        <w:rPr>
          <w:szCs w:val="22"/>
        </w:rPr>
      </w:pPr>
      <w:r w:rsidRPr="003D2AD3">
        <w:rPr>
          <w:szCs w:val="22"/>
        </w:rPr>
        <w:t>Mutual, overlapping mechanisms have been implicated in both sleep-circadian function and emotional regulation.</w:t>
      </w:r>
      <w:r>
        <w:rPr>
          <w:szCs w:val="22"/>
        </w:rPr>
        <w:t xml:space="preserve"> </w:t>
      </w:r>
      <w:r w:rsidRPr="003D2AD3">
        <w:rPr>
          <w:szCs w:val="22"/>
        </w:rPr>
        <w:t>Many pharmacological treatments for depression have been shown to influence the pathophysiology of sleep</w:t>
      </w:r>
      <w:r w:rsidRPr="003D2AD3">
        <w:rPr>
          <w:szCs w:val="22"/>
        </w:rPr>
        <w:fldChar w:fldCharType="begin"/>
      </w:r>
      <w:r>
        <w:rPr>
          <w:szCs w:val="22"/>
        </w:rPr>
        <w:instrText xml:space="preserve"> ADDIN ZOTERO_ITEM CSL_CITATION {"citationID":"H9lLLfXJ","properties":{"formattedCitation":"\\super 4\\nosupersub{}","plainCitation":"4","noteIndex":0},"citationItems":[{"id":388,"uris":["http://zotero.org/users/8626959/items/JJ7WXH8G"],"itemData":{"id":388,"type":"article-journal","abstract":"Time is a dimension tightly associated with the biology of living species. There are cycles of varied lengths in biological activities, from very short (ultradian) rhythms to rhythms with a period of approximately one day (circadian) and rhythms with longer cycles, of a week, a month, a season, or even longer. These rhythms are generated by endogenous biological clocks, i.e. timekeeping structures, rather than being passive reactions to external fluctuations. In mammals, the suprachiasmatic nucleus (SCN) is the major pacemaker. The pineal gland, which secretes melatonin, is the major pacemaker in other phyla. There also exist biological clocks generating circadian rhythms in peripheral tissues, for example the liver. A series of clock genes generates the rhythm through positive and negative feedback effect of proteins on their own synthesis, and this system oscillates with a circadian period. External factors serve as indicators of the astronomical (solar) time and are called zeitgebers, literally time-givers. Light is the major zeitgeber, which resets daily the SCN circadian clock. In the absence of zeitgebers, the circadian rhythm is said to be free running; it has a period that differs from 24 hours. The SCN, together with peripheral clocks, enables a time-related homeostasis, which can become disorganized in its regulation by external factors (light, social activities, food intake), in the coordination and relative phase position of rhythms, or in other ways. Disturbances of rhythms are found in everyday life (jet lag, shift work), in sleep disorders, and in several psychiatric disorders including affective disorders.","container-title":"CNS Drugs","DOI":"10.2165/11318620-000000000-00000","ISSN":"1179-1934","issue":"2","journalAbbreviation":"CNS Drugs","language":"en","page":"3-13","source":"Springer Link","title":"Neurobiology of Circadian Systems","volume":"23","author":[{"family":"Schulz","given":"Pierre"},{"family":"Steimer","given":"Thierry"}],"issued":{"date-parts":[["2009",12,1]]}}}],"schema":"https://github.com/citation-style-language/schema/raw/master/csl-citation.json"} </w:instrText>
      </w:r>
      <w:r w:rsidRPr="003D2AD3">
        <w:rPr>
          <w:szCs w:val="22"/>
        </w:rPr>
        <w:fldChar w:fldCharType="separate"/>
      </w:r>
      <w:r w:rsidRPr="003D2AD3">
        <w:rPr>
          <w:vertAlign w:val="superscript"/>
        </w:rPr>
        <w:t>4</w:t>
      </w:r>
      <w:r w:rsidRPr="003D2AD3">
        <w:rPr>
          <w:szCs w:val="22"/>
        </w:rPr>
        <w:fldChar w:fldCharType="end"/>
      </w:r>
      <w:r w:rsidRPr="003D2AD3">
        <w:rPr>
          <w:szCs w:val="22"/>
        </w:rPr>
        <w:t xml:space="preserve"> and there are a range of genetic and neurotransmitter systems shown to influence the co-occurrence of MDD and sleep impairment.</w:t>
      </w:r>
      <w:r w:rsidRPr="003D2AD3">
        <w:rPr>
          <w:szCs w:val="22"/>
        </w:rPr>
        <w:fldChar w:fldCharType="begin"/>
      </w:r>
      <w:r>
        <w:rPr>
          <w:szCs w:val="22"/>
        </w:rPr>
        <w:instrText xml:space="preserve"> ADDIN ZOTERO_ITEM CSL_CITATION {"citationID":"8Z3HdrKr","properties":{"formattedCitation":"\\super 5\\nosupersub{}","plainCitation":"5","noteIndex":0},"citationItems":[{"id":386,"uris":["http://zotero.org/users/8626959/items/NWUMFTH3"],"itemData":{"id":386,"type":"article-journal","abstract":"It has been established that 4.4 to 20% of the general population suffers from a major depressive disorder (MDD), which is frequently associated with a dysregulation of normal sleep-wake mechanisms. Disturbances of circadian rhythms are a cardinal feature of psychiatric dysfunctions, including MDD, which tends to indicate that biological clocks may play a role in their pathophysiology. Thus, episodes of depression and mania or hypomania can arise as a consequence of the disruption of zeitgebers (time cues). In addition, the habit of sleeping at a time that is out of phase with the body's other biological rhythms is a common finding in depressed patients. In this review, we have covered a vast area, emerging from human and animal studies, which supports the link between sleep and depression. In doing so, this paper covers a broad range of distinct mechanisms that may underlie the link between sleep and depression. This review further highlights the mechanisms that may underlie such link (e.g. circadian rhythm alterations, melatonin, and neuroinflammatory dysregulation), as well as evidence for a link between sleep and depression (e.g. objective findings of sleep during depressive episodes, effects of pharmacotherapy, chronotherapy, comorbidity of obstructive sleep apnea and depression), are presented.","container-title":"Psychiatry Research","DOI":"10.1016/j.psychres.2020.113239","ISSN":"0165-1781","journalAbbreviation":"Psychiatry Research","language":"en","page":"113239","source":"ScienceDirect","title":"Clarifying the role of sleep in depression: A narrative review","title-short":"Clarifying the role of sleep in depression","volume":"291","author":[{"family":"Pandi-Perumal","given":"Seithikurippu R."},{"family":"Monti","given":"Jaime M."},{"family":"Burman","given":"Deepa"},{"family":"Karthikeyan","given":"Ramanujam"},{"family":"BaHammam","given":"Ahmed S."},{"family":"Spence","given":"David Warren"},{"family":"Brown","given":"Gregory M."},{"family":"Narashimhan","given":"Meera"}],"issued":{"date-parts":[["2020",9,1]]}}}],"schema":"https://github.com/citation-style-language/schema/raw/master/csl-citation.json"} </w:instrText>
      </w:r>
      <w:r w:rsidRPr="003D2AD3">
        <w:rPr>
          <w:szCs w:val="22"/>
        </w:rPr>
        <w:fldChar w:fldCharType="separate"/>
      </w:r>
      <w:r w:rsidRPr="003D2AD3">
        <w:rPr>
          <w:vertAlign w:val="superscript"/>
        </w:rPr>
        <w:t>5</w:t>
      </w:r>
      <w:r w:rsidRPr="003D2AD3">
        <w:rPr>
          <w:szCs w:val="22"/>
        </w:rPr>
        <w:fldChar w:fldCharType="end"/>
      </w:r>
      <w:r w:rsidRPr="003D2AD3">
        <w:rPr>
          <w:szCs w:val="22"/>
        </w:rPr>
        <w:t xml:space="preserve"> Environmental factors such as light intensity and season can affect melatonin production; crucial for both the maintenance of a healthy circadian rhythm and mood.</w:t>
      </w:r>
      <w:r w:rsidRPr="003D2AD3">
        <w:rPr>
          <w:szCs w:val="22"/>
        </w:rPr>
        <w:fldChar w:fldCharType="begin"/>
      </w:r>
      <w:r>
        <w:rPr>
          <w:szCs w:val="22"/>
        </w:rPr>
        <w:instrText xml:space="preserve"> ADDIN ZOTERO_ITEM CSL_CITATION {"citationID":"DouuFwdz","properties":{"formattedCitation":"\\super 6\\nosupersub{}","plainCitation":"6","noteIndex":0},"citationItems":[{"id":390,"uris":["http://zotero.org/users/8626959/items/I9U7GXMC"],"itemData":{"id":390,"type":"article-journal","abstract":"Misalignment between the timing of sleep and the circadian pacemaker has been linked to depression symptoms. This study sought to extend earlier findings by comparing sleep and circadian markers in healthy controls and individuals with major depression. Two markers of circadian misalignment correlated with depression severity in the depressed group.","container-title":"Psychiatry Research","DOI":"10.1016/j.psychres.2010.04.027","ISSN":"0165-1781","issue":"1","journalAbbreviation":"Psychiatry Research","language":"en","page":"205-207","source":"ScienceDirect","title":"Phase relationships between core body temperature, melatonin, and sleep are associated with depression severity: Further evidence for circadian misalignment in non-seasonal depression","title-short":"Phase relationships between core body temperature, melatonin, and sleep are associated with depression severity","volume":"178","author":[{"family":"Hasler","given":"Brant P."},{"family":"Buysse","given":"Daniel J."},{"family":"Kupfer","given":"David J."},{"family":"Germain","given":"Anne"}],"issued":{"date-parts":[["2010",6,30]]}}}],"schema":"https://github.com/citation-style-language/schema/raw/master/csl-citation.json"} </w:instrText>
      </w:r>
      <w:r w:rsidRPr="003D2AD3">
        <w:rPr>
          <w:szCs w:val="22"/>
        </w:rPr>
        <w:fldChar w:fldCharType="separate"/>
      </w:r>
      <w:r w:rsidRPr="003D2AD3">
        <w:rPr>
          <w:vertAlign w:val="superscript"/>
        </w:rPr>
        <w:t>6</w:t>
      </w:r>
      <w:r w:rsidRPr="003D2AD3">
        <w:rPr>
          <w:szCs w:val="22"/>
        </w:rPr>
        <w:fldChar w:fldCharType="end"/>
      </w:r>
      <w:r w:rsidRPr="003D2AD3">
        <w:rPr>
          <w:szCs w:val="22"/>
        </w:rPr>
        <w:t xml:space="preserve"> Whilst the relationship between sleep and depression is likely to be one of bidirectionality and co-occurrence, 40% of people with depressive disorder report the occurrence of sleep disturbances prior to a depression onset, and 22% at the same time.</w:t>
      </w:r>
      <w:r w:rsidRPr="003D2AD3">
        <w:rPr>
          <w:szCs w:val="22"/>
        </w:rPr>
        <w:fldChar w:fldCharType="begin"/>
      </w:r>
      <w:r>
        <w:rPr>
          <w:szCs w:val="22"/>
        </w:rPr>
        <w:instrText xml:space="preserve"> ADDIN ZOTERO_ITEM CSL_CITATION {"citationID":"EnfxuF5X","properties":{"formattedCitation":"\\super 7\\nosupersub{}","plainCitation":"7","noteIndex":0},"citationItems":[{"id":401,"uris":["http://zotero.org/users/8626959/items/YZ7CRY6G"],"itemData":{"id":401,"type":"article-journal","abstract":"The majority of individuals with depression experience sleep disturbances. Depression is also over-represented among populations with a variety of sleep disorders. Although sleep disturbances are typical features of depression, such symptoms sometimes appear prior to an episode of depression. The bidirectional associations between sleep disturbance (especially insomnia) and depression increase the difficulty of differentiating cause-and-effect relationships between them. Longitudinal studies have consistently identified insomnia as a risk factor for the development of a new-onset or recurrent depression, and this association has been identified in young, middle-aged, and older adults. Studies have also observed that the combination of insomnia and depression influences the trajectory of depression, increasing episode severity and duration as well as relapse rates. Fortunately, recent studies have demonstrated that both pharmacological and nonpharmacological interventions for insomnia may favorably reduce and possibly prevent depression. Together, these findings suggest that sleep-related symptoms that are present before, during, andlor after a depressive episode are potentially modifiable factors that may play an important role in achieving and maintaining depression remission.","container-title":"Dialogues in Clinical Neuroscience","DOI":"10.31887/DCNS.2008.10.4/plfranzen","ISSN":"null","issue":"4","note":"publisher: Taylor &amp; Francis\n_eprint: https://doi.org/10.31887/DCNS.2008.10.4/plfranzen\nPMID: 19170404","page":"473-481","source":"Taylor and Francis+NEJM","title":"Sleep disturbances and depression: risk relationships for subsequent depression and therapeutic implications","title-short":"Sleep disturbances and depression","volume":"10","author":[{"family":"Franzen","given":"Peter L."},{"family":"Buysse","given":"Daniel J."}],"issued":{"date-parts":[["2008",12,31]]}}}],"schema":"https://github.com/citation-style-language/schema/raw/master/csl-citation.json"} </w:instrText>
      </w:r>
      <w:r w:rsidRPr="003D2AD3">
        <w:rPr>
          <w:szCs w:val="22"/>
        </w:rPr>
        <w:fldChar w:fldCharType="separate"/>
      </w:r>
      <w:r w:rsidRPr="003D2AD3">
        <w:rPr>
          <w:vertAlign w:val="superscript"/>
        </w:rPr>
        <w:t>7</w:t>
      </w:r>
      <w:r w:rsidRPr="003D2AD3">
        <w:rPr>
          <w:szCs w:val="22"/>
        </w:rPr>
        <w:fldChar w:fldCharType="end"/>
      </w:r>
      <w:r w:rsidRPr="003D2AD3">
        <w:rPr>
          <w:szCs w:val="22"/>
          <w:vertAlign w:val="superscript"/>
        </w:rPr>
        <w:t xml:space="preserve"> </w:t>
      </w:r>
    </w:p>
    <w:p w14:paraId="5C5B1A9A" w14:textId="384A4389" w:rsidR="00D17F57" w:rsidRDefault="007F05F8" w:rsidP="00C977C4">
      <w:pPr>
        <w:jc w:val="both"/>
        <w:rPr>
          <w:szCs w:val="22"/>
        </w:rPr>
      </w:pPr>
      <w:r w:rsidRPr="00D677F5">
        <w:rPr>
          <w:szCs w:val="22"/>
        </w:rPr>
        <w:t xml:space="preserve">Changes in sleep and circadian function are leading candidate markers for early relapse identification in MDD. Disruptions in continuity and timing, or excessive sleep are core diagnostic features of depression. </w:t>
      </w:r>
      <w:r w:rsidR="00C17D2F">
        <w:rPr>
          <w:szCs w:val="22"/>
        </w:rPr>
        <w:t xml:space="preserve"> </w:t>
      </w:r>
      <w:r w:rsidR="00C17D2F" w:rsidRPr="00C17D2F">
        <w:rPr>
          <w:szCs w:val="22"/>
        </w:rPr>
        <w:t>Approximately 90% of MDD patients report problems with sleep.</w:t>
      </w:r>
      <w:r w:rsidR="00C17D2F" w:rsidRPr="00C17D2F">
        <w:rPr>
          <w:szCs w:val="22"/>
        </w:rPr>
        <w:fldChar w:fldCharType="begin"/>
      </w:r>
      <w:r w:rsidR="003D2AD3">
        <w:rPr>
          <w:szCs w:val="22"/>
        </w:rPr>
        <w:instrText xml:space="preserve"> ADDIN ZOTERO_ITEM CSL_CITATION {"citationID":"Ytwi1dPm","properties":{"formattedCitation":"\\super 5\\nosupersub{}","plainCitation":"5","noteIndex":0},"citationItems":[{"id":386,"uris":["http://zotero.org/users/8626959/items/NWUMFTH3"],"itemData":{"id":386,"type":"article-journal","abstract":"It has been established that 4.4 to 20% of the general population suffers from a major depressive disorder (MDD), which is frequently associated with a dysregulation of normal sleep-wake mechanisms. Disturbances of circadian rhythms are a cardinal feature of psychiatric dysfunctions, including MDD, which tends to indicate that biological clocks may play a role in their pathophysiology. Thus, episodes of depression and mania or hypomania can arise as a consequence of the disruption of zeitgebers (time cues). In addition, the habit of sleeping at a time that is out of phase with the body's other biological rhythms is a common finding in depressed patients. In this review, we have covered a vast area, emerging from human and animal studies, which supports the link between sleep and depression. In doing so, this paper covers a broad range of distinct mechanisms that may underlie the link between sleep and depression. This review further highlights the mechanisms that may underlie such link (e.g. circadian rhythm alterations, melatonin, and neuroinflammatory dysregulation), as well as evidence for a link between sleep and depression (e.g. objective findings of sleep during depressive episodes, effects of pharmacotherapy, chronotherapy, comorbidity of obstructive sleep apnea and depression), are presented.","container-title":"Psychiatry Research","DOI":"10.1016/j.psychres.2020.113239","ISSN":"0165-1781","journalAbbreviation":"Psychiatry Research","language":"en","page":"113239","source":"ScienceDirect","title":"Clarifying the role of sleep in depression: A narrative review","title-short":"Clarifying the role of sleep in depression","volume":"291","author":[{"family":"Pandi-Perumal","given":"Seithikurippu R."},{"family":"Monti","given":"Jaime M."},{"family":"Burman","given":"Deepa"},{"family":"Karthikeyan","given":"Ramanujam"},{"family":"BaHammam","given":"Ahmed S."},{"family":"Spence","given":"David Warren"},{"family":"Brown","given":"Gregory M."},{"family":"Narashimhan","given":"Meera"}],"issued":{"date-parts":[["2020",9,1]]}}}],"schema":"https://github.com/citation-style-language/schema/raw/master/csl-citation.json"} </w:instrText>
      </w:r>
      <w:r w:rsidR="00C17D2F" w:rsidRPr="00C17D2F">
        <w:rPr>
          <w:szCs w:val="22"/>
        </w:rPr>
        <w:fldChar w:fldCharType="separate"/>
      </w:r>
      <w:r w:rsidR="003D2AD3" w:rsidRPr="003D2AD3">
        <w:rPr>
          <w:vertAlign w:val="superscript"/>
        </w:rPr>
        <w:t>5</w:t>
      </w:r>
      <w:r w:rsidR="00C17D2F" w:rsidRPr="00C17D2F">
        <w:rPr>
          <w:szCs w:val="22"/>
        </w:rPr>
        <w:fldChar w:fldCharType="end"/>
      </w:r>
      <w:r w:rsidR="00C17D2F" w:rsidRPr="00C17D2F">
        <w:rPr>
          <w:szCs w:val="22"/>
        </w:rPr>
        <w:t xml:space="preserve"> </w:t>
      </w:r>
      <w:r w:rsidRPr="00D677F5">
        <w:rPr>
          <w:szCs w:val="22"/>
        </w:rPr>
        <w:t>Insomnia,</w:t>
      </w:r>
      <w:r w:rsidR="00C17D2F">
        <w:rPr>
          <w:szCs w:val="22"/>
        </w:rPr>
        <w:t xml:space="preserve"> </w:t>
      </w:r>
      <w:r w:rsidRPr="00D677F5">
        <w:rPr>
          <w:szCs w:val="22"/>
        </w:rPr>
        <w:t>poor sleep quality, and evening chronotype</w:t>
      </w:r>
      <w:r w:rsidR="00C17D2F">
        <w:rPr>
          <w:szCs w:val="22"/>
        </w:rPr>
        <w:t xml:space="preserve"> </w:t>
      </w:r>
      <w:r w:rsidRPr="00D677F5">
        <w:rPr>
          <w:szCs w:val="22"/>
        </w:rPr>
        <w:t>are robust risk factors for the development of depression, and correlate with depression severity</w:t>
      </w:r>
      <w:r w:rsidR="00993920" w:rsidRPr="00D677F5">
        <w:rPr>
          <w:szCs w:val="22"/>
        </w:rPr>
        <w:t xml:space="preserve">, </w:t>
      </w:r>
      <w:r w:rsidRPr="00D677F5">
        <w:rPr>
          <w:szCs w:val="22"/>
        </w:rPr>
        <w:t>while morning diurnal preference has been causally associated with lower depression risk.</w:t>
      </w:r>
      <w:r w:rsidR="0026665D">
        <w:rPr>
          <w:szCs w:val="22"/>
        </w:rPr>
        <w:fldChar w:fldCharType="begin"/>
      </w:r>
      <w:r w:rsidR="003D2AD3">
        <w:rPr>
          <w:szCs w:val="22"/>
        </w:rPr>
        <w:instrText xml:space="preserve"> ADDIN ZOTERO_ITEM CSL_CITATION {"citationID":"FZCKZQVP","properties":{"formattedCitation":"\\super 5,8\\nosupersub{}","plainCitation":"5,8","noteIndex":0},"citationItems":[{"id":386,"uris":["http://zotero.org/users/8626959/items/NWUMFTH3"],"itemData":{"id":386,"type":"article-journal","abstract":"It has been established that 4.4 to 20% of the general population suffers from a major depressive disorder (MDD), which is frequently associated with a dysregulation of normal sleep-wake mechanisms. Disturbances of circadian rhythms are a cardinal feature of psychiatric dysfunctions, including MDD, which tends to indicate that biological clocks may play a role in their pathophysiology. Thus, episodes of depression and mania or hypomania can arise as a consequence of the disruption of zeitgebers (time cues). In addition, the habit of sleeping at a time that is out of phase with the body's other biological rhythms is a common finding in depressed patients. In this review, we have covered a vast area, emerging from human and animal studies, which supports the link between sleep and depression. In doing so, this paper covers a broad range of distinct mechanisms that may underlie the link between sleep and depression. This review further highlights the mechanisms that may underlie such link (e.g. circadian rhythm alterations, melatonin, and neuroinflammatory dysregulation), as well as evidence for a link between sleep and depression (e.g. objective findings of sleep during depressive episodes, effects of pharmacotherapy, chronotherapy, comorbidity of obstructive sleep apnea and depression), are presented.","container-title":"Psychiatry Research","DOI":"10.1016/j.psychres.2020.113239","ISSN":"0165-1781","journalAbbreviation":"Psychiatry Research","language":"en","page":"113239","source":"ScienceDirect","title":"Clarifying the role of sleep in depression: A narrative review","title-short":"Clarifying the role of sleep in depression","volume":"291","author":[{"family":"Pandi-Perumal","given":"Seithikurippu R."},{"family":"Monti","given":"Jaime M."},{"family":"Burman","given":"Deepa"},{"family":"Karthikeyan","given":"Ramanujam"},{"family":"BaHammam","given":"Ahmed S."},{"family":"Spence","given":"David Warren"},{"family":"Brown","given":"Gregory M."},{"family":"Narashimhan","given":"Meera"}],"issued":{"date-parts":[["2020",9,1]]}}},{"id":517,"uris":["http://zotero.org/users/8626959/items/GKJKDYMN"],"itemData":{"id":517,"type":"article-journal","abstract":"Importance: Morning diurnal preference is associated with reduced risk of major depressive disorder (MDD); however, causality in this association is uncertain.\nObjective: To examine the association of genetically proxied morning diurnal preference with depression risk using mendelian randomization.\nDesign, Setting, and Participants: This 2-sample mendelian randomization study used summary-level genetic associations with diurnal preference and MDD. Up to 340 genetic loci associated with diurnal preference in a meta-analysis of the UK Biobank and 23andMe cohorts were considered as genetic proxies for diurnal preference. The effect size of these variants was scaled using genetic associations with accelerometer-based measurement of sleep midpoint. Genetic associations with MDD were obtained from a meta-analysis of genome-wide association studies data from the Psychiatric Genomics Consortium and UK Biobank. The inverse-variance weighted method was used to estimate the association of genetically proxied morning diurnal preference, corresponding to a 1-hour earlier sleep midpoint, with MDD risk.\nExposures: Morning diurnal preference scaled to a 1-hour earlier, objectively measured sleep midpoint.\nMain Outcomes and Measures: Risk of MDD, including self-reported and clinically diagnosed cases, as ascertained in meta-analyses of genome-wide association studies.\nResults: A total of 697 828 individuals (all of European ancestry) were in the UK Biobank and 23andMe cohorts; 85 502 in the UK Biobank had measurements of the sleep midpoint. A further 170 756 individuals with MDD and 329 443 control participants (all of European ancestry) were in the Psychiatric Genomics Consortium and UK Biobank data. Genetically proxied earlier diurnal preference was associated with a 23% lower risk of depression (odds ratio [OR] per 1-hour earlier sleep midpoint, 0.77 [95% CI, 0.63-0.94]; P = .01). This association was similar when restricting analysis to individuals with MDD as stringently defined by the Psychiatric Genomics Consortium (OR, 0.73 [95% CI, 0.54-1.00]; P = .05) but not statistically significant when defined by hospital-based billing codes in the UK Biobank (OR, 0.64 [95% CI, 0.39-1.06]; P = .08). Sensitivity analyses examining potential bias due to pleiotropy or reverse causality showed similar findings (eg, intercept [SE], 0.00 [0.001]; P = .66 by Egger intercept test).\nConclusions and Relevance: The results of this mendelian randomization study support a protective association of earlier diurnal preference with risk of MDD and provide estimates contextualized to an objective sleep timing measure. Further investigation in the form of randomized clinical trials may be warranted.","container-title":"JAMA psychiatry","DOI":"10.1001/jamapsychiatry.2021.0959","ISSN":"2168-6238","issue":"8","journalAbbreviation":"JAMA Psychiatry","language":"eng","note":"PMID: 34037671\nPMCID: PMC8156187","page":"903-910","source":"PubMed","title":"Genetically Proxied Diurnal Preference, Sleep Timing, and Risk of Major Depressive Disorder","volume":"78","author":[{"family":"Daghlas","given":"Iyas"},{"family":"Lane","given":"Jacqueline M."},{"family":"Saxena","given":"Richa"},{"family":"Vetter","given":"Céline"}],"issued":{"date-parts":[["2021",8,1]]}}}],"schema":"https://github.com/citation-style-language/schema/raw/master/csl-citation.json"} </w:instrText>
      </w:r>
      <w:r w:rsidR="0026665D">
        <w:rPr>
          <w:szCs w:val="22"/>
        </w:rPr>
        <w:fldChar w:fldCharType="separate"/>
      </w:r>
      <w:r w:rsidR="003D2AD3" w:rsidRPr="003D2AD3">
        <w:rPr>
          <w:vertAlign w:val="superscript"/>
        </w:rPr>
        <w:t>5,8</w:t>
      </w:r>
      <w:r w:rsidR="0026665D">
        <w:rPr>
          <w:szCs w:val="22"/>
        </w:rPr>
        <w:fldChar w:fldCharType="end"/>
      </w:r>
      <w:r w:rsidRPr="00D677F5">
        <w:rPr>
          <w:szCs w:val="22"/>
        </w:rPr>
        <w:t xml:space="preserve"> </w:t>
      </w:r>
      <w:r w:rsidR="006C38C4">
        <w:rPr>
          <w:szCs w:val="22"/>
        </w:rPr>
        <w:t>Short sleep duration has</w:t>
      </w:r>
      <w:r w:rsidRPr="00D677F5">
        <w:rPr>
          <w:szCs w:val="22"/>
        </w:rPr>
        <w:t xml:space="preserve"> been associated </w:t>
      </w:r>
      <w:r w:rsidR="006C38C4">
        <w:rPr>
          <w:szCs w:val="22"/>
        </w:rPr>
        <w:t>increased risk of</w:t>
      </w:r>
      <w:r w:rsidRPr="00D677F5">
        <w:rPr>
          <w:szCs w:val="22"/>
        </w:rPr>
        <w:t xml:space="preserve"> depression recurrence.</w:t>
      </w:r>
      <w:r w:rsidR="00993920" w:rsidRPr="00D677F5">
        <w:rPr>
          <w:szCs w:val="22"/>
        </w:rPr>
        <w:fldChar w:fldCharType="begin"/>
      </w:r>
      <w:r w:rsidR="003D2AD3">
        <w:rPr>
          <w:szCs w:val="22"/>
        </w:rPr>
        <w:instrText xml:space="preserve"> ADDIN ZOTERO_ITEM CSL_CITATION {"citationID":"TPyygIkk","properties":{"formattedCitation":"\\super 9\\nosupersub{}","plainCitation":"9","noteIndex":0},"citationItems":[{"id":393,"uris":["http://zotero.org/users/8626959/items/5M48H2AN"],"itemData":{"id":393,"type":"article-journal","abstract":"Background\nThere are several studies that have focused on the relationship between sleep duration and depression, however, only a few prospective studies have centered on the bidirectional relationship between them. This four-year longitudinal study aimed to identify the association between sleep duration and depression in community-dwelling mid-age and elderly individuals.\nMethods\n10,704 participants from the China Health and Retirement Longitudinal Study (CHARLS) were included for baseline and four-year follow up. Of these individuals, 7866 and 2956 were used to identify the effects of sleep duration on onset and recurrent depression respectively. 4504 individuals with normal sleep duration at baseline were included to examine the effects of depression on changes of sleep time. The 10-item version of the Centre for Epidemiological Studies Depression scale (CESD-10) was used to access depressive symptoms, as well sleep duration was self-reported.\nResults\nParticipants with short sleep duration (&lt;5 and 5–6 h) had a higher risk of depression onset (OR 1.69 [1.36–2.11], 1.48 [1.19–1.84]) and recurrent depression (OR 1.44 [1.12–1.86], 1.32 [1.00–1.74]) compared to participants with normal sleep durations (7–8 h). Long sleep durations (&gt;9 h) had no significant risks for depression. Males and the elderly (over 60 years-old) were more sensitive to short sleep durations and experienced a higher incidence of depression. Individuals with depression were more likely to have short sleep durations instead of long ones (RRR 1.20 [1.02–1.43]).\nConclusions\nThe present study identified the bidirectional relationship between sleep duration and depression. Short sleep durations were a risk factor for the onset and recurrent depression. Conversely, depression induced short sleep durations rather than excessive sleep durations. Future studies need to focus on identifying the mechanism between sleep duration and depression, and develop additional evidence-based cost-effective interventions to prevent depression and sleep problems.","container-title":"Sleep Medicine","DOI":"10.1016/j.sleep.2018.03.011","ISSN":"1389-9457","journalAbbreviation":"Sleep Medicine","language":"en","page":"221-229","source":"ScienceDirect","title":"The bidirectional relationship between sleep duration and depression in community-dwelling middle-aged and elderly individuals: evidence from a longitudinal study","title-short":"The bidirectional relationship between sleep duration and depression in community-dwelling middle-aged and elderly individuals","volume":"52","author":[{"family":"Sun","given":"Yankun"},{"family":"Shi","given":"Le"},{"family":"Bao","given":"Yanping"},{"family":"Sun","given":"Yan"},{"family":"Shi","given":"Jie"},{"family":"Lu","given":"Lin"}],"issued":{"date-parts":[["2018",12,1]]}}}],"schema":"https://github.com/citation-style-language/schema/raw/master/csl-citation.json"} </w:instrText>
      </w:r>
      <w:r w:rsidR="00993920" w:rsidRPr="00D677F5">
        <w:rPr>
          <w:szCs w:val="22"/>
        </w:rPr>
        <w:fldChar w:fldCharType="separate"/>
      </w:r>
      <w:r w:rsidR="003D2AD3" w:rsidRPr="003D2AD3">
        <w:rPr>
          <w:vertAlign w:val="superscript"/>
        </w:rPr>
        <w:t>9</w:t>
      </w:r>
      <w:r w:rsidR="00993920" w:rsidRPr="00D677F5">
        <w:rPr>
          <w:szCs w:val="22"/>
        </w:rPr>
        <w:fldChar w:fldCharType="end"/>
      </w:r>
      <w:r w:rsidRPr="00D677F5">
        <w:rPr>
          <w:szCs w:val="22"/>
        </w:rPr>
        <w:t xml:space="preserve"> Sleep regularity is also critical with higher variability in sleep-wake timing</w:t>
      </w:r>
      <w:r w:rsidR="00C17D2F">
        <w:rPr>
          <w:szCs w:val="22"/>
        </w:rPr>
        <w:t xml:space="preserve">; </w:t>
      </w:r>
      <w:r w:rsidRPr="00D677F5">
        <w:rPr>
          <w:szCs w:val="22"/>
        </w:rPr>
        <w:t>discrepancies in sleep duration between work and free days (social jetlag) are associated with lower mood.</w:t>
      </w:r>
      <w:r w:rsidR="00AE5F9A" w:rsidRPr="00D677F5">
        <w:rPr>
          <w:szCs w:val="22"/>
        </w:rPr>
        <w:fldChar w:fldCharType="begin"/>
      </w:r>
      <w:r w:rsidR="003D2AD3">
        <w:rPr>
          <w:szCs w:val="22"/>
        </w:rPr>
        <w:instrText xml:space="preserve"> ADDIN ZOTERO_ITEM CSL_CITATION {"citationID":"B5d6Pn0k","properties":{"formattedCitation":"\\super 10\\nosupersub{}","plainCitation":"10","noteIndex":0},"citationItems":[{"id":520,"uris":["http://zotero.org/users/8626959/items/XFVEU88Y"],"itemData":{"id":520,"type":"article-journal","abstract":"Introduction: Research has extensively examined the relationship between adolescents' mental health and average sleep duration/quality. Using rigorous methodology, this study characterized adolescents' objective sleep intraindividual variability (IIV) and examined its role on mood beyond the effects of their respective individual mean (IIM) values.\nAims and Methods: One hundred forty-six community-dwelling adolescents (47.3% male) aged 16.2 ± 1.0 (M ± SD) years wore an actigraph that assessed bedtime, risetime, time-in-bed (TIB), and sleep onset latency (SOL) throughout a 15-day vacation with relatively unconstrained sleep opportunity. Self-report sleep quality (SSQ), negative mood (MOOD), and other covariates were assessed using questionnaires. For each sleep variable, individuals' mean values (IIM) and IIV were used to simultaneously predict MOOD with SSQ as a mediator. Models were estimated in a Bayesian IIV framework; both linear and quadratic effects of the IIM and IIV were examined.\nResults: Longer and more variable TIB, as well as more variable SOL (but not mean SOL), were associated with poorer SSQ (ps &lt; .01), which in turn, was associated with more negative MOOD (ps &lt; .05). The indirect effect of SOL IIV was curvilinear, such that as SOL became more variable, the deteriorating effect of high SOL IIV accelerated. Neither bedtime nor risetime IIV was significantly associated with SSQ or MOOD.\nConclusions: During relatively unconstrained sleep opportunity, more variable TIB and SOL were associated with more negative mood, mediated by poorer perceived sleep quality. Significant effects of IIV were over and above that of mean values, suggesting that unique aspects of sleep IIV are relevant to how adolescents perceive sleep quality and their mood.","container-title":"Sleep","DOI":"10.1093/sleep/zsw067","ISSN":"1550-9109","issue":"2","journalAbbreviation":"Sleep","language":"eng","note":"PMID: 28364491","source":"PubMed","title":"Too Long, Too Short, or Too Variable? Sleep Intraindividual Variability and Its Associations With Perceived Sleep Quality and Mood in Adolescents During Naturalistically Unconstrained Sleep","title-short":"Too Long, Too Short, or Too Variable?","volume":"40","author":[{"family":"Bei","given":"Bei"},{"family":"Manber","given":"Rachel"},{"family":"Allen","given":"Nicholas B."},{"family":"Trinder","given":"John"},{"family":"Wiley","given":"Joshua F."}],"issued":{"date-parts":[["2017",2,1]]}}}],"schema":"https://github.com/citation-style-language/schema/raw/master/csl-citation.json"} </w:instrText>
      </w:r>
      <w:r w:rsidR="00AE5F9A" w:rsidRPr="00D677F5">
        <w:rPr>
          <w:szCs w:val="22"/>
        </w:rPr>
        <w:fldChar w:fldCharType="separate"/>
      </w:r>
      <w:r w:rsidR="003D2AD3" w:rsidRPr="003D2AD3">
        <w:rPr>
          <w:vertAlign w:val="superscript"/>
        </w:rPr>
        <w:t>10</w:t>
      </w:r>
      <w:r w:rsidR="00AE5F9A" w:rsidRPr="00D677F5">
        <w:rPr>
          <w:szCs w:val="22"/>
        </w:rPr>
        <w:fldChar w:fldCharType="end"/>
      </w:r>
      <w:r w:rsidRPr="00D677F5">
        <w:rPr>
          <w:szCs w:val="22"/>
        </w:rPr>
        <w:t xml:space="preserve"> </w:t>
      </w:r>
    </w:p>
    <w:p w14:paraId="7B780D26" w14:textId="5EEADCA6" w:rsidR="00D17F57" w:rsidRPr="00D677F5" w:rsidRDefault="007F05F8" w:rsidP="00C977C4">
      <w:pPr>
        <w:jc w:val="both"/>
        <w:rPr>
          <w:szCs w:val="22"/>
        </w:rPr>
      </w:pPr>
      <w:r w:rsidRPr="00D677F5">
        <w:rPr>
          <w:szCs w:val="22"/>
        </w:rPr>
        <w:t>Remote Measurement Technologies (RMT), including consumer wearable and smartphone devices, have attracted increasing interest as tools for remote and real-time examination of dynamic changes in mood state and sleep variables.</w:t>
      </w:r>
      <w:r w:rsidR="00AE5F9A" w:rsidRPr="00D677F5">
        <w:rPr>
          <w:szCs w:val="22"/>
        </w:rPr>
        <w:fldChar w:fldCharType="begin"/>
      </w:r>
      <w:r w:rsidR="003D2AD3">
        <w:rPr>
          <w:szCs w:val="22"/>
        </w:rPr>
        <w:instrText xml:space="preserve"> ADDIN ZOTERO_ITEM CSL_CITATION {"citationID":"wxYAdt5g","properties":{"formattedCitation":"\\super 11,12\\nosupersub{}","plainCitation":"11,12","noteIndex":0},"citationItems":[{"id":29,"uris":["http://zotero.org/users/8626959/items/M6BD3U5E"],"itemData":{"id":29,"type":"article-journal","abstract":"Background: There is a growing body of literature highlighting the role that wearable and mobile remote measurement technology (RMT) can play in measuring symptoms of major depressive disorder (MDD). Outcomes assessment typically relies on self-report, which can be biased by dysfunctional perceptions and current symptom severity. Predictors of depressive relapse include disrupted sleep, reduced sociability, physical activity, changes in mood, prosody and cognitive function, which are all amenable to measurement via RMT. This study aims to: 1) determine the usability, feasibility and acceptability of RMT; 2) improve and refine clinical outcome measurement using RMT to identify current clinical state; 3) determine whether RMT can provide information predictive of depressive relapse and other critical outcomes. Methods: RADAR-MDD is a multi-site prospective cohort study, aiming to recruit 600 participants with a history of depressive disorder across three sites: London, Amsterdam and Barcelona. Participants will be asked to wear a wristworn activity tracker and download several apps onto their smartphones. These apps will be used to either collect data passively from existing smartphone sensors, or to deliver questionnaires, cognitive tasks, and speech assessments. The wearable device, smartphone sensors and questionnaires will collect data for up to 2-years about participants’ sleep, physical activity, stress, mood, sociability, speech patterns, and cognitive function. The primary outcome of interest is MDD relapse, defined via the Inventory of Depressive Symptomatology- Self-Report questionnaire (IDS-SR) and the World Health Organisation’s self-reported Composite International Diagnostic Interview (CIDI-SF). Discussion: This study aims to provide insight into the early predictors of major depressive relapse, measured unobtrusively via RMT. If found to be acceptable to patients and other key stakeholders and able to provide clinically useful information predictive of future deterioration, RMT has potential to change the way in which depression and other long-term conditions are measured and managed.","container-title":"BMC Psychiatry","DOI":"10.1186/s12888-019-2049-z","ISSN":"1471-244X","issue":"1","journalAbbreviation":"BMC Psychiatry","language":"en","page":"72","source":"DOI.org (Crossref)","title":"Remote assessment of disease and relapse in major depressive disorder (RADAR-MDD): a multi-centre prospective cohort study protocol","title-short":"Remote assessment of disease and relapse in major depressive disorder (RADAR-MDD)","volume":"19","author":[{"family":"Matcham","given":"F."},{"family":"Barattieri di San Pietro","given":"C."},{"family":"Bulgari","given":"V."},{"family":"Girolamo","given":"G.","non-dropping-particle":"de"},{"family":"Dobson","given":"R."},{"family":"Eriksson","given":"H."},{"family":"Folarin","given":"A. A."},{"family":"Haro","given":"J. M."},{"family":"Kerz","given":"M."},{"family":"Lamers","given":"F."},{"family":"Li","given":"Q."},{"family":"Manyakov","given":"N. V."},{"family":"Mohr","given":"D. C."},{"family":"Myin-Germeys","given":"I."},{"family":"Narayan","given":"V."},{"family":"BWJH","given":"Penninx"},{"family":"Ranjan","given":"Y."},{"family":"Rashid","given":"Z."},{"family":"Rintala","given":"A."},{"family":"Siddi","given":"S."},{"family":"Simblett","given":"S. K."},{"family":"Wykes","given":"T."},{"family":"Hotopf","given":"M."},{"literal":"on behalf of the RADAR-CNS consortium"}],"issued":{"date-parts":[["2019",12]]}}},{"id":11,"uris":["http://zotero.org/users/8626959/items/ZE26FNQN"],"itemData":{"id":11,"type":"article-journal","abstract":"BACKGROUND: Sleep problems tend to vary according to the course of the disorder in individuals with mental health problems. Research in mental health has associated sleep pathologies with depression. However, the gold standard for sleep assessment, polysomnography (PSG), is not suitable for long-term, continuous monitoring of daily sleep, and methods such as sleep diaries rely on subjective recall, which is qualitative and inaccurate. Wearable devices, on the other hand, provide a low-cost and convenient means to monitor sleep in home settings.\nOBJECTIVE: The main aim of this study was to devise and extract sleep features from data collected using a wearable device and analyze their associations with depressive symptom severity and sleep quality as measured by the self-assessed Patient Health Questionnaire 8-item (PHQ-8).\nMETHODS: Daily sleep data were collected passively by Fitbit wristband devices, and depressive symptom severity was self-reported every 2 weeks by the PHQ-8. The data used in this paper included 2812 PHQ-8 records from 368 participants recruited from 3 study sites in the Netherlands, Spain, and the United Kingdom. We extracted 18 sleep features from Fitbit data that describe participant sleep in the following 5 aspects: sleep architecture, sleep stability, sleep quality, insomnia, and hypersomnia. Linear mixed regression models were used to explore associations between sleep features and depressive symptom severity. The z score was used to evaluate the significance of the coefficient of each feature.\nRESULTS: We tested our models on the entire dataset and separately on the data of 3 different study sites. We identified 14 sleep features that were significantly (P&lt;.05) associated with the PHQ-8 score on the entire dataset, among them awake time percentage (z=5.45, P&lt;.001), awakening times (z=5.53, P&lt;.001), insomnia (z=4.55, P&lt;.001), mean sleep offset time (z=6.19, P&lt;.001), and hypersomnia (z=5.30, P&lt;.001) were the top 5 features ranked by z score statistics. Associations between sleep features and PHQ-8 scores varied across different sites, possibly due to differences in the populations. We observed that many of our findings were consistent with previous studies, which used other measurements to assess sleep, such as PSG and sleep questionnaires.\nCONCLUSIONS: We demonstrated that several derived sleep features extracted from consumer wearable devices show potential for the remote measurement of sleep as biomarkers of depression in real-world settings. These findings may provide the basis for the development of clinical tools to passively monitor disease state and trajectory, with minimal burden on the participant.","container-title":"JMIR mHealth and uHealth","DOI":"10.2196/24604","ISSN":"2291-5222","issue":"4","journalAbbreviation":"JMIR Mhealth Uhealth","language":"eng","note":"PMID: 33843591\nPMCID: PMC8076992","page":"e24604","source":"PubMed","title":"Relationship Between Major Depression Symptom Severity and Sleep Collected Using a Wristband Wearable Device: Multicenter Longitudinal Observational Study","title-short":"Relationship Between Major Depression Symptom Severity and Sleep Collected Using a Wristband Wearable Device","volume":"9","author":[{"family":"Zhang","given":"Yuezhou"},{"family":"Folarin","given":"Amos A."},{"family":"Sun","given":"Shaoxiong"},{"family":"Cummins","given":"Nicholas"},{"family":"Bendayan","given":"Rebecca"},{"family":"Ranjan","given":"Yatharth"},{"family":"Rashid","given":"Zulqarnain"},{"family":"Conde","given":"Pauline"},{"family":"Stewart","given":"Callum"},{"family":"Laiou","given":"Petroula"},{"family":"Matcham","given":"Faith"},{"family":"White","given":"Katie M."},{"family":"Lamers","given":"Femke"},{"family":"Siddi","given":"Sara"},{"family":"Simblett","given":"Sara"},{"family":"Myin-Germeys","given":"Inez"},{"family":"Rintala","given":"Aki"},{"family":"Wykes","given":"Til"},{"family":"Haro","given":"Josep Maria"},{"family":"Penninx","given":"Brenda Wjh"},{"family":"Narayan","given":"Vaibhav A."},{"family":"Hotopf","given":"Matthew"},{"family":"Dobson","given":"Richard Jb"},{"literal":"RADAR-CNS Consortium"}],"issued":{"date-parts":[["2021",4,12]]}}}],"schema":"https://github.com/citation-style-language/schema/raw/master/csl-citation.json"} </w:instrText>
      </w:r>
      <w:r w:rsidR="00AE5F9A" w:rsidRPr="00D677F5">
        <w:rPr>
          <w:szCs w:val="22"/>
        </w:rPr>
        <w:fldChar w:fldCharType="separate"/>
      </w:r>
      <w:r w:rsidR="003D2AD3" w:rsidRPr="003D2AD3">
        <w:rPr>
          <w:vertAlign w:val="superscript"/>
        </w:rPr>
        <w:t>11,12</w:t>
      </w:r>
      <w:r w:rsidR="00AE5F9A" w:rsidRPr="00D677F5">
        <w:rPr>
          <w:szCs w:val="22"/>
        </w:rPr>
        <w:fldChar w:fldCharType="end"/>
      </w:r>
      <w:r w:rsidRPr="00D677F5">
        <w:rPr>
          <w:szCs w:val="22"/>
        </w:rPr>
        <w:t xml:space="preserve"> They circumvent many of the limitations associated with conventional objective sleep measures: actigraphy lacks wireless capability and is rarely acceptable for extended use over timescales that are necessary to capture clinical transitions over phases of depression, whereas polysomnography is expensive, time-consuming and only suitable for cross-sectional measurement, typically in laboratory settings. In small validation studies in generally healthy </w:t>
      </w:r>
      <w:r w:rsidR="00E05D76">
        <w:rPr>
          <w:szCs w:val="22"/>
        </w:rPr>
        <w:t xml:space="preserve">adults </w:t>
      </w:r>
      <w:r w:rsidRPr="00D677F5">
        <w:rPr>
          <w:szCs w:val="22"/>
        </w:rPr>
        <w:t xml:space="preserve">(no sleep disorder, mental disorder, </w:t>
      </w:r>
      <w:r w:rsidR="00E05D76">
        <w:rPr>
          <w:szCs w:val="22"/>
        </w:rPr>
        <w:t xml:space="preserve">or </w:t>
      </w:r>
      <w:r w:rsidRPr="00D677F5">
        <w:rPr>
          <w:szCs w:val="22"/>
        </w:rPr>
        <w:t xml:space="preserve">somatic illness), several consumer-grade devices have been shown to reliably identify sleep-wakefulness </w:t>
      </w:r>
      <w:r w:rsidR="00E05D76">
        <w:rPr>
          <w:szCs w:val="22"/>
        </w:rPr>
        <w:t>with accuracy</w:t>
      </w:r>
      <w:r w:rsidRPr="00D677F5">
        <w:rPr>
          <w:szCs w:val="22"/>
        </w:rPr>
        <w:t xml:space="preserve"> equal to, if not slightly higher than, research-grade actigraphy devices with high sensitivity for sleep and moderate specificity for identifying wakefulness.</w:t>
      </w:r>
      <w:r w:rsidR="00AE5F9A" w:rsidRPr="00D677F5">
        <w:rPr>
          <w:szCs w:val="22"/>
        </w:rPr>
        <w:fldChar w:fldCharType="begin"/>
      </w:r>
      <w:r w:rsidR="003D2AD3">
        <w:rPr>
          <w:szCs w:val="22"/>
        </w:rPr>
        <w:instrText xml:space="preserve"> ADDIN ZOTERO_ITEM CSL_CITATION {"citationID":"GlqrvxJZ","properties":{"formattedCitation":"\\super 13\\nosupersub{}","plainCitation":"13","noteIndex":0},"citationItems":[{"id":523,"uris":["http://zotero.org/users/8626959/items/IGTY6E9Z"],"itemData":{"id":523,"type":"article-journal","abstract":"STUDY OBJECTIVES: Consumer sleep-tracking devices are widely used and becoming more technologically advanced, creating strong interest from researchers and clinicians for their possible use as alternatives to standard actigraphy. We, therefore, tested the performance of many of the latest consumer sleep-tracking devices, alongside actigraphy, versus the gold-standard sleep assessment technique, polysomnography (PSG).\nMETHODS: In total, 34 healthy young adults (22 women; 28.1 ± 3.9 years, mean ± SD) were tested on three consecutive nights (including a disrupted sleep condition) in a sleep laboratory with PSG, along with actigraphy (Philips Respironics Actiwatch 2) and a subset of consumer sleep-tracking devices. Altogether, four wearable (Fatigue Science Readiband, Fitbit Alta HR, Garmin Fenix 5S, Garmin Vivosmart 3) and three nonwearable (EarlySense Live, ResMed S+, SleepScore Max) devices were tested. Sleep/wake summary and epoch-by-epoch agreement measures were compared with PSG.\nRESULTS: Most devices (Fatigue Science Readiband, Fitbit Alta HR, EarlySense Live, ResMed S+, SleepScore Max) performed as well as or better than actigraphy on sleep/wake performance measures, while the Garmin devices performed worse. Overall, epoch-by-epoch sensitivity was high (all ≥0.93), specificity was low-to-medium (0.18-0.54), sleep stage comparisons were mixed, and devices tended to perform worse on nights with poorer/disrupted sleep.\nCONCLUSIONS: Consumer sleep-tracking devices exhibited high performance in detecting sleep, and most performed equivalent to (or better than) actigraphy in detecting wake. Device sleep stage assessments were inconsistent. Findings indicate that many newer sleep-tracking devices demonstrate promising performance for tracking sleep and wake. Devices should be tested in different populations and settings to further examine their wider validity and utility.","container-title":"Sleep","DOI":"10.1093/sleep/zsaa291","ISSN":"1550-9109","issue":"5","journalAbbreviation":"Sleep","language":"eng","note":"PMID: 33378539\nPMCID: PMC8120339","page":"zsaa291","source":"PubMed","title":"Performance of seven consumer sleep-tracking devices compared with polysomnography","volume":"44","author":[{"family":"Chinoy","given":"Evan D."},{"family":"Cuellar","given":"Joseph A."},{"family":"Huwa","given":"Kirbie E."},{"family":"Jameson","given":"Jason T."},{"family":"Watson","given":"Catherine H."},{"family":"Bessman","given":"Sara C."},{"family":"Hirsch","given":"Dale A."},{"family":"Cooper","given":"Adam D."},{"family":"Drummond","given":"Sean P. A."},{"family":"Markwald","given":"Rachel R."}],"issued":{"date-parts":[["2021",5,14]]}}}],"schema":"https://github.com/citation-style-language/schema/raw/master/csl-citation.json"} </w:instrText>
      </w:r>
      <w:r w:rsidR="00AE5F9A" w:rsidRPr="00D677F5">
        <w:rPr>
          <w:szCs w:val="22"/>
        </w:rPr>
        <w:fldChar w:fldCharType="separate"/>
      </w:r>
      <w:r w:rsidR="003D2AD3" w:rsidRPr="003D2AD3">
        <w:rPr>
          <w:vertAlign w:val="superscript"/>
        </w:rPr>
        <w:t>13</w:t>
      </w:r>
      <w:r w:rsidR="00AE5F9A" w:rsidRPr="00D677F5">
        <w:rPr>
          <w:szCs w:val="22"/>
        </w:rPr>
        <w:fldChar w:fldCharType="end"/>
      </w:r>
      <w:r w:rsidRPr="00D677F5">
        <w:rPr>
          <w:szCs w:val="22"/>
        </w:rPr>
        <w:t xml:space="preserve"> Currently available consumer wearables are therefore a promising alternative in situations where research-grade actigraphy has previously been employed.</w:t>
      </w:r>
      <w:r w:rsidR="002D6054">
        <w:rPr>
          <w:szCs w:val="22"/>
        </w:rPr>
        <w:t xml:space="preserve"> </w:t>
      </w:r>
      <w:r w:rsidR="002D6054" w:rsidRPr="002D6054">
        <w:rPr>
          <w:szCs w:val="22"/>
        </w:rPr>
        <w:t>RMT hold considerable potential for the development of Just-In-Time Adaptive Interventions, using dynamic individualised data to personalise the timing and content of sleep interventions.</w:t>
      </w:r>
    </w:p>
    <w:p w14:paraId="7CFC7F06" w14:textId="291A18C8" w:rsidR="00D17F57" w:rsidRPr="00D677F5" w:rsidRDefault="007F05F8" w:rsidP="00C977C4">
      <w:pPr>
        <w:jc w:val="both"/>
        <w:rPr>
          <w:szCs w:val="22"/>
        </w:rPr>
      </w:pPr>
      <w:r w:rsidRPr="00D677F5">
        <w:rPr>
          <w:szCs w:val="22"/>
        </w:rPr>
        <w:t>Remote Assessment of Disease and Relapse – Major Depressive Disorder (RADAR-MDD</w:t>
      </w:r>
      <w:r w:rsidR="00AE5F9A" w:rsidRPr="00D677F5">
        <w:rPr>
          <w:szCs w:val="22"/>
        </w:rPr>
        <w:fldChar w:fldCharType="begin"/>
      </w:r>
      <w:r w:rsidR="003D2AD3">
        <w:rPr>
          <w:szCs w:val="22"/>
        </w:rPr>
        <w:instrText xml:space="preserve"> ADDIN ZOTERO_ITEM CSL_CITATION {"citationID":"kPZAnJoy","properties":{"formattedCitation":"\\super 11\\nosupersub{}","plainCitation":"11","noteIndex":0},"citationItems":[{"id":29,"uris":["http://zotero.org/users/8626959/items/M6BD3U5E"],"itemData":{"id":29,"type":"article-journal","abstract":"Background: There is a growing body of literature highlighting the role that wearable and mobile remote measurement technology (RMT) can play in measuring symptoms of major depressive disorder (MDD). Outcomes assessment typically relies on self-report, which can be biased by dysfunctional perceptions and current symptom severity. Predictors of depressive relapse include disrupted sleep, reduced sociability, physical activity, changes in mood, prosody and cognitive function, which are all amenable to measurement via RMT. This study aims to: 1) determine the usability, feasibility and acceptability of RMT; 2) improve and refine clinical outcome measurement using RMT to identify current clinical state; 3) determine whether RMT can provide information predictive of depressive relapse and other critical outcomes. Methods: RADAR-MDD is a multi-site prospective cohort study, aiming to recruit 600 participants with a history of depressive disorder across three sites: London, Amsterdam and Barcelona. Participants will be asked to wear a wristworn activity tracker and download several apps onto their smartphones. These apps will be used to either collect data passively from existing smartphone sensors, or to deliver questionnaires, cognitive tasks, and speech assessments. The wearable device, smartphone sensors and questionnaires will collect data for up to 2-years about participants’ sleep, physical activity, stress, mood, sociability, speech patterns, and cognitive function. The primary outcome of interest is MDD relapse, defined via the Inventory of Depressive Symptomatology- Self-Report questionnaire (IDS-SR) and the World Health Organisation’s self-reported Composite International Diagnostic Interview (CIDI-SF). Discussion: This study aims to provide insight into the early predictors of major depressive relapse, measured unobtrusively via RMT. If found to be acceptable to patients and other key stakeholders and able to provide clinically useful information predictive of future deterioration, RMT has potential to change the way in which depression and other long-term conditions are measured and managed.","container-title":"BMC Psychiatry","DOI":"10.1186/s12888-019-2049-z","ISSN":"1471-244X","issue":"1","journalAbbreviation":"BMC Psychiatry","language":"en","page":"72","source":"DOI.org (Crossref)","title":"Remote assessment of disease and relapse in major depressive disorder (RADAR-MDD): a multi-centre prospective cohort study protocol","title-short":"Remote assessment of disease and relapse in major depressive disorder (RADAR-MDD)","volume":"19","author":[{"family":"Matcham","given":"F."},{"family":"Barattieri di San Pietro","given":"C."},{"family":"Bulgari","given":"V."},{"family":"Girolamo","given":"G.","non-dropping-particle":"de"},{"family":"Dobson","given":"R."},{"family":"Eriksson","given":"H."},{"family":"Folarin","given":"A. A."},{"family":"Haro","given":"J. M."},{"family":"Kerz","given":"M."},{"family":"Lamers","given":"F."},{"family":"Li","given":"Q."},{"family":"Manyakov","given":"N. V."},{"family":"Mohr","given":"D. C."},{"family":"Myin-Germeys","given":"I."},{"family":"Narayan","given":"V."},{"family":"BWJH","given":"Penninx"},{"family":"Ranjan","given":"Y."},{"family":"Rashid","given":"Z."},{"family":"Rintala","given":"A."},{"family":"Siddi","given":"S."},{"family":"Simblett","given":"S. K."},{"family":"Wykes","given":"T."},{"family":"Hotopf","given":"M."},{"literal":"on behalf of the RADAR-CNS consortium"}],"issued":{"date-parts":[["2019",12]]}}}],"schema":"https://github.com/citation-style-language/schema/raw/master/csl-citation.json"} </w:instrText>
      </w:r>
      <w:r w:rsidR="00AE5F9A" w:rsidRPr="00D677F5">
        <w:rPr>
          <w:szCs w:val="22"/>
        </w:rPr>
        <w:fldChar w:fldCharType="separate"/>
      </w:r>
      <w:r w:rsidR="003D2AD3" w:rsidRPr="003D2AD3">
        <w:rPr>
          <w:vertAlign w:val="superscript"/>
        </w:rPr>
        <w:t>11</w:t>
      </w:r>
      <w:r w:rsidR="00AE5F9A" w:rsidRPr="00D677F5">
        <w:rPr>
          <w:szCs w:val="22"/>
        </w:rPr>
        <w:fldChar w:fldCharType="end"/>
      </w:r>
      <w:r w:rsidRPr="00D677F5">
        <w:rPr>
          <w:szCs w:val="22"/>
        </w:rPr>
        <w:t xml:space="preserve">) is an international, multicentre cohort study in people with recurrent MDD that leverages data from </w:t>
      </w:r>
      <w:r w:rsidRPr="00D677F5">
        <w:rPr>
          <w:szCs w:val="22"/>
        </w:rPr>
        <w:lastRenderedPageBreak/>
        <w:t>smartphones and wearable devices. RADAR-MDD is the largest remote measurement study in depression</w:t>
      </w:r>
      <w:r w:rsidR="0032047B">
        <w:rPr>
          <w:szCs w:val="22"/>
        </w:rPr>
        <w:t xml:space="preserve"> conducted</w:t>
      </w:r>
      <w:r w:rsidRPr="00D677F5">
        <w:rPr>
          <w:szCs w:val="22"/>
        </w:rPr>
        <w:t xml:space="preserve"> to-date</w:t>
      </w:r>
      <w:r w:rsidR="0032047B">
        <w:rPr>
          <w:szCs w:val="22"/>
        </w:rPr>
        <w:t xml:space="preserve">. </w:t>
      </w:r>
      <w:r w:rsidR="003D45AF">
        <w:rPr>
          <w:szCs w:val="22"/>
        </w:rPr>
        <w:t>We have previously</w:t>
      </w:r>
      <w:r w:rsidRPr="00D677F5">
        <w:rPr>
          <w:szCs w:val="22"/>
        </w:rPr>
        <w:t xml:space="preserve"> reported short-term associations of sleep features with </w:t>
      </w:r>
      <w:r w:rsidR="00AE5F9A" w:rsidRPr="00D677F5">
        <w:rPr>
          <w:szCs w:val="22"/>
        </w:rPr>
        <w:t>depressive</w:t>
      </w:r>
      <w:r w:rsidRPr="00D677F5">
        <w:rPr>
          <w:szCs w:val="22"/>
        </w:rPr>
        <w:t xml:space="preserve"> symptomology measured using the Patient Health Questionnaire 8-item (PHQ-8</w:t>
      </w:r>
      <w:r w:rsidR="003D45AF">
        <w:rPr>
          <w:szCs w:val="22"/>
        </w:rPr>
        <w:fldChar w:fldCharType="begin"/>
      </w:r>
      <w:r w:rsidR="003D2AD3">
        <w:rPr>
          <w:szCs w:val="22"/>
        </w:rPr>
        <w:instrText xml:space="preserve"> ADDIN ZOTERO_ITEM CSL_CITATION {"citationID":"B4I5Vyip","properties":{"formattedCitation":"\\super 14\\nosupersub{}","plainCitation":"14","noteIndex":0},"citationItems":[{"id":544,"uris":["http://zotero.org/users/8626959/items/IWVWUB5X"],"itemData":{"id":544,"type":"article-journal","abstract":"Background\nThe eight-item Patient Health Questionnaire depression scale (PHQ-8) is established as a valid diagnostic and severity measure for depressive disorders in large clinical studies. Our objectives were to assess the PHQ-8 as a depression measure in a large, epidemiological population-based study, and to determine the comparability of depression as defined by the PHQ-8 diagnostic algorithm vs. a PHQ-8 cutpoint ≥10.\nMethods\nRandom-digit-dialed telephone survey of 198,678 participants in the 2006 Behavioral Risk Factor Surveillance Survey (BRFSS), a population-based survey in the United States. Current depression as defined by either the DSM-IV based diagnostic algorithm (i.e., major depressive or other depressive disorder) of the PHQ-8 or a PHQ-8 score ≥10; respondent sociodemographic characteristics; number of days of impairment in the past 30 days in multiple domains of health-related quality of life (HRQoL).\nResults\nThe prevalence of current depression was similar whether defined by the diagnostic algorithm or a PHQ-8 score ≥10 (9.1% vs. 8.6%). Depressed patients had substantially more days of impairment across multiple domains of HRQoL, and the impairment was nearly identical in depressed groups defined by either method. Of the 17,040 respondents with a PHQ-8 score ≥10, major depressive disorder was present in 49.7%, other depressive disorder in 23.9%, depressed mood or anhedonia in another 22.8%, and no evidence of depressive disorder or depressive symptoms in only 3.5%.\nLimitations\nThe PHQ-8 diagnostic algorithm rather than an independent structured psychiatric interview was used as the criterion standard.\nConclusions\nThe PHQ-8 is a useful depression measure for population-based studies, and either its diagnostic algorithm or a cutpoint ≥10 can be used for defining current depression.","container-title":"Journal of Affective Disorders","DOI":"10.1016/j.jad.2008.06.026","ISSN":"0165-0327","issue":"1","journalAbbreviation":"Journal of Affective Disorders","language":"en","page":"163-173","source":"ScienceDirect","title":"The PHQ-8 as a measure of current depression in the general population","volume":"114","author":[{"family":"Kroenke","given":"Kurt"},{"family":"Strine","given":"Tara W."},{"family":"Spitzer","given":"Robert L."},{"family":"Williams","given":"Janet B. W."},{"family":"Berry","given":"Joyce T."},{"family":"Mokdad","given":"Ali H."}],"issued":{"date-parts":[["2009",4,1]]}}}],"schema":"https://github.com/citation-style-language/schema/raw/master/csl-citation.json"} </w:instrText>
      </w:r>
      <w:r w:rsidR="003D45AF">
        <w:rPr>
          <w:szCs w:val="22"/>
        </w:rPr>
        <w:fldChar w:fldCharType="separate"/>
      </w:r>
      <w:r w:rsidR="003D2AD3" w:rsidRPr="003D2AD3">
        <w:rPr>
          <w:vertAlign w:val="superscript"/>
        </w:rPr>
        <w:t>14</w:t>
      </w:r>
      <w:r w:rsidR="003D45AF">
        <w:rPr>
          <w:szCs w:val="22"/>
        </w:rPr>
        <w:fldChar w:fldCharType="end"/>
      </w:r>
      <w:r w:rsidRPr="00D677F5">
        <w:rPr>
          <w:szCs w:val="22"/>
        </w:rPr>
        <w:t>).</w:t>
      </w:r>
      <w:r w:rsidR="004451C7">
        <w:rPr>
          <w:szCs w:val="22"/>
        </w:rPr>
        <w:fldChar w:fldCharType="begin"/>
      </w:r>
      <w:r w:rsidR="003D2AD3">
        <w:rPr>
          <w:szCs w:val="22"/>
        </w:rPr>
        <w:instrText xml:space="preserve"> ADDIN ZOTERO_ITEM CSL_CITATION {"citationID":"93X2PhwO","properties":{"formattedCitation":"\\super 12\\nosupersub{}","plainCitation":"12","noteIndex":0},"citationItems":[{"id":11,"uris":["http://zotero.org/users/8626959/items/ZE26FNQN"],"itemData":{"id":11,"type":"article-journal","abstract":"BACKGROUND: Sleep problems tend to vary according to the course of the disorder in individuals with mental health problems. Research in mental health has associated sleep pathologies with depression. However, the gold standard for sleep assessment, polysomnography (PSG), is not suitable for long-term, continuous monitoring of daily sleep, and methods such as sleep diaries rely on subjective recall, which is qualitative and inaccurate. Wearable devices, on the other hand, provide a low-cost and convenient means to monitor sleep in home settings.\nOBJECTIVE: The main aim of this study was to devise and extract sleep features from data collected using a wearable device and analyze their associations with depressive symptom severity and sleep quality as measured by the self-assessed Patient Health Questionnaire 8-item (PHQ-8).\nMETHODS: Daily sleep data were collected passively by Fitbit wristband devices, and depressive symptom severity was self-reported every 2 weeks by the PHQ-8. The data used in this paper included 2812 PHQ-8 records from 368 participants recruited from 3 study sites in the Netherlands, Spain, and the United Kingdom. We extracted 18 sleep features from Fitbit data that describe participant sleep in the following 5 aspects: sleep architecture, sleep stability, sleep quality, insomnia, and hypersomnia. Linear mixed regression models were used to explore associations between sleep features and depressive symptom severity. The z score was used to evaluate the significance of the coefficient of each feature.\nRESULTS: We tested our models on the entire dataset and separately on the data of 3 different study sites. We identified 14 sleep features that were significantly (P&lt;.05) associated with the PHQ-8 score on the entire dataset, among them awake time percentage (z=5.45, P&lt;.001), awakening times (z=5.53, P&lt;.001), insomnia (z=4.55, P&lt;.001), mean sleep offset time (z=6.19, P&lt;.001), and hypersomnia (z=5.30, P&lt;.001) were the top 5 features ranked by z score statistics. Associations between sleep features and PHQ-8 scores varied across different sites, possibly due to differences in the populations. We observed that many of our findings were consistent with previous studies, which used other measurements to assess sleep, such as PSG and sleep questionnaires.\nCONCLUSIONS: We demonstrated that several derived sleep features extracted from consumer wearable devices show potential for the remote measurement of sleep as biomarkers of depression in real-world settings. These findings may provide the basis for the development of clinical tools to passively monitor disease state and trajectory, with minimal burden on the participant.","container-title":"JMIR mHealth and uHealth","DOI":"10.2196/24604","ISSN":"2291-5222","issue":"4","journalAbbreviation":"JMIR Mhealth Uhealth","language":"eng","note":"PMID: 33843591\nPMCID: PMC8076992","page":"e24604","source":"PubMed","title":"Relationship Between Major Depression Symptom Severity and Sleep Collected Using a Wristband Wearable Device: Multicenter Longitudinal Observational Study","title-short":"Relationship Between Major Depression Symptom Severity and Sleep Collected Using a Wristband Wearable Device","volume":"9","author":[{"family":"Zhang","given":"Yuezhou"},{"family":"Folarin","given":"Amos A."},{"family":"Sun","given":"Shaoxiong"},{"family":"Cummins","given":"Nicholas"},{"family":"Bendayan","given":"Rebecca"},{"family":"Ranjan","given":"Yatharth"},{"family":"Rashid","given":"Zulqarnain"},{"family":"Conde","given":"Pauline"},{"family":"Stewart","given":"Callum"},{"family":"Laiou","given":"Petroula"},{"family":"Matcham","given":"Faith"},{"family":"White","given":"Katie M."},{"family":"Lamers","given":"Femke"},{"family":"Siddi","given":"Sara"},{"family":"Simblett","given":"Sara"},{"family":"Myin-Germeys","given":"Inez"},{"family":"Rintala","given":"Aki"},{"family":"Wykes","given":"Til"},{"family":"Haro","given":"Josep Maria"},{"family":"Penninx","given":"Brenda Wjh"},{"family":"Narayan","given":"Vaibhav A."},{"family":"Hotopf","given":"Matthew"},{"family":"Dobson","given":"Richard Jb"},{"literal":"RADAR-CNS Consortium"}],"issued":{"date-parts":[["2021",4,12]]}}}],"schema":"https://github.com/citation-style-language/schema/raw/master/csl-citation.json"} </w:instrText>
      </w:r>
      <w:r w:rsidR="004451C7">
        <w:rPr>
          <w:szCs w:val="22"/>
        </w:rPr>
        <w:fldChar w:fldCharType="separate"/>
      </w:r>
      <w:r w:rsidR="003D2AD3" w:rsidRPr="003D2AD3">
        <w:rPr>
          <w:vertAlign w:val="superscript"/>
        </w:rPr>
        <w:t>12</w:t>
      </w:r>
      <w:r w:rsidR="004451C7">
        <w:rPr>
          <w:szCs w:val="22"/>
        </w:rPr>
        <w:fldChar w:fldCharType="end"/>
      </w:r>
      <w:r w:rsidR="004451C7">
        <w:rPr>
          <w:szCs w:val="22"/>
        </w:rPr>
        <w:t xml:space="preserve"> </w:t>
      </w:r>
      <w:r w:rsidRPr="00D677F5">
        <w:rPr>
          <w:szCs w:val="22"/>
        </w:rPr>
        <w:t>Here, we extend</w:t>
      </w:r>
      <w:r w:rsidR="00307D17">
        <w:rPr>
          <w:szCs w:val="22"/>
        </w:rPr>
        <w:t>ed</w:t>
      </w:r>
      <w:r w:rsidRPr="00D677F5">
        <w:rPr>
          <w:szCs w:val="22"/>
        </w:rPr>
        <w:t xml:space="preserve"> that work to consider longer-term associations over several months and clinically-assessed relapse in addition to depression severity. We aim</w:t>
      </w:r>
      <w:r w:rsidR="00307D17">
        <w:rPr>
          <w:szCs w:val="22"/>
        </w:rPr>
        <w:t>ed</w:t>
      </w:r>
      <w:r w:rsidRPr="00D677F5">
        <w:rPr>
          <w:szCs w:val="22"/>
        </w:rPr>
        <w:t xml:space="preserve"> to describe longitudinal associations between depression outcomes and previous assessments of (1) sleep duration, (2) sleep quality, and (3) sleep regularity.</w:t>
      </w:r>
    </w:p>
    <w:p w14:paraId="00F40FE9" w14:textId="77777777" w:rsidR="00D17F57" w:rsidRPr="001F2132" w:rsidRDefault="007F05F8" w:rsidP="00C977C4">
      <w:pPr>
        <w:pStyle w:val="Heading1"/>
        <w:spacing w:before="240" w:after="240" w:line="240" w:lineRule="auto"/>
        <w:rPr>
          <w:rFonts w:cs="Times New Roman"/>
        </w:rPr>
      </w:pPr>
      <w:bookmarkStart w:id="4" w:name="_3yg9qky3v4vi" w:colFirst="0" w:colLast="0"/>
      <w:bookmarkEnd w:id="4"/>
      <w:r w:rsidRPr="001F2132">
        <w:rPr>
          <w:rFonts w:cs="Times New Roman"/>
        </w:rPr>
        <w:t>Methods</w:t>
      </w:r>
    </w:p>
    <w:p w14:paraId="2E130C7A" w14:textId="77777777" w:rsidR="00D17F57" w:rsidRPr="001F2132" w:rsidRDefault="007F05F8" w:rsidP="00C977C4">
      <w:pPr>
        <w:pStyle w:val="Heading2"/>
        <w:spacing w:line="240" w:lineRule="auto"/>
        <w:rPr>
          <w:rFonts w:cs="Times New Roman"/>
        </w:rPr>
      </w:pPr>
      <w:bookmarkStart w:id="5" w:name="_zd4pmoboi6vf" w:colFirst="0" w:colLast="0"/>
      <w:bookmarkEnd w:id="5"/>
      <w:r w:rsidRPr="001F2132">
        <w:rPr>
          <w:rFonts w:cs="Times New Roman"/>
        </w:rPr>
        <w:t>Study Design and Participants</w:t>
      </w:r>
    </w:p>
    <w:p w14:paraId="4284477F" w14:textId="1169247F" w:rsidR="00D17F57" w:rsidRPr="00D677F5" w:rsidRDefault="007F05F8" w:rsidP="00C977C4">
      <w:pPr>
        <w:spacing w:after="240"/>
        <w:jc w:val="both"/>
        <w:rPr>
          <w:szCs w:val="22"/>
        </w:rPr>
      </w:pPr>
      <w:r w:rsidRPr="00D677F5">
        <w:rPr>
          <w:szCs w:val="22"/>
        </w:rPr>
        <w:t>This paper presents a secondary analysis of the RADAR-MDD dataset</w:t>
      </w:r>
      <w:r w:rsidR="00CA64DA">
        <w:rPr>
          <w:szCs w:val="22"/>
        </w:rPr>
        <w:t>,</w:t>
      </w:r>
      <w:hyperlink r:id="rId9">
        <w:r w:rsidRPr="00D677F5">
          <w:rPr>
            <w:szCs w:val="22"/>
            <w:vertAlign w:val="superscript"/>
          </w:rPr>
          <w:t>13</w:t>
        </w:r>
      </w:hyperlink>
      <w:r w:rsidRPr="00D677F5">
        <w:rPr>
          <w:szCs w:val="22"/>
        </w:rPr>
        <w:t xml:space="preserve"> </w:t>
      </w:r>
      <w:r w:rsidR="00CA64DA">
        <w:rPr>
          <w:szCs w:val="22"/>
        </w:rPr>
        <w:t xml:space="preserve">a dataset following people with </w:t>
      </w:r>
      <w:r w:rsidRPr="00D677F5">
        <w:rPr>
          <w:szCs w:val="22"/>
        </w:rPr>
        <w:t>recurrent MDD</w:t>
      </w:r>
      <w:r w:rsidR="00CA64DA">
        <w:rPr>
          <w:szCs w:val="22"/>
        </w:rPr>
        <w:t xml:space="preserve"> for </w:t>
      </w:r>
      <w:r w:rsidRPr="00D677F5">
        <w:rPr>
          <w:szCs w:val="22"/>
        </w:rPr>
        <w:t>a median of 541 days (interquartile range (IQR): 401-730 days)</w:t>
      </w:r>
      <w:r w:rsidR="00AE5F9A" w:rsidRPr="00D677F5">
        <w:rPr>
          <w:szCs w:val="22"/>
        </w:rPr>
        <w:t>.</w:t>
      </w:r>
      <w:r w:rsidR="00AE5F9A" w:rsidRPr="00D677F5">
        <w:rPr>
          <w:szCs w:val="22"/>
        </w:rPr>
        <w:fldChar w:fldCharType="begin"/>
      </w:r>
      <w:r w:rsidR="003D2AD3">
        <w:rPr>
          <w:szCs w:val="22"/>
        </w:rPr>
        <w:instrText xml:space="preserve"> ADDIN ZOTERO_ITEM CSL_CITATION {"citationID":"AhIB8vyt","properties":{"formattedCitation":"\\super 15\\nosupersub{}","plainCitation":"15","noteIndex":0},"citationItems":[{"id":293,"uris":["http://zotero.org/users/8626959/items/782DWIG3"],"itemData":{"id":293,"type":"article-journal","abstract":"Major Depressive Disorder (MDD) is prevalent, often chronic, and requires ongoing monitoring of symptoms to track response to treatment and identify early indicators of relapse. Remote Measurement Technologies (RMT) provide an opportunity to transform the measurement and management of MDD, via data collected from inbuilt smartphone sensors and wearable devices alongside app-based questionnaires and tasks. A key question for the field is the extent to which participants can adhere to research protocols and the completeness of data collected. We aimed to describe drop out and data completeness in a naturalistic multimodal longitudinal RMT study, in people with a history of recurrent MDD. We further aimed to determine whether those experiencing a depressive relapse at baseline contributed less complete data.","container-title":"BMC Psychiatry","DOI":"10.1186/s12888-022-03753-1","ISSN":"1471-244X","issue":"1","journalAbbreviation":"BMC Psychiatry","language":"en","page":"136","source":"Springer Link","title":"Remote Assessment of Disease and Relapse in Major Depressive Disorder (RADAR-MDD): recruitment, retention, and data availability in a longitudinal remote measurement study","title-short":"Remote Assessment of Disease and Relapse in Major Depressive Disorder (RADAR-MDD)","volume":"22","author":[{"family":"Matcham","given":"Faith"},{"family":"Leightley","given":"Daniel"},{"family":"Siddi","given":"Sara"},{"family":"Lamers","given":"Femke"},{"family":"White","given":"Katie M."},{"family":"Annas","given":"Peter"},{"family":"Girolamo","given":"Giovanni","non-dropping-particle":"de"},{"family":"Difrancesco","given":"Sonia"},{"family":"Haro","given":"Josep Maria"},{"family":"Horsfall","given":"Melany"},{"family":"Ivan","given":"Alina"},{"family":"Lavelle","given":"Grace"},{"family":"Li","given":"Qingqin"},{"family":"Lombardini","given":"Federica"},{"family":"Mohr","given":"David C."},{"family":"Narayan","given":"Vaibhav A."},{"family":"Oetzmann","given":"Carolin"},{"family":"Penninx","given":"Brenda W. J. H."},{"family":"Bruce","given":"Stuart"},{"family":"Nica","given":"Raluca"},{"family":"Simblett","given":"Sara K."},{"family":"Wykes","given":"Til"},{"family":"Brasen","given":"Jens Christian"},{"family":"Myin-Germeys","given":"Inez"},{"family":"Rintala","given":"Aki"},{"family":"Conde","given":"Pauline"},{"family":"Dobson","given":"Richard J. B."},{"family":"Folarin","given":"Amos A."},{"family":"Stewart","given":"Callum"},{"family":"Ranjan","given":"Yatharth"},{"family":"Rashid","given":"Zulqarnain"},{"family":"Cummins","given":"Nick"},{"family":"Manyakov","given":"Nikolay V."},{"family":"Vairavan","given":"Srinivasan"},{"family":"Hotopf","given":"Matthew"},{"literal":"on behalf of the RADAR-CNS consortium"}],"issued":{"date-parts":[["2022",2,21]]}}}],"schema":"https://github.com/citation-style-language/schema/raw/master/csl-citation.json"} </w:instrText>
      </w:r>
      <w:r w:rsidR="00AE5F9A" w:rsidRPr="00D677F5">
        <w:rPr>
          <w:szCs w:val="22"/>
        </w:rPr>
        <w:fldChar w:fldCharType="separate"/>
      </w:r>
      <w:r w:rsidR="003D2AD3" w:rsidRPr="003D2AD3">
        <w:rPr>
          <w:vertAlign w:val="superscript"/>
        </w:rPr>
        <w:t>15</w:t>
      </w:r>
      <w:r w:rsidR="00AE5F9A" w:rsidRPr="00D677F5">
        <w:rPr>
          <w:szCs w:val="22"/>
        </w:rPr>
        <w:fldChar w:fldCharType="end"/>
      </w:r>
      <w:r w:rsidR="00017A1C">
        <w:rPr>
          <w:szCs w:val="22"/>
        </w:rPr>
        <w:t xml:space="preserve"> </w:t>
      </w:r>
      <w:r w:rsidRPr="00D677F5">
        <w:rPr>
          <w:szCs w:val="22"/>
        </w:rPr>
        <w:t xml:space="preserve">Participants were recruited from the UK, Netherlands and Spain, with ethical approvals from the Camberwell St Giles Research Ethics Committee in London (reference: 17/LO/1154), from CEIC </w:t>
      </w:r>
      <w:proofErr w:type="spellStart"/>
      <w:r w:rsidRPr="00D677F5">
        <w:rPr>
          <w:szCs w:val="22"/>
        </w:rPr>
        <w:t>Fundacio</w:t>
      </w:r>
      <w:proofErr w:type="spellEnd"/>
      <w:r w:rsidRPr="00D677F5">
        <w:rPr>
          <w:szCs w:val="22"/>
        </w:rPr>
        <w:t xml:space="preserve"> Sant Joan de </w:t>
      </w:r>
      <w:proofErr w:type="spellStart"/>
      <w:r w:rsidRPr="00D677F5">
        <w:rPr>
          <w:szCs w:val="22"/>
        </w:rPr>
        <w:t>Deu</w:t>
      </w:r>
      <w:proofErr w:type="spellEnd"/>
      <w:r w:rsidRPr="00D677F5">
        <w:rPr>
          <w:szCs w:val="22"/>
        </w:rPr>
        <w:t xml:space="preserve"> in Barcelona (CI: PIC-128-17) and from the </w:t>
      </w:r>
      <w:proofErr w:type="spellStart"/>
      <w:r w:rsidRPr="00D677F5">
        <w:rPr>
          <w:szCs w:val="22"/>
        </w:rPr>
        <w:t>Medische</w:t>
      </w:r>
      <w:proofErr w:type="spellEnd"/>
      <w:r w:rsidRPr="00D677F5">
        <w:rPr>
          <w:szCs w:val="22"/>
        </w:rPr>
        <w:t xml:space="preserve"> </w:t>
      </w:r>
      <w:proofErr w:type="spellStart"/>
      <w:r w:rsidRPr="00D677F5">
        <w:rPr>
          <w:szCs w:val="22"/>
        </w:rPr>
        <w:t>Ethische</w:t>
      </w:r>
      <w:proofErr w:type="spellEnd"/>
      <w:r w:rsidRPr="00D677F5">
        <w:rPr>
          <w:szCs w:val="22"/>
        </w:rPr>
        <w:t xml:space="preserve"> </w:t>
      </w:r>
      <w:proofErr w:type="spellStart"/>
      <w:r w:rsidRPr="00D677F5">
        <w:rPr>
          <w:szCs w:val="22"/>
        </w:rPr>
        <w:t>Toetsingscommissie</w:t>
      </w:r>
      <w:proofErr w:type="spellEnd"/>
      <w:r w:rsidRPr="00D677F5">
        <w:rPr>
          <w:szCs w:val="22"/>
        </w:rPr>
        <w:t xml:space="preserve"> </w:t>
      </w:r>
      <w:proofErr w:type="spellStart"/>
      <w:r w:rsidRPr="00D677F5">
        <w:rPr>
          <w:szCs w:val="22"/>
        </w:rPr>
        <w:t>VUmc</w:t>
      </w:r>
      <w:proofErr w:type="spellEnd"/>
      <w:r w:rsidRPr="00D677F5">
        <w:rPr>
          <w:szCs w:val="22"/>
        </w:rPr>
        <w:t xml:space="preserve"> in Amsterdam (</w:t>
      </w:r>
      <w:proofErr w:type="spellStart"/>
      <w:r w:rsidRPr="00D677F5">
        <w:rPr>
          <w:szCs w:val="22"/>
        </w:rPr>
        <w:t>METcVUmc</w:t>
      </w:r>
      <w:proofErr w:type="spellEnd"/>
      <w:r w:rsidRPr="00D677F5">
        <w:rPr>
          <w:szCs w:val="22"/>
        </w:rPr>
        <w:t xml:space="preserve"> </w:t>
      </w:r>
      <w:proofErr w:type="spellStart"/>
      <w:r w:rsidRPr="00D677F5">
        <w:rPr>
          <w:szCs w:val="22"/>
        </w:rPr>
        <w:t>registratienummer</w:t>
      </w:r>
      <w:proofErr w:type="spellEnd"/>
      <w:r w:rsidRPr="00D677F5">
        <w:rPr>
          <w:szCs w:val="22"/>
        </w:rPr>
        <w:t xml:space="preserve"> 2018·012 – NL63557·029·17). </w:t>
      </w:r>
    </w:p>
    <w:p w14:paraId="67B798C8" w14:textId="46884544" w:rsidR="00D17F57" w:rsidRPr="00D677F5" w:rsidRDefault="007F05F8" w:rsidP="00C977C4">
      <w:pPr>
        <w:spacing w:after="240"/>
        <w:jc w:val="both"/>
        <w:rPr>
          <w:szCs w:val="22"/>
        </w:rPr>
      </w:pPr>
      <w:r w:rsidRPr="00D677F5">
        <w:rPr>
          <w:szCs w:val="22"/>
        </w:rPr>
        <w:t>To be eligible for inclusion, individuals needed to: have had at least two episodes of MDD with their most recent episode within the previous two years</w:t>
      </w:r>
      <w:r w:rsidR="008E43EC">
        <w:rPr>
          <w:szCs w:val="22"/>
        </w:rPr>
        <w:t>;</w:t>
      </w:r>
      <w:r w:rsidRPr="00D677F5">
        <w:rPr>
          <w:szCs w:val="22"/>
        </w:rPr>
        <w:t xml:space="preserve"> be able to complete self-reported questionnaires via a smartphone</w:t>
      </w:r>
      <w:r w:rsidR="008E43EC">
        <w:rPr>
          <w:szCs w:val="22"/>
        </w:rPr>
        <w:t>;</w:t>
      </w:r>
      <w:r w:rsidRPr="00D677F5">
        <w:rPr>
          <w:szCs w:val="22"/>
        </w:rPr>
        <w:t xml:space="preserve"> be fluent in English, Dutch, Catalan or Spanish</w:t>
      </w:r>
      <w:r w:rsidR="008E43EC">
        <w:rPr>
          <w:szCs w:val="22"/>
        </w:rPr>
        <w:t>;</w:t>
      </w:r>
      <w:r w:rsidR="008E43EC" w:rsidRPr="00D677F5">
        <w:rPr>
          <w:szCs w:val="22"/>
        </w:rPr>
        <w:t xml:space="preserve"> </w:t>
      </w:r>
      <w:r w:rsidR="008E43EC">
        <w:rPr>
          <w:szCs w:val="22"/>
        </w:rPr>
        <w:t xml:space="preserve">be willing and able to </w:t>
      </w:r>
      <w:r w:rsidRPr="00D677F5">
        <w:rPr>
          <w:szCs w:val="22"/>
        </w:rPr>
        <w:t xml:space="preserve">give informed consent; </w:t>
      </w:r>
      <w:r w:rsidR="008E43EC">
        <w:rPr>
          <w:szCs w:val="22"/>
        </w:rPr>
        <w:t>be</w:t>
      </w:r>
      <w:r w:rsidRPr="00D677F5">
        <w:rPr>
          <w:szCs w:val="22"/>
        </w:rPr>
        <w:t xml:space="preserve"> an Android user or willing to switch to an Android phone for the duration of the study and be over 18 years. Individuals were excluded if they had a history of bipolar disorder, schizoaffective disorder, schizophrenia, MDD with psychotic features, dementia, recent drug or alcohol misuse or a major medical illness (requiring long periods of hospitalisation). Recruitment took place between November 2017 and June 2020, and follow-up ceased on 30</w:t>
      </w:r>
      <w:r w:rsidRPr="00D677F5">
        <w:rPr>
          <w:szCs w:val="22"/>
          <w:vertAlign w:val="superscript"/>
        </w:rPr>
        <w:t>th</w:t>
      </w:r>
      <w:r w:rsidRPr="00D677F5">
        <w:rPr>
          <w:szCs w:val="22"/>
        </w:rPr>
        <w:t xml:space="preserve"> April 2021. As this paper is a secondary analysis of an existing dataset, no sample size calculation was conducted. </w:t>
      </w:r>
    </w:p>
    <w:p w14:paraId="096D1750" w14:textId="77777777" w:rsidR="00D17F57" w:rsidRPr="001F2132" w:rsidRDefault="007F05F8" w:rsidP="00C977C4">
      <w:pPr>
        <w:pStyle w:val="Heading2"/>
        <w:spacing w:line="240" w:lineRule="auto"/>
        <w:rPr>
          <w:rFonts w:cs="Times New Roman"/>
        </w:rPr>
      </w:pPr>
      <w:bookmarkStart w:id="6" w:name="_eh66dxys9vz6" w:colFirst="0" w:colLast="0"/>
      <w:bookmarkEnd w:id="6"/>
      <w:r w:rsidRPr="001F2132">
        <w:rPr>
          <w:rFonts w:cs="Times New Roman"/>
        </w:rPr>
        <w:t>Patient and Public Involvement</w:t>
      </w:r>
    </w:p>
    <w:p w14:paraId="392405B2" w14:textId="31695442" w:rsidR="00D17F57" w:rsidRPr="001F2132" w:rsidRDefault="007F05F8" w:rsidP="00C977C4">
      <w:pPr>
        <w:spacing w:after="240"/>
        <w:jc w:val="both"/>
      </w:pPr>
      <w:r w:rsidRPr="001F2132">
        <w:t>RADAR-MDD was co-developed with service users in our Patient Advisory Board (PAB). They were involved in the choice of measures, the timing and issues of engagement</w:t>
      </w:r>
      <w:r w:rsidR="008E43EC">
        <w:t>,</w:t>
      </w:r>
      <w:r w:rsidRPr="001F2132">
        <w:t xml:space="preserve"> and develop</w:t>
      </w:r>
      <w:r w:rsidR="008E43EC">
        <w:t>ment of</w:t>
      </w:r>
      <w:r w:rsidRPr="001F2132">
        <w:t xml:space="preserve"> the analysis plan. Representatives of the PAB were invited to be authors of this paper and critically review it. </w:t>
      </w:r>
    </w:p>
    <w:p w14:paraId="35FB48E5" w14:textId="77777777" w:rsidR="00D17F57" w:rsidRPr="001F2132" w:rsidRDefault="007F05F8" w:rsidP="00C977C4">
      <w:pPr>
        <w:pStyle w:val="Heading2"/>
        <w:spacing w:before="240" w:after="240" w:line="240" w:lineRule="auto"/>
        <w:jc w:val="both"/>
        <w:rPr>
          <w:rFonts w:cs="Times New Roman"/>
        </w:rPr>
      </w:pPr>
      <w:bookmarkStart w:id="7" w:name="_aikxgz4pf3e0" w:colFirst="0" w:colLast="0"/>
      <w:bookmarkEnd w:id="7"/>
      <w:r w:rsidRPr="001F2132">
        <w:rPr>
          <w:rFonts w:cs="Times New Roman"/>
        </w:rPr>
        <w:t>Procedure</w:t>
      </w:r>
    </w:p>
    <w:p w14:paraId="04283AC2" w14:textId="4FE2CCBC" w:rsidR="00D17F57" w:rsidRPr="00D677F5" w:rsidRDefault="007F05F8" w:rsidP="00C977C4">
      <w:pPr>
        <w:jc w:val="both"/>
        <w:rPr>
          <w:szCs w:val="22"/>
        </w:rPr>
      </w:pPr>
      <w:r w:rsidRPr="00D677F5">
        <w:rPr>
          <w:szCs w:val="22"/>
        </w:rPr>
        <w:t>This study was a secondary analysis of the RADAR-MDD dataset.</w:t>
      </w:r>
      <w:r w:rsidR="003D2AD3">
        <w:rPr>
          <w:szCs w:val="22"/>
        </w:rPr>
        <w:fldChar w:fldCharType="begin"/>
      </w:r>
      <w:r w:rsidR="003D2AD3">
        <w:rPr>
          <w:szCs w:val="22"/>
        </w:rPr>
        <w:instrText xml:space="preserve"> ADDIN ZOTERO_ITEM CSL_CITATION {"citationID":"cTSCJWwv","properties":{"formattedCitation":"\\super 11\\nosupersub{}","plainCitation":"11","noteIndex":0},"citationItems":[{"id":29,"uris":["http://zotero.org/users/8626959/items/M6BD3U5E"],"itemData":{"id":29,"type":"article-journal","abstract":"Background: There is a growing body of literature highlighting the role that wearable and mobile remote measurement technology (RMT) can play in measuring symptoms of major depressive disorder (MDD). Outcomes assessment typically relies on self-report, which can be biased by dysfunctional perceptions and current symptom severity. Predictors of depressive relapse include disrupted sleep, reduced sociability, physical activity, changes in mood, prosody and cognitive function, which are all amenable to measurement via RMT. This study aims to: 1) determine the usability, feasibility and acceptability of RMT; 2) improve and refine clinical outcome measurement using RMT to identify current clinical state; 3) determine whether RMT can provide information predictive of depressive relapse and other critical outcomes. Methods: RADAR-MDD is a multi-site prospective cohort study, aiming to recruit 600 participants with a history of depressive disorder across three sites: London, Amsterdam and Barcelona. Participants will be asked to wear a wristworn activity tracker and download several apps onto their smartphones. These apps will be used to either collect data passively from existing smartphone sensors, or to deliver questionnaires, cognitive tasks, and speech assessments. The wearable device, smartphone sensors and questionnaires will collect data for up to 2-years about participants’ sleep, physical activity, stress, mood, sociability, speech patterns, and cognitive function. The primary outcome of interest is MDD relapse, defined via the Inventory of Depressive Symptomatology- Self-Report questionnaire (IDS-SR) and the World Health Organisation’s self-reported Composite International Diagnostic Interview (CIDI-SF). Discussion: This study aims to provide insight into the early predictors of major depressive relapse, measured unobtrusively via RMT. If found to be acceptable to patients and other key stakeholders and able to provide clinically useful information predictive of future deterioration, RMT has potential to change the way in which depression and other long-term conditions are measured and managed.","container-title":"BMC Psychiatry","DOI":"10.1186/s12888-019-2049-z","ISSN":"1471-244X","issue":"1","journalAbbreviation":"BMC Psychiatry","language":"en","page":"72","source":"DOI.org (Crossref)","title":"Remote assessment of disease and relapse in major depressive disorder (RADAR-MDD): a multi-centre prospective cohort study protocol","title-short":"Remote assessment of disease and relapse in major depressive disorder (RADAR-MDD)","volume":"19","author":[{"family":"Matcham","given":"F."},{"family":"Barattieri di San Pietro","given":"C."},{"family":"Bulgari","given":"V."},{"family":"Girolamo","given":"G.","non-dropping-particle":"de"},{"family":"Dobson","given":"R."},{"family":"Eriksson","given":"H."},{"family":"Folarin","given":"A. A."},{"family":"Haro","given":"J. M."},{"family":"Kerz","given":"M."},{"family":"Lamers","given":"F."},{"family":"Li","given":"Q."},{"family":"Manyakov","given":"N. V."},{"family":"Mohr","given":"D. C."},{"family":"Myin-Germeys","given":"I."},{"family":"Narayan","given":"V."},{"family":"BWJH","given":"Penninx"},{"family":"Ranjan","given":"Y."},{"family":"Rashid","given":"Z."},{"family":"Rintala","given":"A."},{"family":"Siddi","given":"S."},{"family":"Simblett","given":"S. K."},{"family":"Wykes","given":"T."},{"family":"Hotopf","given":"M."},{"literal":"on behalf of the RADAR-CNS consortium"}],"issued":{"date-parts":[["2019",12]]}}}],"schema":"https://github.com/citation-style-language/schema/raw/master/csl-citation.json"} </w:instrText>
      </w:r>
      <w:r w:rsidR="003D2AD3">
        <w:rPr>
          <w:szCs w:val="22"/>
        </w:rPr>
        <w:fldChar w:fldCharType="separate"/>
      </w:r>
      <w:r w:rsidR="003D2AD3" w:rsidRPr="003D2AD3">
        <w:rPr>
          <w:vertAlign w:val="superscript"/>
        </w:rPr>
        <w:t>11</w:t>
      </w:r>
      <w:r w:rsidR="003D2AD3">
        <w:rPr>
          <w:szCs w:val="22"/>
        </w:rPr>
        <w:fldChar w:fldCharType="end"/>
      </w:r>
      <w:r w:rsidRPr="00D677F5">
        <w:rPr>
          <w:szCs w:val="22"/>
        </w:rPr>
        <w:t xml:space="preserve"> Participants were asked to wear a wrist-worn </w:t>
      </w:r>
      <w:r w:rsidR="008E43EC">
        <w:rPr>
          <w:szCs w:val="22"/>
        </w:rPr>
        <w:t xml:space="preserve">Fitbit </w:t>
      </w:r>
      <w:r w:rsidRPr="00D677F5">
        <w:rPr>
          <w:szCs w:val="22"/>
        </w:rPr>
        <w:t>device and complete regular questionnaires throughout follow-up, administered via email using the Research Electronic Data Capture (</w:t>
      </w:r>
      <w:proofErr w:type="spellStart"/>
      <w:r w:rsidRPr="00D677F5">
        <w:rPr>
          <w:szCs w:val="22"/>
        </w:rPr>
        <w:t>REDCap</w:t>
      </w:r>
      <w:proofErr w:type="spellEnd"/>
      <w:r w:rsidRPr="00D677F5">
        <w:rPr>
          <w:szCs w:val="22"/>
        </w:rPr>
        <w:t>) platform</w:t>
      </w:r>
      <w:r w:rsidR="00993920" w:rsidRPr="00D677F5">
        <w:rPr>
          <w:szCs w:val="22"/>
        </w:rPr>
        <w:t>.</w:t>
      </w:r>
      <w:r w:rsidR="003D2AD3">
        <w:rPr>
          <w:szCs w:val="22"/>
        </w:rPr>
        <w:t xml:space="preserve"> </w:t>
      </w:r>
      <w:r w:rsidRPr="00D677F5">
        <w:rPr>
          <w:szCs w:val="22"/>
        </w:rPr>
        <w:t xml:space="preserve">Questionnaires assessed sociodemographic factors, medical and psychiatric history, service and medication use, health behaviours and clinical characteristics questionnaires (questionnaires are presented in Supplementary </w:t>
      </w:r>
      <w:r w:rsidR="00AE5F9A" w:rsidRPr="00D677F5">
        <w:rPr>
          <w:szCs w:val="22"/>
        </w:rPr>
        <w:t>Material 1)</w:t>
      </w:r>
      <w:r w:rsidRPr="00D677F5">
        <w:rPr>
          <w:szCs w:val="22"/>
        </w:rPr>
        <w:t>.</w:t>
      </w:r>
    </w:p>
    <w:p w14:paraId="1662D57C" w14:textId="40C17AEA" w:rsidR="00D17F57" w:rsidRPr="001F2132" w:rsidRDefault="007F05F8" w:rsidP="00C977C4">
      <w:pPr>
        <w:pStyle w:val="Heading2"/>
        <w:spacing w:after="240" w:line="240" w:lineRule="auto"/>
        <w:jc w:val="both"/>
        <w:rPr>
          <w:rFonts w:cs="Times New Roman"/>
        </w:rPr>
      </w:pPr>
      <w:bookmarkStart w:id="8" w:name="_vlsi32vul64p" w:colFirst="0" w:colLast="0"/>
      <w:bookmarkEnd w:id="8"/>
      <w:r w:rsidRPr="001F2132">
        <w:rPr>
          <w:rFonts w:cs="Times New Roman"/>
        </w:rPr>
        <w:lastRenderedPageBreak/>
        <w:t xml:space="preserve">Depression </w:t>
      </w:r>
      <w:r w:rsidR="008E43EC">
        <w:rPr>
          <w:rFonts w:cs="Times New Roman"/>
        </w:rPr>
        <w:t>o</w:t>
      </w:r>
      <w:r w:rsidRPr="001F2132">
        <w:rPr>
          <w:rFonts w:cs="Times New Roman"/>
        </w:rPr>
        <w:t>utcomes</w:t>
      </w:r>
    </w:p>
    <w:p w14:paraId="68A4A194" w14:textId="7A4303D8" w:rsidR="00D17F57" w:rsidRPr="00D677F5" w:rsidRDefault="007F05F8" w:rsidP="00C977C4">
      <w:pPr>
        <w:spacing w:after="240"/>
        <w:jc w:val="both"/>
        <w:rPr>
          <w:szCs w:val="22"/>
        </w:rPr>
      </w:pPr>
      <w:r w:rsidRPr="00D677F5">
        <w:rPr>
          <w:szCs w:val="22"/>
        </w:rPr>
        <w:t>We considered two outcomes</w:t>
      </w:r>
      <w:r w:rsidR="008E43EC">
        <w:rPr>
          <w:szCs w:val="22"/>
        </w:rPr>
        <w:t xml:space="preserve"> that were</w:t>
      </w:r>
      <w:r w:rsidRPr="00D677F5">
        <w:rPr>
          <w:szCs w:val="22"/>
        </w:rPr>
        <w:t xml:space="preserve"> assessed repeatedly every three months during follow-up: </w:t>
      </w:r>
    </w:p>
    <w:p w14:paraId="0ED79910" w14:textId="641B1AA7" w:rsidR="00D17F57" w:rsidRPr="00D677F5" w:rsidRDefault="007F05F8" w:rsidP="00C977C4">
      <w:pPr>
        <w:spacing w:after="240"/>
        <w:jc w:val="both"/>
        <w:rPr>
          <w:szCs w:val="22"/>
        </w:rPr>
      </w:pPr>
      <w:r w:rsidRPr="00D677F5">
        <w:rPr>
          <w:b/>
          <w:szCs w:val="22"/>
        </w:rPr>
        <w:t xml:space="preserve">1) MDD relapse, </w:t>
      </w:r>
      <w:r w:rsidRPr="00D677F5">
        <w:rPr>
          <w:szCs w:val="22"/>
        </w:rPr>
        <w:t>defined as (</w:t>
      </w:r>
      <w:proofErr w:type="spellStart"/>
      <w:r w:rsidRPr="00D677F5">
        <w:rPr>
          <w:szCs w:val="22"/>
        </w:rPr>
        <w:t>i</w:t>
      </w:r>
      <w:proofErr w:type="spellEnd"/>
      <w:r w:rsidRPr="00D677F5">
        <w:rPr>
          <w:szCs w:val="22"/>
        </w:rPr>
        <w:t>) meeting the World Health Organisation Diagnostic Interview – Short Form (CIDI-SF</w:t>
      </w:r>
      <w:r w:rsidR="00CD227A" w:rsidRPr="00D677F5">
        <w:rPr>
          <w:szCs w:val="22"/>
        </w:rPr>
        <w:fldChar w:fldCharType="begin"/>
      </w:r>
      <w:r w:rsidR="003D2AD3">
        <w:rPr>
          <w:szCs w:val="22"/>
        </w:rPr>
        <w:instrText xml:space="preserve"> ADDIN ZOTERO_ITEM CSL_CITATION {"citationID":"ruOeBR5t","properties":{"formattedCitation":"\\super 16\\nosupersub{}","plainCitation":"16","noteIndex":0},"citationItems":[{"id":305,"uris":["http://zotero.org/users/8626959/items/UXVACPDT"],"itemData":{"id":305,"type":"article-journal","abstract":"Data are reported on a series of short-form (SF) screening scales of DSM-III-R psychiatric disorders developed from the World Health Organization's Composite International Diagnostic Interview (CIDI). A multi-step procedure was used to generate CIDI-SF screening scales for each of eight DSM disorders from the US National Comorbidity Survey (NCS). This procedure began with the subsample of respondents who endorsed the CIDI diagnostic stem question for a given disorder and then used a series of stepwise regression analyses to select a subset of screening questions to maximize reproduction of the full CIDI diagnosis. A small number of screening questions, between three and eight for each disorder, was found to account for the significant associations between symptom ratings and CIDI diagnoses. Summary scales made up of these symptom questions correctly classify between 77% and 100% of CIDI cases and between 94% and 99% of CIDI non-cases in the NCS depending on the diagnosis. Overall classification accuracy ranged from a low of 93% for major depressive episode to a high of over 99% for generalized anxiety disorder. Pilot testing in a nationally representative telephone survey found that the full set of CIDI-SF scales can be administered in an average of seven minutes compared to over an hour for the full CIDI. The results are quite encouraging in suggesting that diagnostic classifications made in the full CIDI can be reproduced with excellent accuracy with the CIDI-SF scales. Independent verification of this reproduction accuracy, however, is needed in a data set other than the one in which the CIDI-SF was developed. Copyright © 1998 Whurr Publishers Ltd.","container-title":"International Journal of Methods in Psychiatric Research","DOI":"10.1002/mpr.47","ISSN":"1557-0657","issue":"4","language":"en","note":"_eprint: https://onlinelibrary.wiley.com/doi/pdf/10.1002/mpr.47","page":"171-185","source":"Wiley Online Library","title":"The World Health Organization Composite International Diagnostic Interview short-form (CIDI-SF)","volume":"7","author":[{"family":"Kessler","given":"Ronald C."},{"family":"Andrews","given":"Gavin"},{"family":"Mroczek","given":"Daniel"},{"family":"Ustun","given":"Bedirhan"},{"family":"Wittchen","given":"Hans-Ulrich"}],"issued":{"date-parts":[["1998"]]}}}],"schema":"https://github.com/citation-style-language/schema/raw/master/csl-citation.json"} </w:instrText>
      </w:r>
      <w:r w:rsidR="00CD227A" w:rsidRPr="00D677F5">
        <w:rPr>
          <w:szCs w:val="22"/>
        </w:rPr>
        <w:fldChar w:fldCharType="separate"/>
      </w:r>
      <w:r w:rsidR="003D2AD3" w:rsidRPr="003D2AD3">
        <w:rPr>
          <w:vertAlign w:val="superscript"/>
        </w:rPr>
        <w:t>16</w:t>
      </w:r>
      <w:r w:rsidR="00CD227A" w:rsidRPr="00D677F5">
        <w:rPr>
          <w:szCs w:val="22"/>
        </w:rPr>
        <w:fldChar w:fldCharType="end"/>
      </w:r>
      <w:r w:rsidRPr="00D677F5">
        <w:rPr>
          <w:szCs w:val="22"/>
        </w:rPr>
        <w:t xml:space="preserve">) criteria for MDD; </w:t>
      </w:r>
      <w:r w:rsidRPr="00D677F5">
        <w:rPr>
          <w:i/>
          <w:szCs w:val="22"/>
        </w:rPr>
        <w:t>and</w:t>
      </w:r>
      <w:r w:rsidRPr="00D677F5">
        <w:rPr>
          <w:szCs w:val="22"/>
        </w:rPr>
        <w:t xml:space="preserve"> (ii) scoring &gt;25 on the IDS-SR (Inventory for Depressive Symptomatology – Self Report</w:t>
      </w:r>
      <w:r w:rsidR="00CD227A" w:rsidRPr="00D677F5">
        <w:rPr>
          <w:szCs w:val="22"/>
        </w:rPr>
        <w:fldChar w:fldCharType="begin"/>
      </w:r>
      <w:r w:rsidR="003D2AD3">
        <w:rPr>
          <w:szCs w:val="22"/>
        </w:rPr>
        <w:instrText xml:space="preserve"> ADDIN ZOTERO_ITEM CSL_CITATION {"citationID":"h8esqxPF","properties":{"formattedCitation":"\\super 17\\nosupersub{}","plainCitation":"17","noteIndex":0},"citationItems":[{"id":308,"uris":["http://zotero.org/users/8626959/items/ZDK2ZTDX"],"itemData":{"id":308,"type":"article-journal","abstract":"This paper describes the rationale and methods entailed in developing the Inventory of Depressive Symptomatology (IDS) in both clinician-rated (IDS-C) and self-reported (IDS-SR) formats. Psychometric features of the both the IDS-C and IDS-SR are presented. These scales are compared to the Hamilton Rating Scale for Depression (HRS-D) in the detection of symptom change in patients with major depressive (n = 184) or bipolar disorder (n = 141). The face validity and established psychometric features of the IDS-C and IDS-SR indicate that either may be useful in detecting symptom change, as well as in detecting residual symptoms in depressed patients. Further efforts to shorten each measure are indicated. Copyright © 2000 Whurr Publishers Ltd.","container-title":"International Journal of Methods in Psychiatric Research","DOI":"10.1002/mpr.79","ISSN":"1557-0657","issue":"2","language":"en","note":"_eprint: https://onlinelibrary.wiley.com/doi/pdf/10.1002/mpr.79","page":"45-59","source":"Wiley Online Library","title":"The Inventory of Depressive Symptomatology (IDS): Clinician (IDS-C) and Self-Report (IDS-SR) ratings of depressive symptoms","title-short":"The Inventory of Depressive Symptomatology (IDS)","volume":"9","author":[{"family":"Rush","given":"A. John"},{"family":"Carmody","given":"Thomas"},{"family":"Reimitz","given":"Paul-Egbert"}],"issued":{"date-parts":[["2000"]]}}}],"schema":"https://github.com/citation-style-language/schema/raw/master/csl-citation.json"} </w:instrText>
      </w:r>
      <w:r w:rsidR="00CD227A" w:rsidRPr="00D677F5">
        <w:rPr>
          <w:szCs w:val="22"/>
        </w:rPr>
        <w:fldChar w:fldCharType="separate"/>
      </w:r>
      <w:r w:rsidR="003D2AD3" w:rsidRPr="003D2AD3">
        <w:rPr>
          <w:vertAlign w:val="superscript"/>
        </w:rPr>
        <w:t>17</w:t>
      </w:r>
      <w:r w:rsidR="00CD227A" w:rsidRPr="00D677F5">
        <w:rPr>
          <w:szCs w:val="22"/>
        </w:rPr>
        <w:fldChar w:fldCharType="end"/>
      </w:r>
      <w:r w:rsidRPr="00D677F5">
        <w:rPr>
          <w:szCs w:val="22"/>
        </w:rPr>
        <w:t xml:space="preserve">) indicating at least moderate symptom severity; </w:t>
      </w:r>
      <w:r w:rsidRPr="00D677F5">
        <w:rPr>
          <w:i/>
          <w:szCs w:val="22"/>
        </w:rPr>
        <w:t>and</w:t>
      </w:r>
      <w:r w:rsidRPr="00D677F5">
        <w:rPr>
          <w:szCs w:val="22"/>
        </w:rPr>
        <w:t xml:space="preserve"> (iii) having been in a state of remission within the past six months; </w:t>
      </w:r>
      <w:r w:rsidRPr="003D2AD3">
        <w:rPr>
          <w:i/>
          <w:iCs/>
          <w:szCs w:val="22"/>
        </w:rPr>
        <w:t>and</w:t>
      </w:r>
      <w:r w:rsidRPr="00D677F5">
        <w:rPr>
          <w:szCs w:val="22"/>
        </w:rPr>
        <w:t xml:space="preserve"> (iv) </w:t>
      </w:r>
      <w:r w:rsidR="008E43EC">
        <w:rPr>
          <w:szCs w:val="22"/>
        </w:rPr>
        <w:t>after</w:t>
      </w:r>
      <w:r w:rsidR="008E43EC" w:rsidRPr="00D677F5">
        <w:rPr>
          <w:szCs w:val="22"/>
        </w:rPr>
        <w:t xml:space="preserve"> </w:t>
      </w:r>
      <w:r w:rsidRPr="00D677F5">
        <w:rPr>
          <w:szCs w:val="22"/>
        </w:rPr>
        <w:t>meeting the above criteria, being confirmed as</w:t>
      </w:r>
      <w:r w:rsidRPr="001F2132">
        <w:t xml:space="preserve"> </w:t>
      </w:r>
      <w:r w:rsidRPr="00D677F5">
        <w:rPr>
          <w:szCs w:val="22"/>
        </w:rPr>
        <w:t xml:space="preserve">relapsed </w:t>
      </w:r>
      <w:r w:rsidR="008E43EC">
        <w:rPr>
          <w:szCs w:val="22"/>
        </w:rPr>
        <w:t>following</w:t>
      </w:r>
      <w:r w:rsidR="008E43EC" w:rsidRPr="00D677F5">
        <w:rPr>
          <w:szCs w:val="22"/>
        </w:rPr>
        <w:t xml:space="preserve"> </w:t>
      </w:r>
      <w:r w:rsidRPr="00D677F5">
        <w:rPr>
          <w:szCs w:val="22"/>
        </w:rPr>
        <w:t xml:space="preserve">a telephone assessment with a trained research worker. The CIDI-SF criteria for MDD requires the individual to have endorsed at least 5 out of the 9 symptoms of MDD, one of which must be a core symptom of low mood or anhedonia. The CIDI-SF has demonstrated excellent sensitivity and specificity to identify current MDD state and is </w:t>
      </w:r>
      <w:r w:rsidR="008E43EC">
        <w:rPr>
          <w:szCs w:val="22"/>
        </w:rPr>
        <w:t xml:space="preserve">used </w:t>
      </w:r>
      <w:r w:rsidRPr="00D677F5">
        <w:rPr>
          <w:szCs w:val="22"/>
        </w:rPr>
        <w:t>extensively on web-based platforms.</w:t>
      </w:r>
      <w:r w:rsidR="00CD227A" w:rsidRPr="00D677F5">
        <w:rPr>
          <w:szCs w:val="22"/>
        </w:rPr>
        <w:fldChar w:fldCharType="begin"/>
      </w:r>
      <w:r w:rsidR="003D2AD3">
        <w:rPr>
          <w:szCs w:val="22"/>
        </w:rPr>
        <w:instrText xml:space="preserve"> ADDIN ZOTERO_ITEM CSL_CITATION {"citationID":"hyX5NujY","properties":{"formattedCitation":"\\super 16\\nosupersub{}","plainCitation":"16","noteIndex":0},"citationItems":[{"id":305,"uris":["http://zotero.org/users/8626959/items/UXVACPDT"],"itemData":{"id":305,"type":"article-journal","abstract":"Data are reported on a series of short-form (SF) screening scales of DSM-III-R psychiatric disorders developed from the World Health Organization's Composite International Diagnostic Interview (CIDI). A multi-step procedure was used to generate CIDI-SF screening scales for each of eight DSM disorders from the US National Comorbidity Survey (NCS). This procedure began with the subsample of respondents who endorsed the CIDI diagnostic stem question for a given disorder and then used a series of stepwise regression analyses to select a subset of screening questions to maximize reproduction of the full CIDI diagnosis. A small number of screening questions, between three and eight for each disorder, was found to account for the significant associations between symptom ratings and CIDI diagnoses. Summary scales made up of these symptom questions correctly classify between 77% and 100% of CIDI cases and between 94% and 99% of CIDI non-cases in the NCS depending on the diagnosis. Overall classification accuracy ranged from a low of 93% for major depressive episode to a high of over 99% for generalized anxiety disorder. Pilot testing in a nationally representative telephone survey found that the full set of CIDI-SF scales can be administered in an average of seven minutes compared to over an hour for the full CIDI. The results are quite encouraging in suggesting that diagnostic classifications made in the full CIDI can be reproduced with excellent accuracy with the CIDI-SF scales. Independent verification of this reproduction accuracy, however, is needed in a data set other than the one in which the CIDI-SF was developed. Copyright © 1998 Whurr Publishers Ltd.","container-title":"International Journal of Methods in Psychiatric Research","DOI":"10.1002/mpr.47","ISSN":"1557-0657","issue":"4","language":"en","note":"_eprint: https://onlinelibrary.wiley.com/doi/pdf/10.1002/mpr.47","page":"171-185","source":"Wiley Online Library","title":"The World Health Organization Composite International Diagnostic Interview short-form (CIDI-SF)","volume":"7","author":[{"family":"Kessler","given":"Ronald C."},{"family":"Andrews","given":"Gavin"},{"family":"Mroczek","given":"Daniel"},{"family":"Ustun","given":"Bedirhan"},{"family":"Wittchen","given":"Hans-Ulrich"}],"issued":{"date-parts":[["1998"]]}}}],"schema":"https://github.com/citation-style-language/schema/raw/master/csl-citation.json"} </w:instrText>
      </w:r>
      <w:r w:rsidR="00CD227A" w:rsidRPr="00D677F5">
        <w:rPr>
          <w:szCs w:val="22"/>
        </w:rPr>
        <w:fldChar w:fldCharType="separate"/>
      </w:r>
      <w:r w:rsidR="003D2AD3" w:rsidRPr="003D2AD3">
        <w:rPr>
          <w:vertAlign w:val="superscript"/>
        </w:rPr>
        <w:t>16</w:t>
      </w:r>
      <w:r w:rsidR="00CD227A" w:rsidRPr="00D677F5">
        <w:rPr>
          <w:szCs w:val="22"/>
        </w:rPr>
        <w:fldChar w:fldCharType="end"/>
      </w:r>
      <w:r w:rsidRPr="00D677F5">
        <w:rPr>
          <w:szCs w:val="22"/>
        </w:rPr>
        <w:t xml:space="preserve"> Participants not meeting the CIDI-SF criteria but scoring &gt;25 on the IDS-SR (indicating with chronically severe depression symptoms) were excluded from this outcome to ensure the comparison group (‘Non-relapse’) represented only those with low depression severity. </w:t>
      </w:r>
    </w:p>
    <w:p w14:paraId="0017BCAE" w14:textId="737A4D6D" w:rsidR="00D17F57" w:rsidRPr="00D677F5" w:rsidRDefault="007F05F8" w:rsidP="00C977C4">
      <w:pPr>
        <w:spacing w:after="240"/>
        <w:jc w:val="both"/>
        <w:rPr>
          <w:szCs w:val="22"/>
        </w:rPr>
      </w:pPr>
      <w:r w:rsidRPr="00D677F5">
        <w:rPr>
          <w:b/>
          <w:szCs w:val="22"/>
        </w:rPr>
        <w:t>2) Depressive symptom severity</w:t>
      </w:r>
      <w:r w:rsidRPr="00D677F5">
        <w:rPr>
          <w:szCs w:val="22"/>
        </w:rPr>
        <w:t>, assessed based on total scores on the IDS-SR</w:t>
      </w:r>
      <w:r w:rsidR="00CD6C7A" w:rsidRPr="00D677F5">
        <w:rPr>
          <w:szCs w:val="22"/>
        </w:rPr>
        <w:t>, with scores ranging from 0-80 and higher scores indicating increased depression severity</w:t>
      </w:r>
      <w:r w:rsidRPr="00D677F5">
        <w:rPr>
          <w:szCs w:val="22"/>
        </w:rPr>
        <w:t>.</w:t>
      </w:r>
    </w:p>
    <w:p w14:paraId="29AE05BA" w14:textId="77777777" w:rsidR="00D17F57" w:rsidRPr="001F2132" w:rsidRDefault="007F05F8" w:rsidP="00C977C4">
      <w:pPr>
        <w:pStyle w:val="Heading2"/>
        <w:spacing w:before="240" w:after="240" w:line="240" w:lineRule="auto"/>
        <w:jc w:val="both"/>
        <w:rPr>
          <w:rFonts w:cs="Times New Roman"/>
        </w:rPr>
      </w:pPr>
      <w:bookmarkStart w:id="9" w:name="_x9ejp63w4jjk" w:colFirst="0" w:colLast="0"/>
      <w:bookmarkEnd w:id="9"/>
      <w:r w:rsidRPr="001F2132">
        <w:rPr>
          <w:rFonts w:cs="Times New Roman"/>
        </w:rPr>
        <w:t>Sleep features</w:t>
      </w:r>
    </w:p>
    <w:p w14:paraId="141E71FD" w14:textId="7256C86C" w:rsidR="00D17F57" w:rsidRPr="00D677F5" w:rsidRDefault="007F05F8" w:rsidP="00C977C4">
      <w:pPr>
        <w:spacing w:after="240"/>
        <w:jc w:val="both"/>
        <w:rPr>
          <w:szCs w:val="22"/>
        </w:rPr>
      </w:pPr>
      <w:r w:rsidRPr="00D677F5">
        <w:rPr>
          <w:szCs w:val="22"/>
        </w:rPr>
        <w:t>Participants were asked to wear a Fitbit Charge wearable device while participating in the study. The Fitbit Charge tracks sleep using accelerometer and photoplethysmography sensors. Participants were asked to wear the device continuously, removing it only to charge the battery and showering/swimming. The device has comparable performance to research-grade actigraphy devices in estimating sleep duration, sleep efficiency and sleep onset latency.</w:t>
      </w:r>
      <w:r w:rsidR="00CD227A" w:rsidRPr="00D677F5">
        <w:rPr>
          <w:szCs w:val="22"/>
        </w:rPr>
        <w:fldChar w:fldCharType="begin"/>
      </w:r>
      <w:r w:rsidR="003D2AD3">
        <w:rPr>
          <w:szCs w:val="22"/>
        </w:rPr>
        <w:instrText xml:space="preserve"> ADDIN ZOTERO_ITEM CSL_CITATION {"citationID":"XzYJoW8I","properties":{"formattedCitation":"\\super 3\\nosupersub{}","plainCitation":"3","noteIndex":0},"citationItems":[{"id":359,"uris":["http://zotero.org/users/8626959/items/ICKDMLXT"],"itemData":{"id":359,"type":"article-journal","abstract":"Major depressive disorder (MDD) is often handled as an episodic and isolated disorder, resulting in an optimistic view about its prognosis. Herein, we test the idea that the prognosis of MDD changes if we vary the perspective in terms of (1) a longer time frame and (2) a broader diagnostic conceptualisation including dysthymia, (hypo)mania and anxiety disorders as relevant outcomes.","container-title":"BMC Medicine","DOI":"10.1186/s12916-017-0972-8","ISSN":"1741-7015","issue":"1","journalAbbreviation":"BMC Medicine","page":"215","source":"BioMed Central","title":"Reconsidering the prognosis of major depressive disorder across diagnostic boundaries: full recovery is the exception rather than the rule","title-short":"Reconsidering the prognosis of major depressive disorder across diagnostic boundaries","volume":"15","author":[{"family":"Verduijn","given":"Judith"},{"family":"Verhoeven","given":"Josine E."},{"family":"Milaneschi","given":"Yuri"},{"family":"Schoevers","given":"Robert A."},{"family":"Hemert","given":"Albert M.","non-dropping-particle":"van"},{"family":"Beekman","given":"Aartjan T. F."},{"family":"Penninx","given":"Brenda W. J. H."}],"issued":{"date-parts":[["2017",12,12]]}}}],"schema":"https://github.com/citation-style-language/schema/raw/master/csl-citation.json"} </w:instrText>
      </w:r>
      <w:r w:rsidR="00CD227A" w:rsidRPr="00D677F5">
        <w:rPr>
          <w:szCs w:val="22"/>
        </w:rPr>
        <w:fldChar w:fldCharType="separate"/>
      </w:r>
      <w:r w:rsidR="003D2AD3" w:rsidRPr="003D2AD3">
        <w:rPr>
          <w:vertAlign w:val="superscript"/>
        </w:rPr>
        <w:t>3</w:t>
      </w:r>
      <w:r w:rsidR="00CD227A" w:rsidRPr="00D677F5">
        <w:rPr>
          <w:szCs w:val="22"/>
        </w:rPr>
        <w:fldChar w:fldCharType="end"/>
      </w:r>
    </w:p>
    <w:p w14:paraId="6F07A79C" w14:textId="68F50F42" w:rsidR="00D17F57" w:rsidRPr="00D677F5" w:rsidRDefault="007F05F8" w:rsidP="00C977C4">
      <w:pPr>
        <w:spacing w:after="240"/>
        <w:jc w:val="both"/>
        <w:rPr>
          <w:szCs w:val="22"/>
        </w:rPr>
      </w:pPr>
      <w:r w:rsidRPr="00D677F5">
        <w:rPr>
          <w:szCs w:val="22"/>
        </w:rPr>
        <w:t xml:space="preserve">Fitbit data were gathered continuously and summarised as daily indicators (e.g., “Total hours of sleep”). For each day, we focused on the primary sleep event, defined as the largest continuous period of sleep, thereby excluding shorter </w:t>
      </w:r>
      <w:r w:rsidR="00853BC3">
        <w:rPr>
          <w:szCs w:val="22"/>
        </w:rPr>
        <w:t xml:space="preserve">sleep </w:t>
      </w:r>
      <w:r w:rsidRPr="00D677F5">
        <w:rPr>
          <w:szCs w:val="22"/>
        </w:rPr>
        <w:t xml:space="preserve">events such as napping. We considered 13 sleep features split into three domains: (1) duration, (2) quality, and (3) regularity (Table 1). For each </w:t>
      </w:r>
      <w:r w:rsidR="00653B83">
        <w:rPr>
          <w:szCs w:val="22"/>
        </w:rPr>
        <w:t>feature</w:t>
      </w:r>
      <w:r w:rsidRPr="00D677F5">
        <w:rPr>
          <w:szCs w:val="22"/>
        </w:rPr>
        <w:t xml:space="preserve">, we summarised the daily measures </w:t>
      </w:r>
      <w:r w:rsidR="00853BC3">
        <w:rPr>
          <w:szCs w:val="22"/>
        </w:rPr>
        <w:t>over</w:t>
      </w:r>
      <w:r w:rsidR="00853BC3" w:rsidRPr="00D677F5">
        <w:rPr>
          <w:szCs w:val="22"/>
        </w:rPr>
        <w:t xml:space="preserve"> </w:t>
      </w:r>
      <w:r w:rsidRPr="00D677F5">
        <w:rPr>
          <w:szCs w:val="22"/>
        </w:rPr>
        <w:t xml:space="preserve">the four weeks prior to each 3-monthly outcome assessment. For some </w:t>
      </w:r>
      <w:r w:rsidR="00653B83">
        <w:rPr>
          <w:szCs w:val="22"/>
        </w:rPr>
        <w:t>features</w:t>
      </w:r>
      <w:r w:rsidRPr="00D677F5">
        <w:rPr>
          <w:szCs w:val="22"/>
        </w:rPr>
        <w:t>, we additionally considered the change over time (i.e., four weeks prior to the previous 3-monthly assessment versus the current 3-monthly assessment). The four-week reference period for sleep follows past studies showing deteriorations in sleep quality in the four</w:t>
      </w:r>
      <w:r w:rsidR="00CD227A" w:rsidRPr="00D677F5">
        <w:rPr>
          <w:szCs w:val="22"/>
        </w:rPr>
        <w:fldChar w:fldCharType="begin"/>
      </w:r>
      <w:r w:rsidR="003D2AD3">
        <w:rPr>
          <w:szCs w:val="22"/>
        </w:rPr>
        <w:instrText xml:space="preserve"> ADDIN ZOTERO_ITEM CSL_CITATION {"citationID":"fFLrg3s5","properties":{"formattedCitation":"\\super 18\\nosupersub{}","plainCitation":"18","noteIndex":0},"citationItems":[{"id":547,"uris":["http://zotero.org/users/8626959/items/UJ4K8SD5"],"itemData":{"id":547,"type":"article-journal","abstract":"The transition from well to depressed offers a window to the mechanisms which underlie depressive symptoms. We examined the onset of each of 15 symptoms in 53 patients with winter depression. Three symptoms had a risk of onset closely associated with the onset of the episode itself and may represent a core syndrome. The risk of onset for the remaining symptoms was unrelated to the onset and the course of the episode. The symptoms were equally likely to begin at any time during the episode and suggest a different pathological mechanism. A dual vulnerability hypothesis is proposed; research and treatment implications are discussed.","container-title":"Journal of Affective Disorders","DOI":"10.1016/0165-0327(91)90065-Z","ISSN":"0165-0327","issue":"4","journalAbbreviation":"Journal of Affective Disorders","language":"en","page":"191-197","source":"ScienceDirect","title":"The temporal onset of individual symptoms in winter depression: differentiating underlying mechanisms","title-short":"The temporal onset of individual symptoms in winter depression","volume":"22","author":[{"family":"Young","given":"Michael A."},{"family":"Watel","given":"Lucie G."},{"family":"Lahmeyer","given":"Henry W."},{"family":"Eastman","given":"Charmane I."}],"issued":{"date-parts":[["1991",8,1]]}}}],"schema":"https://github.com/citation-style-language/schema/raw/master/csl-citation.json"} </w:instrText>
      </w:r>
      <w:r w:rsidR="00CD227A" w:rsidRPr="00D677F5">
        <w:rPr>
          <w:szCs w:val="22"/>
        </w:rPr>
        <w:fldChar w:fldCharType="separate"/>
      </w:r>
      <w:r w:rsidR="003D2AD3" w:rsidRPr="003D2AD3">
        <w:rPr>
          <w:vertAlign w:val="superscript"/>
        </w:rPr>
        <w:t>18</w:t>
      </w:r>
      <w:r w:rsidR="00CD227A" w:rsidRPr="00D677F5">
        <w:rPr>
          <w:szCs w:val="22"/>
        </w:rPr>
        <w:fldChar w:fldCharType="end"/>
      </w:r>
      <w:r w:rsidR="00CD227A" w:rsidRPr="00D677F5">
        <w:rPr>
          <w:szCs w:val="22"/>
        </w:rPr>
        <w:t xml:space="preserve"> </w:t>
      </w:r>
      <w:r w:rsidRPr="00D677F5">
        <w:rPr>
          <w:szCs w:val="22"/>
        </w:rPr>
        <w:t>weeks prior to relapse, suggesting four weeks is a reasonable window in which to observe prodromal symptoms of sleep disturbance prior to relapse.</w:t>
      </w:r>
    </w:p>
    <w:p w14:paraId="13B60E6D" w14:textId="67BECBBC" w:rsidR="00D17F57" w:rsidRPr="00D677F5" w:rsidRDefault="007F05F8" w:rsidP="00C977C4">
      <w:pPr>
        <w:spacing w:after="240"/>
        <w:jc w:val="both"/>
        <w:rPr>
          <w:szCs w:val="22"/>
        </w:rPr>
      </w:pPr>
      <w:r w:rsidRPr="00D677F5">
        <w:rPr>
          <w:szCs w:val="22"/>
        </w:rPr>
        <w:t>We excluded weekend sleep events (</w:t>
      </w:r>
      <w:r w:rsidR="000C67ED">
        <w:rPr>
          <w:szCs w:val="22"/>
        </w:rPr>
        <w:t>except for</w:t>
      </w:r>
      <w:r w:rsidRPr="00D677F5">
        <w:rPr>
          <w:szCs w:val="22"/>
        </w:rPr>
        <w:t xml:space="preserve"> ‘social jetlag’) to avoid conflating weekday and weekend assessments, which tend to differ. Within each four-week period, we included participants providing sleep information on at least 8 weekdays. We chose a minimum of 8 weekdays to derive reliable summaries whi</w:t>
      </w:r>
      <w:r w:rsidR="00886197">
        <w:rPr>
          <w:szCs w:val="22"/>
        </w:rPr>
        <w:t>st</w:t>
      </w:r>
      <w:r w:rsidRPr="00D677F5">
        <w:rPr>
          <w:szCs w:val="22"/>
        </w:rPr>
        <w:t xml:space="preserve"> </w:t>
      </w:r>
      <w:r w:rsidR="00F712DF">
        <w:rPr>
          <w:szCs w:val="22"/>
        </w:rPr>
        <w:t>minimising</w:t>
      </w:r>
      <w:r w:rsidR="00F712DF" w:rsidRPr="00D677F5">
        <w:rPr>
          <w:szCs w:val="22"/>
        </w:rPr>
        <w:t xml:space="preserve"> </w:t>
      </w:r>
      <w:r w:rsidRPr="00D677F5">
        <w:rPr>
          <w:szCs w:val="22"/>
        </w:rPr>
        <w:t xml:space="preserve">selection bias (participants wearing their </w:t>
      </w:r>
      <w:proofErr w:type="spellStart"/>
      <w:r w:rsidRPr="00D677F5">
        <w:rPr>
          <w:szCs w:val="22"/>
        </w:rPr>
        <w:t>FitBit</w:t>
      </w:r>
      <w:proofErr w:type="spellEnd"/>
      <w:r w:rsidRPr="00D677F5">
        <w:rPr>
          <w:szCs w:val="22"/>
        </w:rPr>
        <w:t xml:space="preserve"> for more than eight days tended to have lower depressive symptoms and more stable sleep patterns).</w:t>
      </w:r>
    </w:p>
    <w:p w14:paraId="4A541DB9" w14:textId="29919E5D" w:rsidR="00D17F57" w:rsidRDefault="007F05F8" w:rsidP="00C977C4">
      <w:pPr>
        <w:rPr>
          <w:b/>
          <w:sz w:val="20"/>
          <w:szCs w:val="20"/>
        </w:rPr>
      </w:pPr>
      <w:r w:rsidRPr="0027745A">
        <w:rPr>
          <w:b/>
          <w:sz w:val="20"/>
          <w:szCs w:val="20"/>
        </w:rPr>
        <w:t xml:space="preserve">Table 1. Sleep features measured in the four weeks prior to outcome assessment, derived from daily summaries of continuously-collected Fitbit indicators. continuous </w:t>
      </w:r>
      <w:proofErr w:type="spellStart"/>
      <w:r w:rsidRPr="0027745A">
        <w:rPr>
          <w:b/>
          <w:sz w:val="20"/>
          <w:szCs w:val="20"/>
        </w:rPr>
        <w:t>FitBit</w:t>
      </w:r>
      <w:proofErr w:type="spellEnd"/>
      <w:r w:rsidRPr="0027745A">
        <w:rPr>
          <w:b/>
          <w:sz w:val="20"/>
          <w:szCs w:val="20"/>
        </w:rPr>
        <w: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2303"/>
        <w:gridCol w:w="5722"/>
      </w:tblGrid>
      <w:tr w:rsidR="00D17F57" w:rsidRPr="00542FB4" w14:paraId="68B2FE52" w14:textId="77777777" w:rsidTr="0027745A">
        <w:tc>
          <w:tcPr>
            <w:tcW w:w="1335" w:type="dxa"/>
            <w:shd w:val="clear" w:color="auto" w:fill="EFEFEF"/>
            <w:tcMar>
              <w:top w:w="100" w:type="dxa"/>
              <w:left w:w="100" w:type="dxa"/>
              <w:bottom w:w="100" w:type="dxa"/>
              <w:right w:w="100" w:type="dxa"/>
            </w:tcMar>
          </w:tcPr>
          <w:p w14:paraId="47640B52" w14:textId="77777777" w:rsidR="00D17F57" w:rsidRPr="00542FB4" w:rsidRDefault="007F05F8" w:rsidP="00C977C4">
            <w:pPr>
              <w:rPr>
                <w:b/>
                <w:sz w:val="16"/>
                <w:szCs w:val="16"/>
              </w:rPr>
            </w:pPr>
            <w:r w:rsidRPr="00542FB4">
              <w:rPr>
                <w:b/>
                <w:sz w:val="16"/>
                <w:szCs w:val="16"/>
              </w:rPr>
              <w:lastRenderedPageBreak/>
              <w:t>Domain</w:t>
            </w:r>
          </w:p>
        </w:tc>
        <w:tc>
          <w:tcPr>
            <w:tcW w:w="2303" w:type="dxa"/>
            <w:shd w:val="clear" w:color="auto" w:fill="EFEFEF"/>
            <w:tcMar>
              <w:top w:w="100" w:type="dxa"/>
              <w:left w:w="100" w:type="dxa"/>
              <w:bottom w:w="100" w:type="dxa"/>
              <w:right w:w="100" w:type="dxa"/>
            </w:tcMar>
          </w:tcPr>
          <w:p w14:paraId="64132D91" w14:textId="77777777" w:rsidR="00D17F57" w:rsidRPr="00542FB4" w:rsidRDefault="007F05F8" w:rsidP="00C977C4">
            <w:pPr>
              <w:rPr>
                <w:b/>
                <w:sz w:val="16"/>
                <w:szCs w:val="16"/>
              </w:rPr>
            </w:pPr>
            <w:r w:rsidRPr="00542FB4">
              <w:rPr>
                <w:b/>
                <w:sz w:val="16"/>
                <w:szCs w:val="16"/>
              </w:rPr>
              <w:t>Feature</w:t>
            </w:r>
          </w:p>
        </w:tc>
        <w:tc>
          <w:tcPr>
            <w:tcW w:w="5722" w:type="dxa"/>
            <w:shd w:val="clear" w:color="auto" w:fill="EFEFEF"/>
            <w:tcMar>
              <w:top w:w="100" w:type="dxa"/>
              <w:left w:w="100" w:type="dxa"/>
              <w:bottom w:w="100" w:type="dxa"/>
              <w:right w:w="100" w:type="dxa"/>
            </w:tcMar>
          </w:tcPr>
          <w:p w14:paraId="4EC7F947" w14:textId="77777777" w:rsidR="00D17F57" w:rsidRPr="00542FB4" w:rsidRDefault="007F05F8" w:rsidP="00C977C4">
            <w:pPr>
              <w:rPr>
                <w:b/>
                <w:sz w:val="16"/>
                <w:szCs w:val="16"/>
              </w:rPr>
            </w:pPr>
            <w:r w:rsidRPr="00542FB4">
              <w:rPr>
                <w:b/>
                <w:sz w:val="16"/>
                <w:szCs w:val="16"/>
              </w:rPr>
              <w:t>Definition</w:t>
            </w:r>
          </w:p>
        </w:tc>
      </w:tr>
      <w:tr w:rsidR="00D17F57" w:rsidRPr="00542FB4" w14:paraId="794ED084" w14:textId="77777777" w:rsidTr="00903F98">
        <w:trPr>
          <w:trHeight w:val="49"/>
        </w:trPr>
        <w:tc>
          <w:tcPr>
            <w:tcW w:w="1335" w:type="dxa"/>
            <w:vMerge w:val="restart"/>
            <w:shd w:val="clear" w:color="auto" w:fill="auto"/>
            <w:tcMar>
              <w:top w:w="100" w:type="dxa"/>
              <w:left w:w="100" w:type="dxa"/>
              <w:bottom w:w="100" w:type="dxa"/>
              <w:right w:w="100" w:type="dxa"/>
            </w:tcMar>
          </w:tcPr>
          <w:p w14:paraId="35D36E59" w14:textId="77777777" w:rsidR="00D17F57" w:rsidRPr="00542FB4" w:rsidRDefault="007F05F8" w:rsidP="00C977C4">
            <w:pPr>
              <w:rPr>
                <w:b/>
                <w:sz w:val="16"/>
                <w:szCs w:val="16"/>
              </w:rPr>
            </w:pPr>
            <w:r w:rsidRPr="00542FB4">
              <w:rPr>
                <w:b/>
                <w:sz w:val="16"/>
                <w:szCs w:val="16"/>
              </w:rPr>
              <w:t>Sleep duration</w:t>
            </w:r>
          </w:p>
        </w:tc>
        <w:tc>
          <w:tcPr>
            <w:tcW w:w="2303" w:type="dxa"/>
            <w:shd w:val="clear" w:color="auto" w:fill="auto"/>
            <w:tcMar>
              <w:top w:w="100" w:type="dxa"/>
              <w:left w:w="100" w:type="dxa"/>
              <w:bottom w:w="100" w:type="dxa"/>
              <w:right w:w="100" w:type="dxa"/>
            </w:tcMar>
          </w:tcPr>
          <w:p w14:paraId="0B3D2F04" w14:textId="77777777" w:rsidR="00D17F57" w:rsidRPr="00542FB4" w:rsidRDefault="007F05F8" w:rsidP="00C977C4">
            <w:pPr>
              <w:rPr>
                <w:sz w:val="16"/>
                <w:szCs w:val="16"/>
                <w:vertAlign w:val="superscript"/>
              </w:rPr>
            </w:pPr>
            <w:r w:rsidRPr="00542FB4">
              <w:rPr>
                <w:sz w:val="16"/>
                <w:szCs w:val="16"/>
              </w:rPr>
              <w:t>Total sleep time</w:t>
            </w:r>
            <w:r w:rsidRPr="00542FB4">
              <w:rPr>
                <w:sz w:val="16"/>
                <w:szCs w:val="16"/>
                <w:vertAlign w:val="superscript"/>
              </w:rPr>
              <w:t>†</w:t>
            </w:r>
          </w:p>
        </w:tc>
        <w:tc>
          <w:tcPr>
            <w:tcW w:w="5722" w:type="dxa"/>
            <w:shd w:val="clear" w:color="auto" w:fill="auto"/>
            <w:tcMar>
              <w:top w:w="100" w:type="dxa"/>
              <w:left w:w="100" w:type="dxa"/>
              <w:bottom w:w="100" w:type="dxa"/>
              <w:right w:w="100" w:type="dxa"/>
            </w:tcMar>
          </w:tcPr>
          <w:p w14:paraId="45416865" w14:textId="77777777" w:rsidR="00D17F57" w:rsidRPr="00542FB4" w:rsidRDefault="007F05F8" w:rsidP="00C977C4">
            <w:pPr>
              <w:rPr>
                <w:sz w:val="16"/>
                <w:szCs w:val="16"/>
              </w:rPr>
            </w:pPr>
            <w:r w:rsidRPr="00542FB4">
              <w:rPr>
                <w:sz w:val="16"/>
                <w:szCs w:val="16"/>
              </w:rPr>
              <w:t>Median daily hours spent asleep.</w:t>
            </w:r>
          </w:p>
        </w:tc>
      </w:tr>
      <w:tr w:rsidR="00D17F57" w:rsidRPr="00542FB4" w14:paraId="70C8E8B2" w14:textId="77777777" w:rsidTr="0027745A">
        <w:trPr>
          <w:trHeight w:val="432"/>
        </w:trPr>
        <w:tc>
          <w:tcPr>
            <w:tcW w:w="1335" w:type="dxa"/>
            <w:vMerge/>
            <w:shd w:val="clear" w:color="auto" w:fill="auto"/>
            <w:tcMar>
              <w:top w:w="100" w:type="dxa"/>
              <w:left w:w="100" w:type="dxa"/>
              <w:bottom w:w="100" w:type="dxa"/>
              <w:right w:w="100" w:type="dxa"/>
            </w:tcMar>
          </w:tcPr>
          <w:p w14:paraId="5FA25262" w14:textId="77777777" w:rsidR="00D17F57" w:rsidRPr="00542FB4" w:rsidRDefault="00D17F57" w:rsidP="00C977C4">
            <w:pPr>
              <w:rPr>
                <w:sz w:val="16"/>
                <w:szCs w:val="16"/>
              </w:rPr>
            </w:pPr>
          </w:p>
        </w:tc>
        <w:tc>
          <w:tcPr>
            <w:tcW w:w="2303" w:type="dxa"/>
            <w:shd w:val="clear" w:color="auto" w:fill="auto"/>
            <w:tcMar>
              <w:top w:w="100" w:type="dxa"/>
              <w:left w:w="100" w:type="dxa"/>
              <w:bottom w:w="100" w:type="dxa"/>
              <w:right w:w="100" w:type="dxa"/>
            </w:tcMar>
          </w:tcPr>
          <w:p w14:paraId="713F724F" w14:textId="77777777" w:rsidR="00D17F57" w:rsidRPr="00542FB4" w:rsidRDefault="007F05F8" w:rsidP="00C977C4">
            <w:pPr>
              <w:rPr>
                <w:sz w:val="16"/>
                <w:szCs w:val="16"/>
              </w:rPr>
            </w:pPr>
            <w:r w:rsidRPr="00542FB4">
              <w:rPr>
                <w:sz w:val="16"/>
                <w:szCs w:val="16"/>
              </w:rPr>
              <w:t>Change in total sleep time</w:t>
            </w:r>
            <w:r w:rsidRPr="00542FB4">
              <w:rPr>
                <w:sz w:val="16"/>
                <w:szCs w:val="16"/>
                <w:vertAlign w:val="superscript"/>
              </w:rPr>
              <w:t>‡</w:t>
            </w:r>
          </w:p>
        </w:tc>
        <w:tc>
          <w:tcPr>
            <w:tcW w:w="5722" w:type="dxa"/>
            <w:shd w:val="clear" w:color="auto" w:fill="auto"/>
            <w:tcMar>
              <w:top w:w="100" w:type="dxa"/>
              <w:left w:w="100" w:type="dxa"/>
              <w:bottom w:w="100" w:type="dxa"/>
              <w:right w:w="100" w:type="dxa"/>
            </w:tcMar>
          </w:tcPr>
          <w:p w14:paraId="2A113271" w14:textId="32611657" w:rsidR="00D17F57" w:rsidRPr="00542FB4" w:rsidRDefault="007F05F8" w:rsidP="00C977C4">
            <w:pPr>
              <w:rPr>
                <w:sz w:val="16"/>
                <w:szCs w:val="16"/>
              </w:rPr>
            </w:pPr>
            <w:r w:rsidRPr="00542FB4">
              <w:rPr>
                <w:sz w:val="16"/>
                <w:szCs w:val="16"/>
              </w:rPr>
              <w:t xml:space="preserve">Difference in median daily hours spent asleep over the </w:t>
            </w:r>
            <w:r w:rsidR="00FE4258" w:rsidRPr="003D2AD3">
              <w:rPr>
                <w:sz w:val="16"/>
                <w:szCs w:val="16"/>
              </w:rPr>
              <w:t>four</w:t>
            </w:r>
            <w:r w:rsidR="00FE4258" w:rsidRPr="00542FB4">
              <w:rPr>
                <w:sz w:val="16"/>
                <w:szCs w:val="16"/>
              </w:rPr>
              <w:t xml:space="preserve"> </w:t>
            </w:r>
            <w:r w:rsidRPr="00542FB4">
              <w:rPr>
                <w:sz w:val="16"/>
                <w:szCs w:val="16"/>
              </w:rPr>
              <w:t xml:space="preserve">weeks </w:t>
            </w:r>
            <w:r w:rsidR="00FE4258" w:rsidRPr="003D2AD3">
              <w:rPr>
                <w:sz w:val="16"/>
                <w:szCs w:val="16"/>
              </w:rPr>
              <w:t>before</w:t>
            </w:r>
            <w:r w:rsidRPr="00542FB4">
              <w:rPr>
                <w:sz w:val="16"/>
                <w:szCs w:val="16"/>
              </w:rPr>
              <w:t xml:space="preserve"> the current outcome assessment (T</w:t>
            </w:r>
            <w:r w:rsidRPr="00542FB4">
              <w:rPr>
                <w:sz w:val="16"/>
                <w:szCs w:val="16"/>
                <w:vertAlign w:val="subscript"/>
              </w:rPr>
              <w:t>2</w:t>
            </w:r>
            <w:r w:rsidRPr="00542FB4">
              <w:rPr>
                <w:sz w:val="16"/>
                <w:szCs w:val="16"/>
              </w:rPr>
              <w:t xml:space="preserve">) </w:t>
            </w:r>
            <w:r w:rsidR="00FE4258" w:rsidRPr="003D2AD3">
              <w:rPr>
                <w:sz w:val="16"/>
                <w:szCs w:val="16"/>
              </w:rPr>
              <w:t>versus the four weeks before to the previous</w:t>
            </w:r>
            <w:r w:rsidRPr="00542FB4">
              <w:rPr>
                <w:sz w:val="16"/>
                <w:szCs w:val="16"/>
              </w:rPr>
              <w:t xml:space="preserve"> outcome assessment three months ago (T</w:t>
            </w:r>
            <w:r w:rsidRPr="00542FB4">
              <w:rPr>
                <w:sz w:val="16"/>
                <w:szCs w:val="16"/>
                <w:vertAlign w:val="subscript"/>
              </w:rPr>
              <w:t>1</w:t>
            </w:r>
            <w:r w:rsidRPr="00542FB4">
              <w:rPr>
                <w:sz w:val="16"/>
                <w:szCs w:val="16"/>
              </w:rPr>
              <w:t>).</w:t>
            </w:r>
          </w:p>
        </w:tc>
      </w:tr>
      <w:tr w:rsidR="00D17F57" w:rsidRPr="00542FB4" w14:paraId="13B6C070" w14:textId="77777777" w:rsidTr="00903F98">
        <w:trPr>
          <w:trHeight w:val="151"/>
        </w:trPr>
        <w:tc>
          <w:tcPr>
            <w:tcW w:w="1335" w:type="dxa"/>
            <w:vMerge/>
            <w:shd w:val="clear" w:color="auto" w:fill="auto"/>
            <w:tcMar>
              <w:top w:w="100" w:type="dxa"/>
              <w:left w:w="100" w:type="dxa"/>
              <w:bottom w:w="100" w:type="dxa"/>
              <w:right w:w="100" w:type="dxa"/>
            </w:tcMar>
          </w:tcPr>
          <w:p w14:paraId="6693F816" w14:textId="77777777" w:rsidR="00D17F57" w:rsidRPr="00542FB4" w:rsidRDefault="00D17F57" w:rsidP="00C977C4">
            <w:pPr>
              <w:widowControl w:val="0"/>
              <w:rPr>
                <w:sz w:val="16"/>
                <w:szCs w:val="16"/>
              </w:rPr>
            </w:pPr>
          </w:p>
        </w:tc>
        <w:tc>
          <w:tcPr>
            <w:tcW w:w="2303" w:type="dxa"/>
            <w:shd w:val="clear" w:color="auto" w:fill="auto"/>
            <w:tcMar>
              <w:top w:w="100" w:type="dxa"/>
              <w:left w:w="100" w:type="dxa"/>
              <w:bottom w:w="100" w:type="dxa"/>
              <w:right w:w="100" w:type="dxa"/>
            </w:tcMar>
          </w:tcPr>
          <w:p w14:paraId="55A154E8" w14:textId="77777777" w:rsidR="00D17F57" w:rsidRPr="00542FB4" w:rsidRDefault="007F05F8" w:rsidP="00C977C4">
            <w:pPr>
              <w:rPr>
                <w:sz w:val="16"/>
                <w:szCs w:val="16"/>
                <w:vertAlign w:val="superscript"/>
              </w:rPr>
            </w:pPr>
            <w:r w:rsidRPr="00542FB4">
              <w:rPr>
                <w:sz w:val="16"/>
                <w:szCs w:val="16"/>
              </w:rPr>
              <w:t>Total sleep time, variance</w:t>
            </w:r>
            <w:r w:rsidRPr="00542FB4">
              <w:rPr>
                <w:sz w:val="16"/>
                <w:szCs w:val="16"/>
                <w:vertAlign w:val="superscript"/>
              </w:rPr>
              <w:t>†</w:t>
            </w:r>
          </w:p>
        </w:tc>
        <w:tc>
          <w:tcPr>
            <w:tcW w:w="5722" w:type="dxa"/>
            <w:shd w:val="clear" w:color="auto" w:fill="auto"/>
            <w:tcMar>
              <w:top w:w="100" w:type="dxa"/>
              <w:left w:w="100" w:type="dxa"/>
              <w:bottom w:w="100" w:type="dxa"/>
              <w:right w:w="100" w:type="dxa"/>
            </w:tcMar>
          </w:tcPr>
          <w:p w14:paraId="29433E38" w14:textId="77777777" w:rsidR="00D17F57" w:rsidRPr="00542FB4" w:rsidRDefault="007F05F8" w:rsidP="00C977C4">
            <w:pPr>
              <w:rPr>
                <w:sz w:val="16"/>
                <w:szCs w:val="16"/>
              </w:rPr>
            </w:pPr>
            <w:r w:rsidRPr="00542FB4">
              <w:rPr>
                <w:sz w:val="16"/>
                <w:szCs w:val="16"/>
              </w:rPr>
              <w:t>Intra-individual variance in median daily hours spent asleep.</w:t>
            </w:r>
          </w:p>
        </w:tc>
      </w:tr>
      <w:tr w:rsidR="00D17F57" w:rsidRPr="00542FB4" w14:paraId="7B6F51C4" w14:textId="77777777" w:rsidTr="00903F98">
        <w:trPr>
          <w:trHeight w:val="313"/>
        </w:trPr>
        <w:tc>
          <w:tcPr>
            <w:tcW w:w="1335" w:type="dxa"/>
            <w:vMerge/>
            <w:shd w:val="clear" w:color="auto" w:fill="auto"/>
            <w:tcMar>
              <w:top w:w="100" w:type="dxa"/>
              <w:left w:w="100" w:type="dxa"/>
              <w:bottom w:w="100" w:type="dxa"/>
              <w:right w:w="100" w:type="dxa"/>
            </w:tcMar>
          </w:tcPr>
          <w:p w14:paraId="65015736" w14:textId="77777777" w:rsidR="00D17F57" w:rsidRPr="00542FB4" w:rsidRDefault="00D17F57" w:rsidP="00C977C4">
            <w:pPr>
              <w:widowControl w:val="0"/>
              <w:rPr>
                <w:sz w:val="16"/>
                <w:szCs w:val="16"/>
              </w:rPr>
            </w:pPr>
          </w:p>
        </w:tc>
        <w:tc>
          <w:tcPr>
            <w:tcW w:w="2303" w:type="dxa"/>
            <w:shd w:val="clear" w:color="auto" w:fill="auto"/>
            <w:tcMar>
              <w:top w:w="100" w:type="dxa"/>
              <w:left w:w="100" w:type="dxa"/>
              <w:bottom w:w="100" w:type="dxa"/>
              <w:right w:w="100" w:type="dxa"/>
            </w:tcMar>
          </w:tcPr>
          <w:p w14:paraId="7F7B9A3D" w14:textId="77777777" w:rsidR="00D17F57" w:rsidRPr="00542FB4" w:rsidRDefault="007F05F8" w:rsidP="00C977C4">
            <w:pPr>
              <w:rPr>
                <w:sz w:val="16"/>
                <w:szCs w:val="16"/>
              </w:rPr>
            </w:pPr>
            <w:r w:rsidRPr="00542FB4">
              <w:rPr>
                <w:sz w:val="16"/>
                <w:szCs w:val="16"/>
              </w:rPr>
              <w:t>Change in total sleep time, variance</w:t>
            </w:r>
            <w:r w:rsidRPr="00542FB4">
              <w:rPr>
                <w:sz w:val="16"/>
                <w:szCs w:val="16"/>
                <w:vertAlign w:val="superscript"/>
              </w:rPr>
              <w:t>‡</w:t>
            </w:r>
          </w:p>
        </w:tc>
        <w:tc>
          <w:tcPr>
            <w:tcW w:w="5722" w:type="dxa"/>
            <w:shd w:val="clear" w:color="auto" w:fill="auto"/>
            <w:tcMar>
              <w:top w:w="100" w:type="dxa"/>
              <w:left w:w="100" w:type="dxa"/>
              <w:bottom w:w="100" w:type="dxa"/>
              <w:right w:w="100" w:type="dxa"/>
            </w:tcMar>
          </w:tcPr>
          <w:p w14:paraId="43D91E61" w14:textId="77777777" w:rsidR="00D17F57" w:rsidRPr="00542FB4" w:rsidRDefault="007F05F8" w:rsidP="00C977C4">
            <w:pPr>
              <w:rPr>
                <w:sz w:val="16"/>
                <w:szCs w:val="16"/>
              </w:rPr>
            </w:pPr>
            <w:r w:rsidRPr="00542FB4">
              <w:rPr>
                <w:sz w:val="16"/>
                <w:szCs w:val="16"/>
              </w:rPr>
              <w:t>Difference in intra-individual variance in median daily hours asleep from T</w:t>
            </w:r>
            <w:r w:rsidRPr="00542FB4">
              <w:rPr>
                <w:sz w:val="16"/>
                <w:szCs w:val="16"/>
                <w:vertAlign w:val="subscript"/>
              </w:rPr>
              <w:t>2</w:t>
            </w:r>
            <w:r w:rsidRPr="00542FB4">
              <w:rPr>
                <w:sz w:val="16"/>
                <w:szCs w:val="16"/>
              </w:rPr>
              <w:t xml:space="preserve"> to T</w:t>
            </w:r>
            <w:r w:rsidRPr="00542FB4">
              <w:rPr>
                <w:sz w:val="16"/>
                <w:szCs w:val="16"/>
                <w:vertAlign w:val="subscript"/>
              </w:rPr>
              <w:t>1</w:t>
            </w:r>
            <w:r w:rsidRPr="00542FB4">
              <w:rPr>
                <w:sz w:val="16"/>
                <w:szCs w:val="16"/>
              </w:rPr>
              <w:t>.</w:t>
            </w:r>
          </w:p>
        </w:tc>
      </w:tr>
      <w:tr w:rsidR="00D17F57" w:rsidRPr="00542FB4" w14:paraId="16874E7C" w14:textId="77777777" w:rsidTr="00903F98">
        <w:trPr>
          <w:trHeight w:val="61"/>
        </w:trPr>
        <w:tc>
          <w:tcPr>
            <w:tcW w:w="1335" w:type="dxa"/>
            <w:vMerge w:val="restart"/>
            <w:shd w:val="clear" w:color="auto" w:fill="auto"/>
            <w:tcMar>
              <w:top w:w="100" w:type="dxa"/>
              <w:left w:w="100" w:type="dxa"/>
              <w:bottom w:w="100" w:type="dxa"/>
              <w:right w:w="100" w:type="dxa"/>
            </w:tcMar>
          </w:tcPr>
          <w:p w14:paraId="78A0C6EF" w14:textId="77777777" w:rsidR="00D17F57" w:rsidRPr="00542FB4" w:rsidRDefault="007F05F8" w:rsidP="00C977C4">
            <w:pPr>
              <w:rPr>
                <w:b/>
                <w:sz w:val="16"/>
                <w:szCs w:val="16"/>
              </w:rPr>
            </w:pPr>
            <w:r w:rsidRPr="00542FB4">
              <w:rPr>
                <w:b/>
                <w:sz w:val="16"/>
                <w:szCs w:val="16"/>
              </w:rPr>
              <w:t>Sleep quality</w:t>
            </w:r>
          </w:p>
        </w:tc>
        <w:tc>
          <w:tcPr>
            <w:tcW w:w="2303" w:type="dxa"/>
            <w:shd w:val="clear" w:color="auto" w:fill="auto"/>
            <w:tcMar>
              <w:top w:w="100" w:type="dxa"/>
              <w:left w:w="100" w:type="dxa"/>
              <w:bottom w:w="100" w:type="dxa"/>
              <w:right w:w="100" w:type="dxa"/>
            </w:tcMar>
          </w:tcPr>
          <w:p w14:paraId="4AFCAD0B" w14:textId="77777777" w:rsidR="00D17F57" w:rsidRPr="00542FB4" w:rsidRDefault="007F05F8" w:rsidP="00C977C4">
            <w:pPr>
              <w:rPr>
                <w:sz w:val="16"/>
                <w:szCs w:val="16"/>
              </w:rPr>
            </w:pPr>
            <w:r w:rsidRPr="00542FB4">
              <w:rPr>
                <w:sz w:val="16"/>
                <w:szCs w:val="16"/>
              </w:rPr>
              <w:t>Sleep efficiency</w:t>
            </w:r>
            <w:r w:rsidRPr="00542FB4">
              <w:rPr>
                <w:sz w:val="16"/>
                <w:szCs w:val="16"/>
                <w:vertAlign w:val="superscript"/>
              </w:rPr>
              <w:t>†</w:t>
            </w:r>
          </w:p>
        </w:tc>
        <w:tc>
          <w:tcPr>
            <w:tcW w:w="5722" w:type="dxa"/>
            <w:shd w:val="clear" w:color="auto" w:fill="auto"/>
            <w:tcMar>
              <w:top w:w="100" w:type="dxa"/>
              <w:left w:w="100" w:type="dxa"/>
              <w:bottom w:w="100" w:type="dxa"/>
              <w:right w:w="100" w:type="dxa"/>
            </w:tcMar>
          </w:tcPr>
          <w:p w14:paraId="5A876054" w14:textId="77777777" w:rsidR="00D17F57" w:rsidRPr="00542FB4" w:rsidRDefault="007F05F8" w:rsidP="00C977C4">
            <w:pPr>
              <w:rPr>
                <w:sz w:val="16"/>
                <w:szCs w:val="16"/>
              </w:rPr>
            </w:pPr>
            <w:r w:rsidRPr="00542FB4">
              <w:rPr>
                <w:sz w:val="16"/>
                <w:szCs w:val="16"/>
              </w:rPr>
              <w:t>Median hours spent asleep as a proportion of hours spent in bed per day.</w:t>
            </w:r>
          </w:p>
        </w:tc>
      </w:tr>
      <w:tr w:rsidR="00D17F57" w:rsidRPr="00542FB4" w14:paraId="114C7DC5" w14:textId="77777777" w:rsidTr="00903F98">
        <w:trPr>
          <w:trHeight w:val="68"/>
        </w:trPr>
        <w:tc>
          <w:tcPr>
            <w:tcW w:w="1335" w:type="dxa"/>
            <w:vMerge/>
            <w:shd w:val="clear" w:color="auto" w:fill="auto"/>
            <w:tcMar>
              <w:top w:w="100" w:type="dxa"/>
              <w:left w:w="100" w:type="dxa"/>
              <w:bottom w:w="100" w:type="dxa"/>
              <w:right w:w="100" w:type="dxa"/>
            </w:tcMar>
          </w:tcPr>
          <w:p w14:paraId="5FDAA7F6" w14:textId="77777777" w:rsidR="00D17F57" w:rsidRPr="00542FB4" w:rsidRDefault="00D17F57" w:rsidP="00C977C4">
            <w:pPr>
              <w:widowControl w:val="0"/>
              <w:rPr>
                <w:sz w:val="16"/>
                <w:szCs w:val="16"/>
              </w:rPr>
            </w:pPr>
          </w:p>
        </w:tc>
        <w:tc>
          <w:tcPr>
            <w:tcW w:w="2303" w:type="dxa"/>
            <w:shd w:val="clear" w:color="auto" w:fill="auto"/>
            <w:tcMar>
              <w:top w:w="100" w:type="dxa"/>
              <w:left w:w="100" w:type="dxa"/>
              <w:bottom w:w="100" w:type="dxa"/>
              <w:right w:w="100" w:type="dxa"/>
            </w:tcMar>
          </w:tcPr>
          <w:p w14:paraId="626A7C0E" w14:textId="77777777" w:rsidR="00D17F57" w:rsidRPr="00542FB4" w:rsidRDefault="007F05F8" w:rsidP="00C977C4">
            <w:pPr>
              <w:rPr>
                <w:sz w:val="16"/>
                <w:szCs w:val="16"/>
              </w:rPr>
            </w:pPr>
            <w:r w:rsidRPr="00542FB4">
              <w:rPr>
                <w:sz w:val="16"/>
                <w:szCs w:val="16"/>
              </w:rPr>
              <w:t>Sleep fragmentation index</w:t>
            </w:r>
            <w:r w:rsidRPr="00542FB4">
              <w:rPr>
                <w:sz w:val="16"/>
                <w:szCs w:val="16"/>
                <w:vertAlign w:val="superscript"/>
              </w:rPr>
              <w:t>†</w:t>
            </w:r>
          </w:p>
        </w:tc>
        <w:tc>
          <w:tcPr>
            <w:tcW w:w="5722" w:type="dxa"/>
            <w:shd w:val="clear" w:color="auto" w:fill="auto"/>
            <w:tcMar>
              <w:top w:w="100" w:type="dxa"/>
              <w:left w:w="100" w:type="dxa"/>
              <w:bottom w:w="100" w:type="dxa"/>
              <w:right w:w="100" w:type="dxa"/>
            </w:tcMar>
          </w:tcPr>
          <w:p w14:paraId="2A26104F" w14:textId="77777777" w:rsidR="00D17F57" w:rsidRPr="00542FB4" w:rsidRDefault="007F05F8" w:rsidP="00C977C4">
            <w:pPr>
              <w:rPr>
                <w:sz w:val="16"/>
                <w:szCs w:val="16"/>
              </w:rPr>
            </w:pPr>
            <w:r w:rsidRPr="00542FB4">
              <w:rPr>
                <w:sz w:val="16"/>
                <w:szCs w:val="16"/>
              </w:rPr>
              <w:t>Median daily number of awakenings per hour of sleep.</w:t>
            </w:r>
          </w:p>
        </w:tc>
      </w:tr>
      <w:tr w:rsidR="00D17F57" w:rsidRPr="00542FB4" w14:paraId="5881A4B5" w14:textId="77777777" w:rsidTr="00903F98">
        <w:trPr>
          <w:trHeight w:val="101"/>
        </w:trPr>
        <w:tc>
          <w:tcPr>
            <w:tcW w:w="1335" w:type="dxa"/>
            <w:vMerge/>
            <w:shd w:val="clear" w:color="auto" w:fill="auto"/>
            <w:tcMar>
              <w:top w:w="100" w:type="dxa"/>
              <w:left w:w="100" w:type="dxa"/>
              <w:bottom w:w="100" w:type="dxa"/>
              <w:right w:w="100" w:type="dxa"/>
            </w:tcMar>
          </w:tcPr>
          <w:p w14:paraId="3E81A497" w14:textId="77777777" w:rsidR="00D17F57" w:rsidRPr="00542FB4" w:rsidRDefault="00D17F57" w:rsidP="00C977C4">
            <w:pPr>
              <w:widowControl w:val="0"/>
              <w:rPr>
                <w:sz w:val="16"/>
                <w:szCs w:val="16"/>
              </w:rPr>
            </w:pPr>
          </w:p>
        </w:tc>
        <w:tc>
          <w:tcPr>
            <w:tcW w:w="2303" w:type="dxa"/>
            <w:shd w:val="clear" w:color="auto" w:fill="auto"/>
            <w:tcMar>
              <w:top w:w="100" w:type="dxa"/>
              <w:left w:w="100" w:type="dxa"/>
              <w:bottom w:w="100" w:type="dxa"/>
              <w:right w:w="100" w:type="dxa"/>
            </w:tcMar>
          </w:tcPr>
          <w:p w14:paraId="0E940D46" w14:textId="77777777" w:rsidR="00D17F57" w:rsidRPr="00542FB4" w:rsidRDefault="007F05F8" w:rsidP="00C977C4">
            <w:pPr>
              <w:rPr>
                <w:sz w:val="16"/>
                <w:szCs w:val="16"/>
              </w:rPr>
            </w:pPr>
            <w:r w:rsidRPr="00542FB4">
              <w:rPr>
                <w:sz w:val="16"/>
                <w:szCs w:val="16"/>
              </w:rPr>
              <w:t>Sleep onset latency</w:t>
            </w:r>
            <w:r w:rsidRPr="00542FB4">
              <w:rPr>
                <w:sz w:val="16"/>
                <w:szCs w:val="16"/>
                <w:vertAlign w:val="superscript"/>
              </w:rPr>
              <w:t>†</w:t>
            </w:r>
          </w:p>
        </w:tc>
        <w:tc>
          <w:tcPr>
            <w:tcW w:w="5722" w:type="dxa"/>
            <w:shd w:val="clear" w:color="auto" w:fill="auto"/>
            <w:tcMar>
              <w:top w:w="100" w:type="dxa"/>
              <w:left w:w="100" w:type="dxa"/>
              <w:bottom w:w="100" w:type="dxa"/>
              <w:right w:w="100" w:type="dxa"/>
            </w:tcMar>
          </w:tcPr>
          <w:p w14:paraId="60CDF6CB" w14:textId="62ABE3FB" w:rsidR="00D17F57" w:rsidRPr="00542FB4" w:rsidRDefault="007F05F8" w:rsidP="00C977C4">
            <w:pPr>
              <w:rPr>
                <w:sz w:val="16"/>
                <w:szCs w:val="16"/>
              </w:rPr>
            </w:pPr>
            <w:r w:rsidRPr="00542FB4">
              <w:rPr>
                <w:sz w:val="16"/>
                <w:szCs w:val="16"/>
              </w:rPr>
              <w:t>Median time between last recorded step taken and Fitbit-derived sleep onset</w:t>
            </w:r>
            <w:r w:rsidR="0099444B" w:rsidRPr="003D2AD3">
              <w:rPr>
                <w:sz w:val="16"/>
                <w:szCs w:val="16"/>
              </w:rPr>
              <w:t xml:space="preserve"> </w:t>
            </w:r>
            <w:r w:rsidR="00A0650D" w:rsidRPr="003D2AD3">
              <w:rPr>
                <w:sz w:val="16"/>
                <w:szCs w:val="16"/>
              </w:rPr>
              <w:t>each</w:t>
            </w:r>
            <w:r w:rsidR="0099444B" w:rsidRPr="003D2AD3">
              <w:rPr>
                <w:sz w:val="16"/>
                <w:szCs w:val="16"/>
              </w:rPr>
              <w:t xml:space="preserve"> day.</w:t>
            </w:r>
          </w:p>
        </w:tc>
      </w:tr>
      <w:tr w:rsidR="00D17F57" w:rsidRPr="00542FB4" w14:paraId="0732066D" w14:textId="77777777" w:rsidTr="00903F98">
        <w:trPr>
          <w:trHeight w:val="20"/>
        </w:trPr>
        <w:tc>
          <w:tcPr>
            <w:tcW w:w="1335" w:type="dxa"/>
            <w:vMerge/>
            <w:tcBorders>
              <w:bottom w:val="single" w:sz="8" w:space="0" w:color="000000"/>
            </w:tcBorders>
            <w:shd w:val="clear" w:color="auto" w:fill="auto"/>
            <w:tcMar>
              <w:top w:w="100" w:type="dxa"/>
              <w:left w:w="100" w:type="dxa"/>
              <w:bottom w:w="100" w:type="dxa"/>
              <w:right w:w="100" w:type="dxa"/>
            </w:tcMar>
          </w:tcPr>
          <w:p w14:paraId="0098A13A" w14:textId="77777777" w:rsidR="00D17F57" w:rsidRPr="00542FB4" w:rsidRDefault="00D17F57" w:rsidP="00C977C4">
            <w:pPr>
              <w:widowControl w:val="0"/>
              <w:rPr>
                <w:sz w:val="16"/>
                <w:szCs w:val="16"/>
              </w:rPr>
            </w:pPr>
          </w:p>
        </w:tc>
        <w:tc>
          <w:tcPr>
            <w:tcW w:w="2303" w:type="dxa"/>
            <w:tcBorders>
              <w:bottom w:val="single" w:sz="8" w:space="0" w:color="000000"/>
            </w:tcBorders>
            <w:shd w:val="clear" w:color="auto" w:fill="auto"/>
            <w:tcMar>
              <w:top w:w="100" w:type="dxa"/>
              <w:left w:w="100" w:type="dxa"/>
              <w:bottom w:w="100" w:type="dxa"/>
              <w:right w:w="100" w:type="dxa"/>
            </w:tcMar>
          </w:tcPr>
          <w:p w14:paraId="7A6DF001" w14:textId="77777777" w:rsidR="00D17F57" w:rsidRPr="00542FB4" w:rsidRDefault="007F05F8" w:rsidP="00C977C4">
            <w:pPr>
              <w:rPr>
                <w:sz w:val="16"/>
                <w:szCs w:val="16"/>
              </w:rPr>
            </w:pPr>
            <w:r w:rsidRPr="00542FB4">
              <w:rPr>
                <w:sz w:val="16"/>
                <w:szCs w:val="16"/>
              </w:rPr>
              <w:t>Sleep onset latency variance</w:t>
            </w:r>
            <w:r w:rsidRPr="00542FB4">
              <w:rPr>
                <w:sz w:val="16"/>
                <w:szCs w:val="16"/>
                <w:vertAlign w:val="superscript"/>
              </w:rPr>
              <w:t>†</w:t>
            </w:r>
          </w:p>
        </w:tc>
        <w:tc>
          <w:tcPr>
            <w:tcW w:w="5722" w:type="dxa"/>
            <w:tcBorders>
              <w:bottom w:val="single" w:sz="8" w:space="0" w:color="000000"/>
            </w:tcBorders>
            <w:shd w:val="clear" w:color="auto" w:fill="auto"/>
            <w:tcMar>
              <w:top w:w="100" w:type="dxa"/>
              <w:left w:w="100" w:type="dxa"/>
              <w:bottom w:w="100" w:type="dxa"/>
              <w:right w:w="100" w:type="dxa"/>
            </w:tcMar>
          </w:tcPr>
          <w:p w14:paraId="3C28E04F" w14:textId="6FABB36A" w:rsidR="00D17F57" w:rsidRPr="00542FB4" w:rsidRDefault="007F05F8" w:rsidP="00C977C4">
            <w:pPr>
              <w:rPr>
                <w:sz w:val="16"/>
                <w:szCs w:val="16"/>
              </w:rPr>
            </w:pPr>
            <w:r w:rsidRPr="00542FB4">
              <w:rPr>
                <w:sz w:val="16"/>
                <w:szCs w:val="16"/>
              </w:rPr>
              <w:t>Intra-individual variance in median sleep onset.</w:t>
            </w:r>
          </w:p>
        </w:tc>
      </w:tr>
      <w:tr w:rsidR="00D17F57" w:rsidRPr="00542FB4" w14:paraId="6C49C28C" w14:textId="77777777" w:rsidTr="00903F98">
        <w:trPr>
          <w:trHeight w:val="141"/>
        </w:trPr>
        <w:tc>
          <w:tcPr>
            <w:tcW w:w="1335" w:type="dxa"/>
            <w:vMerge w:val="restart"/>
            <w:shd w:val="clear" w:color="auto" w:fill="auto"/>
            <w:tcMar>
              <w:top w:w="100" w:type="dxa"/>
              <w:left w:w="100" w:type="dxa"/>
              <w:bottom w:w="100" w:type="dxa"/>
              <w:right w:w="100" w:type="dxa"/>
            </w:tcMar>
          </w:tcPr>
          <w:p w14:paraId="252D4144" w14:textId="77777777" w:rsidR="00D17F57" w:rsidRPr="00542FB4" w:rsidRDefault="007F05F8" w:rsidP="00C977C4">
            <w:pPr>
              <w:rPr>
                <w:b/>
                <w:sz w:val="16"/>
                <w:szCs w:val="16"/>
              </w:rPr>
            </w:pPr>
            <w:r w:rsidRPr="00542FB4">
              <w:rPr>
                <w:b/>
                <w:sz w:val="16"/>
                <w:szCs w:val="16"/>
              </w:rPr>
              <w:t>Sleep regularity</w:t>
            </w:r>
          </w:p>
        </w:tc>
        <w:tc>
          <w:tcPr>
            <w:tcW w:w="2303" w:type="dxa"/>
            <w:shd w:val="clear" w:color="auto" w:fill="auto"/>
            <w:tcMar>
              <w:top w:w="100" w:type="dxa"/>
              <w:left w:w="100" w:type="dxa"/>
              <w:bottom w:w="100" w:type="dxa"/>
              <w:right w:w="100" w:type="dxa"/>
            </w:tcMar>
          </w:tcPr>
          <w:p w14:paraId="542D93FC" w14:textId="77777777" w:rsidR="00D17F57" w:rsidRPr="00542FB4" w:rsidRDefault="007F05F8" w:rsidP="00C977C4">
            <w:pPr>
              <w:rPr>
                <w:sz w:val="16"/>
                <w:szCs w:val="16"/>
              </w:rPr>
            </w:pPr>
            <w:r w:rsidRPr="00542FB4">
              <w:rPr>
                <w:sz w:val="16"/>
                <w:szCs w:val="16"/>
              </w:rPr>
              <w:t>Sleep midpoint</w:t>
            </w:r>
            <w:r w:rsidRPr="00542FB4">
              <w:rPr>
                <w:sz w:val="16"/>
                <w:szCs w:val="16"/>
                <w:vertAlign w:val="superscript"/>
              </w:rPr>
              <w:t>†</w:t>
            </w:r>
          </w:p>
        </w:tc>
        <w:tc>
          <w:tcPr>
            <w:tcW w:w="5722" w:type="dxa"/>
            <w:shd w:val="clear" w:color="auto" w:fill="auto"/>
            <w:tcMar>
              <w:top w:w="100" w:type="dxa"/>
              <w:left w:w="100" w:type="dxa"/>
              <w:bottom w:w="100" w:type="dxa"/>
              <w:right w:w="100" w:type="dxa"/>
            </w:tcMar>
          </w:tcPr>
          <w:p w14:paraId="739312EB" w14:textId="77777777" w:rsidR="00D17F57" w:rsidRPr="00542FB4" w:rsidRDefault="007F05F8" w:rsidP="00C977C4">
            <w:pPr>
              <w:rPr>
                <w:sz w:val="16"/>
                <w:szCs w:val="16"/>
              </w:rPr>
            </w:pPr>
            <w:r w:rsidRPr="00542FB4">
              <w:rPr>
                <w:sz w:val="16"/>
                <w:szCs w:val="16"/>
              </w:rPr>
              <w:t xml:space="preserve">Median midpoint between sleep onset and sleep offset. </w:t>
            </w:r>
          </w:p>
        </w:tc>
      </w:tr>
      <w:tr w:rsidR="00D17F57" w:rsidRPr="00542FB4" w14:paraId="3DBED666" w14:textId="77777777" w:rsidTr="00903F98">
        <w:trPr>
          <w:trHeight w:val="161"/>
        </w:trPr>
        <w:tc>
          <w:tcPr>
            <w:tcW w:w="1335" w:type="dxa"/>
            <w:vMerge/>
            <w:shd w:val="clear" w:color="auto" w:fill="auto"/>
            <w:tcMar>
              <w:top w:w="100" w:type="dxa"/>
              <w:left w:w="100" w:type="dxa"/>
              <w:bottom w:w="100" w:type="dxa"/>
              <w:right w:w="100" w:type="dxa"/>
            </w:tcMar>
          </w:tcPr>
          <w:p w14:paraId="64B95464" w14:textId="77777777" w:rsidR="00D17F57" w:rsidRPr="00542FB4" w:rsidRDefault="00D17F57" w:rsidP="00C977C4">
            <w:pPr>
              <w:widowControl w:val="0"/>
              <w:rPr>
                <w:sz w:val="16"/>
                <w:szCs w:val="16"/>
              </w:rPr>
            </w:pPr>
          </w:p>
        </w:tc>
        <w:tc>
          <w:tcPr>
            <w:tcW w:w="2303" w:type="dxa"/>
            <w:shd w:val="clear" w:color="auto" w:fill="auto"/>
            <w:tcMar>
              <w:top w:w="100" w:type="dxa"/>
              <w:left w:w="100" w:type="dxa"/>
              <w:bottom w:w="100" w:type="dxa"/>
              <w:right w:w="100" w:type="dxa"/>
            </w:tcMar>
          </w:tcPr>
          <w:p w14:paraId="34E770F2" w14:textId="77777777" w:rsidR="00D17F57" w:rsidRPr="00542FB4" w:rsidRDefault="007F05F8" w:rsidP="00C977C4">
            <w:pPr>
              <w:rPr>
                <w:sz w:val="16"/>
                <w:szCs w:val="16"/>
              </w:rPr>
            </w:pPr>
            <w:r w:rsidRPr="00542FB4">
              <w:rPr>
                <w:sz w:val="16"/>
                <w:szCs w:val="16"/>
              </w:rPr>
              <w:t>Sleep midpoint, variance</w:t>
            </w:r>
            <w:r w:rsidRPr="00542FB4">
              <w:rPr>
                <w:sz w:val="16"/>
                <w:szCs w:val="16"/>
                <w:vertAlign w:val="superscript"/>
              </w:rPr>
              <w:t>†</w:t>
            </w:r>
          </w:p>
        </w:tc>
        <w:tc>
          <w:tcPr>
            <w:tcW w:w="5722" w:type="dxa"/>
            <w:shd w:val="clear" w:color="auto" w:fill="auto"/>
            <w:tcMar>
              <w:top w:w="100" w:type="dxa"/>
              <w:left w:w="100" w:type="dxa"/>
              <w:bottom w:w="100" w:type="dxa"/>
              <w:right w:w="100" w:type="dxa"/>
            </w:tcMar>
          </w:tcPr>
          <w:p w14:paraId="2DE4CDFB" w14:textId="77777777" w:rsidR="00D17F57" w:rsidRPr="00542FB4" w:rsidRDefault="007F05F8" w:rsidP="00C977C4">
            <w:pPr>
              <w:rPr>
                <w:sz w:val="16"/>
                <w:szCs w:val="16"/>
              </w:rPr>
            </w:pPr>
            <w:r w:rsidRPr="00542FB4">
              <w:rPr>
                <w:sz w:val="16"/>
                <w:szCs w:val="16"/>
              </w:rPr>
              <w:t>Intra-individual variance in median sleep midpoint.</w:t>
            </w:r>
          </w:p>
        </w:tc>
      </w:tr>
      <w:tr w:rsidR="00D17F57" w:rsidRPr="00542FB4" w14:paraId="14A8F567" w14:textId="77777777" w:rsidTr="00903F98">
        <w:trPr>
          <w:trHeight w:val="39"/>
        </w:trPr>
        <w:tc>
          <w:tcPr>
            <w:tcW w:w="1335" w:type="dxa"/>
            <w:vMerge/>
            <w:shd w:val="clear" w:color="auto" w:fill="auto"/>
            <w:tcMar>
              <w:top w:w="100" w:type="dxa"/>
              <w:left w:w="100" w:type="dxa"/>
              <w:bottom w:w="100" w:type="dxa"/>
              <w:right w:w="100" w:type="dxa"/>
            </w:tcMar>
          </w:tcPr>
          <w:p w14:paraId="5D33D414" w14:textId="77777777" w:rsidR="00D17F57" w:rsidRPr="00542FB4" w:rsidRDefault="00D17F57" w:rsidP="00C977C4">
            <w:pPr>
              <w:widowControl w:val="0"/>
              <w:rPr>
                <w:sz w:val="16"/>
                <w:szCs w:val="16"/>
              </w:rPr>
            </w:pPr>
          </w:p>
        </w:tc>
        <w:tc>
          <w:tcPr>
            <w:tcW w:w="2303" w:type="dxa"/>
            <w:shd w:val="clear" w:color="auto" w:fill="auto"/>
            <w:tcMar>
              <w:top w:w="100" w:type="dxa"/>
              <w:left w:w="100" w:type="dxa"/>
              <w:bottom w:w="100" w:type="dxa"/>
              <w:right w:w="100" w:type="dxa"/>
            </w:tcMar>
          </w:tcPr>
          <w:p w14:paraId="285BF8FB" w14:textId="77777777" w:rsidR="00D17F57" w:rsidRPr="00542FB4" w:rsidRDefault="007F05F8" w:rsidP="00C977C4">
            <w:pPr>
              <w:rPr>
                <w:sz w:val="16"/>
                <w:szCs w:val="16"/>
              </w:rPr>
            </w:pPr>
            <w:r w:rsidRPr="00542FB4">
              <w:rPr>
                <w:sz w:val="16"/>
                <w:szCs w:val="16"/>
              </w:rPr>
              <w:t>Change in sleep midpoint</w:t>
            </w:r>
            <w:r w:rsidRPr="00542FB4">
              <w:rPr>
                <w:sz w:val="16"/>
                <w:szCs w:val="16"/>
                <w:vertAlign w:val="superscript"/>
              </w:rPr>
              <w:t>‡</w:t>
            </w:r>
          </w:p>
        </w:tc>
        <w:tc>
          <w:tcPr>
            <w:tcW w:w="5722" w:type="dxa"/>
            <w:shd w:val="clear" w:color="auto" w:fill="auto"/>
            <w:tcMar>
              <w:top w:w="100" w:type="dxa"/>
              <w:left w:w="100" w:type="dxa"/>
              <w:bottom w:w="100" w:type="dxa"/>
              <w:right w:w="100" w:type="dxa"/>
            </w:tcMar>
          </w:tcPr>
          <w:p w14:paraId="6B6B765E" w14:textId="77777777" w:rsidR="00D17F57" w:rsidRPr="00542FB4" w:rsidRDefault="007F05F8" w:rsidP="00C977C4">
            <w:pPr>
              <w:rPr>
                <w:sz w:val="16"/>
                <w:szCs w:val="16"/>
              </w:rPr>
            </w:pPr>
            <w:r w:rsidRPr="00542FB4">
              <w:rPr>
                <w:sz w:val="16"/>
                <w:szCs w:val="16"/>
              </w:rPr>
              <w:t>Difference in median sleep midpoint from T</w:t>
            </w:r>
            <w:r w:rsidRPr="00542FB4">
              <w:rPr>
                <w:sz w:val="16"/>
                <w:szCs w:val="16"/>
                <w:vertAlign w:val="subscript"/>
              </w:rPr>
              <w:t>2</w:t>
            </w:r>
            <w:r w:rsidRPr="00542FB4">
              <w:rPr>
                <w:sz w:val="16"/>
                <w:szCs w:val="16"/>
              </w:rPr>
              <w:t xml:space="preserve"> to T</w:t>
            </w:r>
            <w:r w:rsidRPr="00542FB4">
              <w:rPr>
                <w:sz w:val="16"/>
                <w:szCs w:val="16"/>
                <w:vertAlign w:val="subscript"/>
              </w:rPr>
              <w:t>1</w:t>
            </w:r>
            <w:r w:rsidRPr="00542FB4">
              <w:rPr>
                <w:sz w:val="16"/>
                <w:szCs w:val="16"/>
              </w:rPr>
              <w:t xml:space="preserve">. </w:t>
            </w:r>
          </w:p>
        </w:tc>
      </w:tr>
      <w:tr w:rsidR="00D17F57" w:rsidRPr="00542FB4" w14:paraId="00EC198C" w14:textId="77777777" w:rsidTr="00903F98">
        <w:trPr>
          <w:trHeight w:val="20"/>
        </w:trPr>
        <w:tc>
          <w:tcPr>
            <w:tcW w:w="1335" w:type="dxa"/>
            <w:vMerge/>
            <w:tcBorders>
              <w:bottom w:val="single" w:sz="12" w:space="0" w:color="auto"/>
            </w:tcBorders>
            <w:shd w:val="clear" w:color="auto" w:fill="auto"/>
            <w:tcMar>
              <w:top w:w="100" w:type="dxa"/>
              <w:left w:w="100" w:type="dxa"/>
              <w:bottom w:w="100" w:type="dxa"/>
              <w:right w:w="100" w:type="dxa"/>
            </w:tcMar>
          </w:tcPr>
          <w:p w14:paraId="30DB30A2" w14:textId="77777777" w:rsidR="00D17F57" w:rsidRPr="00542FB4" w:rsidRDefault="00D17F57" w:rsidP="00C977C4">
            <w:pPr>
              <w:widowControl w:val="0"/>
              <w:rPr>
                <w:sz w:val="16"/>
                <w:szCs w:val="16"/>
              </w:rPr>
            </w:pPr>
          </w:p>
        </w:tc>
        <w:tc>
          <w:tcPr>
            <w:tcW w:w="2303" w:type="dxa"/>
            <w:shd w:val="clear" w:color="auto" w:fill="auto"/>
            <w:tcMar>
              <w:top w:w="100" w:type="dxa"/>
              <w:left w:w="100" w:type="dxa"/>
              <w:bottom w:w="100" w:type="dxa"/>
              <w:right w:w="100" w:type="dxa"/>
            </w:tcMar>
          </w:tcPr>
          <w:p w14:paraId="63E583E0" w14:textId="77777777" w:rsidR="00D17F57" w:rsidRPr="00542FB4" w:rsidRDefault="007F05F8" w:rsidP="00C977C4">
            <w:pPr>
              <w:rPr>
                <w:sz w:val="16"/>
                <w:szCs w:val="16"/>
              </w:rPr>
            </w:pPr>
            <w:r w:rsidRPr="00542FB4">
              <w:rPr>
                <w:sz w:val="16"/>
                <w:szCs w:val="16"/>
              </w:rPr>
              <w:t>Change in sleep midpoint variance</w:t>
            </w:r>
            <w:r w:rsidRPr="00542FB4">
              <w:rPr>
                <w:sz w:val="16"/>
                <w:szCs w:val="16"/>
                <w:vertAlign w:val="superscript"/>
              </w:rPr>
              <w:t>‡</w:t>
            </w:r>
          </w:p>
        </w:tc>
        <w:tc>
          <w:tcPr>
            <w:tcW w:w="5722" w:type="dxa"/>
            <w:shd w:val="clear" w:color="auto" w:fill="auto"/>
            <w:tcMar>
              <w:top w:w="100" w:type="dxa"/>
              <w:left w:w="100" w:type="dxa"/>
              <w:bottom w:w="100" w:type="dxa"/>
              <w:right w:w="100" w:type="dxa"/>
            </w:tcMar>
          </w:tcPr>
          <w:p w14:paraId="77011E16" w14:textId="77777777" w:rsidR="00D17F57" w:rsidRPr="00542FB4" w:rsidRDefault="007F05F8" w:rsidP="00C977C4">
            <w:pPr>
              <w:rPr>
                <w:sz w:val="16"/>
                <w:szCs w:val="16"/>
              </w:rPr>
            </w:pPr>
            <w:r w:rsidRPr="00542FB4">
              <w:rPr>
                <w:sz w:val="16"/>
                <w:szCs w:val="16"/>
              </w:rPr>
              <w:t>Difference in intra-individual variance in median sleep midpoint from T</w:t>
            </w:r>
            <w:r w:rsidRPr="00542FB4">
              <w:rPr>
                <w:sz w:val="16"/>
                <w:szCs w:val="16"/>
                <w:vertAlign w:val="subscript"/>
              </w:rPr>
              <w:t>2</w:t>
            </w:r>
            <w:r w:rsidRPr="00542FB4">
              <w:rPr>
                <w:sz w:val="16"/>
                <w:szCs w:val="16"/>
              </w:rPr>
              <w:t xml:space="preserve"> to T</w:t>
            </w:r>
            <w:r w:rsidRPr="00542FB4">
              <w:rPr>
                <w:sz w:val="16"/>
                <w:szCs w:val="16"/>
                <w:vertAlign w:val="subscript"/>
              </w:rPr>
              <w:t>1</w:t>
            </w:r>
            <w:r w:rsidRPr="00542FB4">
              <w:rPr>
                <w:sz w:val="16"/>
                <w:szCs w:val="16"/>
              </w:rPr>
              <w:t xml:space="preserve">. </w:t>
            </w:r>
          </w:p>
        </w:tc>
      </w:tr>
      <w:tr w:rsidR="00D17F57" w:rsidRPr="00542FB4" w14:paraId="7C39EB9B" w14:textId="77777777" w:rsidTr="00903F98">
        <w:trPr>
          <w:trHeight w:val="20"/>
        </w:trPr>
        <w:tc>
          <w:tcPr>
            <w:tcW w:w="1335" w:type="dxa"/>
            <w:vMerge/>
            <w:tcBorders>
              <w:top w:val="single" w:sz="12" w:space="0" w:color="auto"/>
              <w:bottom w:val="single" w:sz="12" w:space="0" w:color="auto"/>
            </w:tcBorders>
            <w:shd w:val="clear" w:color="auto" w:fill="auto"/>
            <w:tcMar>
              <w:top w:w="100" w:type="dxa"/>
              <w:left w:w="100" w:type="dxa"/>
              <w:bottom w:w="100" w:type="dxa"/>
              <w:right w:w="100" w:type="dxa"/>
            </w:tcMar>
          </w:tcPr>
          <w:p w14:paraId="7C9CC488" w14:textId="77777777" w:rsidR="00D17F57" w:rsidRPr="00542FB4" w:rsidRDefault="00D17F57" w:rsidP="00C977C4">
            <w:pPr>
              <w:widowControl w:val="0"/>
              <w:rPr>
                <w:sz w:val="16"/>
                <w:szCs w:val="16"/>
              </w:rPr>
            </w:pPr>
          </w:p>
        </w:tc>
        <w:tc>
          <w:tcPr>
            <w:tcW w:w="2303" w:type="dxa"/>
            <w:tcBorders>
              <w:bottom w:val="single" w:sz="12" w:space="0" w:color="auto"/>
            </w:tcBorders>
            <w:shd w:val="clear" w:color="auto" w:fill="auto"/>
            <w:tcMar>
              <w:top w:w="100" w:type="dxa"/>
              <w:left w:w="100" w:type="dxa"/>
              <w:bottom w:w="100" w:type="dxa"/>
              <w:right w:w="100" w:type="dxa"/>
            </w:tcMar>
          </w:tcPr>
          <w:p w14:paraId="252C89D9" w14:textId="77777777" w:rsidR="00D17F57" w:rsidRPr="00542FB4" w:rsidRDefault="007F05F8" w:rsidP="00C977C4">
            <w:pPr>
              <w:rPr>
                <w:sz w:val="16"/>
                <w:szCs w:val="16"/>
              </w:rPr>
            </w:pPr>
            <w:r w:rsidRPr="00542FB4">
              <w:rPr>
                <w:sz w:val="16"/>
                <w:szCs w:val="16"/>
              </w:rPr>
              <w:t>Social jet lag</w:t>
            </w:r>
            <w:r w:rsidRPr="00542FB4">
              <w:rPr>
                <w:sz w:val="16"/>
                <w:szCs w:val="16"/>
                <w:vertAlign w:val="superscript"/>
              </w:rPr>
              <w:t>†</w:t>
            </w:r>
          </w:p>
        </w:tc>
        <w:tc>
          <w:tcPr>
            <w:tcW w:w="5722" w:type="dxa"/>
            <w:tcBorders>
              <w:bottom w:val="single" w:sz="12" w:space="0" w:color="auto"/>
            </w:tcBorders>
            <w:shd w:val="clear" w:color="auto" w:fill="auto"/>
            <w:tcMar>
              <w:top w:w="100" w:type="dxa"/>
              <w:left w:w="100" w:type="dxa"/>
              <w:bottom w:w="100" w:type="dxa"/>
              <w:right w:w="100" w:type="dxa"/>
            </w:tcMar>
          </w:tcPr>
          <w:p w14:paraId="38B11330" w14:textId="77777777" w:rsidR="00D17F57" w:rsidRPr="00542FB4" w:rsidRDefault="007F05F8" w:rsidP="00C977C4">
            <w:pPr>
              <w:rPr>
                <w:sz w:val="16"/>
                <w:szCs w:val="16"/>
              </w:rPr>
            </w:pPr>
            <w:r w:rsidRPr="00542FB4">
              <w:rPr>
                <w:sz w:val="16"/>
                <w:szCs w:val="16"/>
              </w:rPr>
              <w:t>Absolute difference between weekday and weekend sleep midpoints.</w:t>
            </w:r>
          </w:p>
        </w:tc>
      </w:tr>
      <w:tr w:rsidR="0027745A" w:rsidRPr="00542FB4" w14:paraId="3CA85787" w14:textId="77777777" w:rsidTr="0027745A">
        <w:trPr>
          <w:trHeight w:val="420"/>
        </w:trPr>
        <w:tc>
          <w:tcPr>
            <w:tcW w:w="9360" w:type="dxa"/>
            <w:gridSpan w:val="3"/>
            <w:tcBorders>
              <w:top w:val="single" w:sz="4" w:space="0" w:color="auto"/>
              <w:left w:val="nil"/>
              <w:bottom w:val="nil"/>
              <w:right w:val="nil"/>
            </w:tcBorders>
            <w:shd w:val="clear" w:color="auto" w:fill="auto"/>
            <w:tcMar>
              <w:top w:w="100" w:type="dxa"/>
              <w:left w:w="100" w:type="dxa"/>
              <w:bottom w:w="100" w:type="dxa"/>
              <w:right w:w="100" w:type="dxa"/>
            </w:tcMar>
          </w:tcPr>
          <w:p w14:paraId="4D51C1F1" w14:textId="77777777" w:rsidR="0027745A" w:rsidRPr="003D2AD3" w:rsidRDefault="0027745A" w:rsidP="00C977C4">
            <w:pPr>
              <w:widowControl w:val="0"/>
              <w:rPr>
                <w:sz w:val="16"/>
                <w:szCs w:val="16"/>
              </w:rPr>
            </w:pPr>
            <w:r w:rsidRPr="003D2AD3">
              <w:rPr>
                <w:sz w:val="16"/>
                <w:szCs w:val="16"/>
                <w:vertAlign w:val="superscript"/>
              </w:rPr>
              <w:t xml:space="preserve">† </w:t>
            </w:r>
            <w:r w:rsidRPr="003D2AD3">
              <w:rPr>
                <w:sz w:val="16"/>
                <w:szCs w:val="16"/>
              </w:rPr>
              <w:t>Measured over the four weeks prior to each outcome assessment.</w:t>
            </w:r>
          </w:p>
          <w:p w14:paraId="1F87ED53" w14:textId="366E1EBF" w:rsidR="0027745A" w:rsidRPr="003D2AD3" w:rsidRDefault="0027745A" w:rsidP="00C977C4">
            <w:pPr>
              <w:rPr>
                <w:sz w:val="16"/>
                <w:szCs w:val="16"/>
              </w:rPr>
            </w:pPr>
            <w:r w:rsidRPr="003D2AD3">
              <w:rPr>
                <w:sz w:val="16"/>
                <w:szCs w:val="16"/>
                <w:vertAlign w:val="superscript"/>
              </w:rPr>
              <w:t xml:space="preserve">‡ </w:t>
            </w:r>
            <w:r w:rsidRPr="003D2AD3">
              <w:rPr>
                <w:sz w:val="16"/>
                <w:szCs w:val="16"/>
              </w:rPr>
              <w:t>Measured as the change between the four weeks before the current outcome assessment (T</w:t>
            </w:r>
            <w:r w:rsidRPr="003D2AD3">
              <w:rPr>
                <w:sz w:val="16"/>
                <w:szCs w:val="16"/>
                <w:vertAlign w:val="subscript"/>
              </w:rPr>
              <w:t>2</w:t>
            </w:r>
            <w:r w:rsidRPr="003D2AD3">
              <w:rPr>
                <w:sz w:val="16"/>
                <w:szCs w:val="16"/>
              </w:rPr>
              <w:t>) and the four weeks before the previous outcome assessment three months ago (T</w:t>
            </w:r>
            <w:r w:rsidRPr="003D2AD3">
              <w:rPr>
                <w:sz w:val="16"/>
                <w:szCs w:val="16"/>
                <w:vertAlign w:val="subscript"/>
              </w:rPr>
              <w:t>1</w:t>
            </w:r>
            <w:r w:rsidRPr="003D2AD3">
              <w:rPr>
                <w:sz w:val="16"/>
                <w:szCs w:val="16"/>
              </w:rPr>
              <w:t>)</w:t>
            </w:r>
          </w:p>
        </w:tc>
      </w:tr>
    </w:tbl>
    <w:p w14:paraId="55108AF9" w14:textId="77777777" w:rsidR="00D17F57" w:rsidRPr="001F2132" w:rsidRDefault="007F05F8" w:rsidP="00C977C4">
      <w:pPr>
        <w:pStyle w:val="Heading2"/>
        <w:spacing w:after="240" w:line="240" w:lineRule="auto"/>
        <w:jc w:val="both"/>
        <w:rPr>
          <w:rFonts w:cs="Times New Roman"/>
        </w:rPr>
      </w:pPr>
      <w:bookmarkStart w:id="10" w:name="_y1kk1tkbyhf4" w:colFirst="0" w:colLast="0"/>
      <w:bookmarkEnd w:id="10"/>
      <w:r w:rsidRPr="001F2132">
        <w:rPr>
          <w:rFonts w:cs="Times New Roman"/>
        </w:rPr>
        <w:t>Covariates</w:t>
      </w:r>
    </w:p>
    <w:p w14:paraId="76B0616C" w14:textId="0587E57F" w:rsidR="00D17F57" w:rsidRPr="00D677F5" w:rsidRDefault="007F05F8" w:rsidP="00C977C4">
      <w:pPr>
        <w:jc w:val="both"/>
        <w:rPr>
          <w:szCs w:val="22"/>
        </w:rPr>
      </w:pPr>
      <w:r w:rsidRPr="00D677F5">
        <w:rPr>
          <w:szCs w:val="22"/>
        </w:rPr>
        <w:t>We consider</w:t>
      </w:r>
      <w:r w:rsidR="000C67ED">
        <w:rPr>
          <w:szCs w:val="22"/>
        </w:rPr>
        <w:t>ed</w:t>
      </w:r>
      <w:r w:rsidRPr="00D677F5">
        <w:rPr>
          <w:szCs w:val="22"/>
        </w:rPr>
        <w:t xml:space="preserve"> covariates previously shown to affect sleep and depression</w:t>
      </w:r>
      <w:r w:rsidR="00037E60">
        <w:rPr>
          <w:szCs w:val="22"/>
        </w:rPr>
        <w:fldChar w:fldCharType="begin"/>
      </w:r>
      <w:r w:rsidR="003D2AD3">
        <w:rPr>
          <w:szCs w:val="22"/>
        </w:rPr>
        <w:instrText xml:space="preserve"> ADDIN ZOTERO_ITEM CSL_CITATION {"citationID":"2VxzX6WE","properties":{"formattedCitation":"\\super 19\\nosupersub{}","plainCitation":"19","noteIndex":0},"citationItems":[{"id":406,"uris":["http://zotero.org/users/8626959/items/MCY9UEGX"],"itemData":{"id":406,"type":"article-journal","abstract":"Features of an individual's sleep/wake patterns across multiple days are governed by two dimensions, the mean and the intraindividual variability (IIV). The existing literature focuses on the means, while the nature and correlates of sleep/wake IIV are not well understood. A systematic search of records in five major databases from inception to November 2014 identified 53 peer-reviewed empirical publications that examined correlates of sleep/wake IIV in adults. Overall, this literature appeared unsystematic and post hoc, with under-developed theoretical frameworks and inconsistent methodologies. Correlates most consistently associated with greater IIV in one or more aspects of sleep/wake patterns were: younger age, non-White race/ethnicity, living alone, physical health conditions, higher body mass index, weight gain, bipolar and unipolar depression symptomatology, stress, and evening chronotype; symptoms of insomnia and poor sleep were associated with higher sleep/wake IIV, which was reduced following sleep interventions. The effects of experimentally reduced sleep/wake IIV on daytime functioning were inconclusive. In extending current understanding of sleep/wake patterns beyond the mean values, IIV should be incorporated as an additional dimension when sleep is examined across multiple days. Theoretical and methodological shortcomings in the existing literature, and opportunities for future research are discussed.","container-title":"Sleep Medicine Reviews","DOI":"10.1016/j.smrv.2015.06.003","ISSN":"1087-0792","journalAbbreviation":"Sleep Medicine Reviews","language":"en","page":"108-124","source":"ScienceDirect","title":"Beyond the mean: A systematic review on the correlates of daily intraindividual variability of sleep/wake patterns","title-short":"Beyond the mean","volume":"28","author":[{"family":"Bei","given":"Bei"},{"family":"Wiley","given":"Joshua F."},{"family":"Trinder","given":"John"},{"family":"Manber","given":"Rachel"}],"issued":{"date-parts":[["2016",8,1]]}}}],"schema":"https://github.com/citation-style-language/schema/raw/master/csl-citation.json"} </w:instrText>
      </w:r>
      <w:r w:rsidR="00037E60">
        <w:rPr>
          <w:szCs w:val="22"/>
        </w:rPr>
        <w:fldChar w:fldCharType="separate"/>
      </w:r>
      <w:r w:rsidR="003D2AD3" w:rsidRPr="003D2AD3">
        <w:rPr>
          <w:vertAlign w:val="superscript"/>
        </w:rPr>
        <w:t>19</w:t>
      </w:r>
      <w:r w:rsidR="00037E60">
        <w:rPr>
          <w:szCs w:val="22"/>
        </w:rPr>
        <w:fldChar w:fldCharType="end"/>
      </w:r>
      <w:r w:rsidRPr="00D677F5">
        <w:rPr>
          <w:szCs w:val="22"/>
        </w:rPr>
        <w:t>, including variables measured at enrolment</w:t>
      </w:r>
      <w:bookmarkStart w:id="11" w:name="OLE_LINK3"/>
      <w:r w:rsidRPr="00D677F5">
        <w:rPr>
          <w:szCs w:val="22"/>
        </w:rPr>
        <w:t>: age, gender, years of education (a proxy indicator of socioeconomic status, and partnership status; as well as variables measured at each 3-monthly outcome assessment: atypical depression subtype, current medication use, alcohol use, and hours of daylight in the month before each assessment, a proxy for seasonal effects</w:t>
      </w:r>
      <w:bookmarkEnd w:id="11"/>
      <w:r w:rsidRPr="00D677F5">
        <w:rPr>
          <w:szCs w:val="22"/>
        </w:rPr>
        <w:t>. Atypical depression is characterised by hypersomnia and increased appetite and has markedly different sleep phenotypes compared to other subtypes.</w:t>
      </w:r>
      <w:r w:rsidR="004E5C24" w:rsidRPr="00D677F5">
        <w:rPr>
          <w:szCs w:val="22"/>
        </w:rPr>
        <w:fldChar w:fldCharType="begin"/>
      </w:r>
      <w:r w:rsidR="003D2AD3">
        <w:rPr>
          <w:szCs w:val="22"/>
        </w:rPr>
        <w:instrText xml:space="preserve"> ADDIN ZOTERO_ITEM CSL_CITATION {"citationID":"V8op3lDc","properties":{"formattedCitation":"\\super 20\\nosupersub{}","plainCitation":"20","noteIndex":0},"citationItems":[{"id":565,"uris":["http://zotero.org/users/8626959/items/VSKKYRVL"],"itemData":{"id":565,"type":"article-journal","abstract":"The atypical features subtype of major depressive disorder was introduced into DSM-IV largely on the basis of the preferential response shown by a subset of depressed patients to monoamine oxidase inhibitors. In the present report, studies evaluating the biological nature of atypical depression are reviewed to determine whether they support the existence of this subtype. Four lines of research are considered: studies involving hypothalamic-pituitary-adrenal axis activity, cerebral laterality, neurochemical profiles, and sleep parameters. Taken together, the findings of these investigations do support the existence of the atypical features subtype. Furthermore, many of the features known to be associated with atypical depression, such as higher prevalence in women, higher prevalence of comorbid anxiety disorders, and younger age of onset, may be accounted for by the biological underpinnings of the disorder.","container-title":"Harvard Review of Psychiatry","DOI":"10.1080/10673220303941","ISSN":"1067-3229","issue":"1","journalAbbreviation":"Harv Rev Psychiatry","language":"eng","note":"PMID: 12866736","page":"1-7","source":"PubMed","title":"Biological markers of atypical depression","volume":"11","author":[{"family":"Posternak","given":"Michael A."}],"issued":{"date-parts":[["2003"]]}}}],"schema":"https://github.com/citation-style-language/schema/raw/master/csl-citation.json"} </w:instrText>
      </w:r>
      <w:r w:rsidR="004E5C24" w:rsidRPr="00D677F5">
        <w:rPr>
          <w:szCs w:val="22"/>
        </w:rPr>
        <w:fldChar w:fldCharType="separate"/>
      </w:r>
      <w:r w:rsidR="003D2AD3" w:rsidRPr="003D2AD3">
        <w:rPr>
          <w:vertAlign w:val="superscript"/>
        </w:rPr>
        <w:t>20</w:t>
      </w:r>
      <w:r w:rsidR="004E5C24" w:rsidRPr="00D677F5">
        <w:rPr>
          <w:szCs w:val="22"/>
        </w:rPr>
        <w:fldChar w:fldCharType="end"/>
      </w:r>
      <w:r w:rsidRPr="00D677F5">
        <w:rPr>
          <w:szCs w:val="22"/>
        </w:rPr>
        <w:t xml:space="preserve"> Atypical depression subtype was defined </w:t>
      </w:r>
      <w:r w:rsidR="004E5C24" w:rsidRPr="00D677F5">
        <w:rPr>
          <w:szCs w:val="22"/>
        </w:rPr>
        <w:t xml:space="preserve">as: </w:t>
      </w:r>
      <w:r w:rsidRPr="00D677F5">
        <w:rPr>
          <w:szCs w:val="22"/>
        </w:rPr>
        <w:t>mood reactivity between 0-2 and at least two symptoms from leaden paralysis, weight gain, increased appetite, hypersomnia, and interpersonal sensitivity.</w:t>
      </w:r>
      <w:r w:rsidR="004E5C24" w:rsidRPr="00D677F5">
        <w:rPr>
          <w:szCs w:val="22"/>
        </w:rPr>
        <w:fldChar w:fldCharType="begin"/>
      </w:r>
      <w:r w:rsidR="003D2AD3">
        <w:rPr>
          <w:szCs w:val="22"/>
        </w:rPr>
        <w:instrText xml:space="preserve"> ADDIN ZOTERO_ITEM CSL_CITATION {"citationID":"r8Hhzewd","properties":{"formattedCitation":"\\super 21\\nosupersub{}","plainCitation":"21","noteIndex":0},"citationItems":[{"id":495,"uris":["http://zotero.org/users/8626959/items/ZN37GWP5"],"itemData":{"id":495,"type":"article-journal","abstract":"OBJECTIVE: To determine the frequency and demographic and clinical characteristics of depression with atypical features in a broadly representative sample of outpatients.\nMETHOD: Data derived from the first 1500 patients with DSM-IV major depressive disorder enrolled in the Sequenced Treatment Alternatives to Relieve Depression trial at 41 primary care and nonresearch psychiatric outpatient clinics. An algorithm based on the 30-item Inventory of Depressive Symptomatology-Clinician Rating (IDS-C30) determined presence or absence of depression with atypical features. Odds ratios determined whether a variety of demographic and clinical parameters differed between patients meeting and not meeting atypical criteria.\nRESULTS: Over 18% of the sample met criteria for atypical features based on items from the IDS-C30. The atypical group was more likely to be female and have an earlier age at onset, greater comorbidity with anxiety symptoms, and greater symptom severity compared with the nonatypical group.\nCONCLUSION: Previously identified features of atypical depression were confirmed in this large and broadly representative, nonresearch clinical population.","container-title":"The Journal of Clinical Psychiatry","DOI":"10.4088/jcp.v66n0807","ISSN":"0160-6689","issue":"8","journalAbbreviation":"J Clin Psychiatry","language":"eng","note":"PMID: 16086615","page":"1002-1011","source":"PubMed","title":"Clinical and demographic features of atypical depression in outpatients with major depressive disorder: preliminary findings from STAR*D","title-short":"Clinical and demographic features of atypical depression in outpatients with major depressive disorder","volume":"66","author":[{"family":"Novick","given":"Jon S."},{"family":"Stewart","given":"Jonathan W."},{"family":"Wisniewski","given":"Stephen R."},{"family":"Cook","given":"Ian A."},{"family":"Manev","given":"Radmila"},{"family":"Nierenberg","given":"Andrew A."},{"family":"Rosenbaum","given":"Jerrold F."},{"family":"Shores-Wilson","given":"Kathy"},{"family":"Balasubramani","given":"G. K."},{"family":"Biggs","given":"Melanie M."},{"family":"Zisook","given":"Sid"},{"family":"Rush","given":"A. John"},{"literal":"STAR*D investigators"}],"issued":{"date-parts":[["2005",8]]}}}],"schema":"https://github.com/citation-style-language/schema/raw/master/csl-citation.json"} </w:instrText>
      </w:r>
      <w:r w:rsidR="004E5C24" w:rsidRPr="00D677F5">
        <w:rPr>
          <w:szCs w:val="22"/>
        </w:rPr>
        <w:fldChar w:fldCharType="separate"/>
      </w:r>
      <w:r w:rsidR="003D2AD3" w:rsidRPr="003D2AD3">
        <w:rPr>
          <w:vertAlign w:val="superscript"/>
        </w:rPr>
        <w:t>21</w:t>
      </w:r>
      <w:r w:rsidR="004E5C24" w:rsidRPr="00D677F5">
        <w:rPr>
          <w:szCs w:val="22"/>
        </w:rPr>
        <w:fldChar w:fldCharType="end"/>
      </w:r>
      <w:r w:rsidRPr="00D677F5">
        <w:rPr>
          <w:szCs w:val="22"/>
        </w:rPr>
        <w:t xml:space="preserve"> Medication use was measured using three binary variables capturing medications related to depression (antidepressants, antipsychotics, anticonvulsant, stimulating antidepressant), sleep (benzodiazepine, hypnotic) or ‘other’. Alcohol use and behaviour was measured based on the Alcohol Use Disorders Identification Test (AUDIT</w:t>
      </w:r>
      <w:r w:rsidR="004E5C24" w:rsidRPr="00D677F5">
        <w:rPr>
          <w:szCs w:val="22"/>
        </w:rPr>
        <w:fldChar w:fldCharType="begin"/>
      </w:r>
      <w:r w:rsidR="003D2AD3">
        <w:rPr>
          <w:szCs w:val="22"/>
        </w:rPr>
        <w:instrText xml:space="preserve"> ADDIN ZOTERO_ITEM CSL_CITATION {"citationID":"oK6SgQ33","properties":{"formattedCitation":"\\super 22\\nosupersub{}","plainCitation":"22","noteIndex":0},"citationItems":[{"id":526,"uris":["http://zotero.org/users/8626959/items/ZQ6W75JI"],"itemData":{"id":526,"type":"article-journal","abstract":"Background: Self-administered, general health risk screening questionnaires that are administered while patients wait in the doctor's office may be a reasonable and timesaving approach to address the requirements of preventive medicine in a typical 10-min medical visit. The psychometric characteristics of the Alcohol Use Disorders Identification Test (AUDIT) incorporated within a health questionnaire (H-AUDIT) have not been examined. Methods: The reliability and validity of the self-administered AUDIT were compared between the H-AUDIT and the AUDIT used as a single scale (S-AUDIT) in 332 primary care patients. Results: No major demographic or alcohol use characteristics were found between the 166 subjects who completed the H-AUDIT and the 166 individuals who completed the S-AUDIT. The test-retest reliability of the 166 subjects who completed the H-AUDIT [estimated by Spearman correlation coefficient at a 6-week interval (0.88), internal consistency (total correlation coefficients for all items ranged from 0.38 to 0.69; Cronbach α index 0.85), and the sensitivity and specificity of the H-AUDIT were used to identify at-risk drinkers’ areas under receiver operating characteristic (0.77) and alcohol-dependent subjects’ areas under receiver operating characteristic (0.89)] was similar to the same measurements obtained with the 166 individuals who completed the S-AUDIT. Conclusions: The AUDIT incorporated in a health risk screening questionnaire is a reliable and valid self-administered instrument to identify at-risk drinkers and alcohol-dependent individuals in primary care settings.","container-title":"Alcoholism: Clinical and Experimental Research","DOI":"10.1111/j.1530-0277.2000.tb02037.x","ISSN":"1530-0277","issue":"5","language":"en","note":"_eprint: https://onlinelibrary.wiley.com/doi/pdf/10.1111/j.1530-0277.2000.tb02037.x","page":"659-665","source":"Wiley Online Library","title":"Reliability and Validity of the Alcohol Use Disorders Identification Test (AUDIT) Imbedded Within a General Health Risk Screening Questionnaire: Results of a Survey in 332 Primary Care Patients","title-short":"Reliability and Validity of the Alcohol Use Disorders Identification Test (AUDIT) Imbedded Within a General Health Risk Screening Questionnaire","volume":"24","author":[{"family":"Daeppen","given":"Jean-Bernard"},{"family":"Yersin","given":"Bertrand"},{"family":"Landry","given":"Ulrika"},{"family":"Pécoud","given":"Alain"},{"family":"Decrey","given":"Hedi"}],"issued":{"date-parts":[["2000"]]}}}],"schema":"https://github.com/citation-style-language/schema/raw/master/csl-citation.json"} </w:instrText>
      </w:r>
      <w:r w:rsidR="004E5C24" w:rsidRPr="00D677F5">
        <w:rPr>
          <w:szCs w:val="22"/>
        </w:rPr>
        <w:fldChar w:fldCharType="separate"/>
      </w:r>
      <w:r w:rsidR="003D2AD3" w:rsidRPr="003D2AD3">
        <w:rPr>
          <w:vertAlign w:val="superscript"/>
        </w:rPr>
        <w:t>22</w:t>
      </w:r>
      <w:r w:rsidR="004E5C24" w:rsidRPr="00D677F5">
        <w:rPr>
          <w:szCs w:val="22"/>
        </w:rPr>
        <w:fldChar w:fldCharType="end"/>
      </w:r>
      <w:r w:rsidRPr="00D677F5">
        <w:rPr>
          <w:szCs w:val="22"/>
        </w:rPr>
        <w:t>) total score (see Methodological Supplement for more details).</w:t>
      </w:r>
    </w:p>
    <w:p w14:paraId="67966CCF" w14:textId="77777777" w:rsidR="00D17F57" w:rsidRPr="001F2132" w:rsidRDefault="007F05F8" w:rsidP="00C977C4">
      <w:pPr>
        <w:pStyle w:val="Heading2"/>
        <w:spacing w:line="240" w:lineRule="auto"/>
        <w:rPr>
          <w:rFonts w:cs="Times New Roman"/>
        </w:rPr>
      </w:pPr>
      <w:bookmarkStart w:id="12" w:name="_mr5tv2tdfe6" w:colFirst="0" w:colLast="0"/>
      <w:bookmarkEnd w:id="12"/>
      <w:r w:rsidRPr="001F2132">
        <w:rPr>
          <w:rFonts w:cs="Times New Roman"/>
        </w:rPr>
        <w:lastRenderedPageBreak/>
        <w:t>Statistical Analyses</w:t>
      </w:r>
    </w:p>
    <w:p w14:paraId="4F3528FF" w14:textId="44E332C7" w:rsidR="0069702C" w:rsidRDefault="0069702C" w:rsidP="00C977C4">
      <w:pPr>
        <w:jc w:val="both"/>
        <w:rPr>
          <w:szCs w:val="22"/>
        </w:rPr>
      </w:pPr>
      <w:r>
        <w:rPr>
          <w:szCs w:val="22"/>
        </w:rPr>
        <w:t>First, we</w:t>
      </w:r>
      <w:r w:rsidR="007F05F8" w:rsidRPr="00D677F5">
        <w:rPr>
          <w:szCs w:val="22"/>
        </w:rPr>
        <w:t xml:space="preserve"> described outcomes and covariates using appropriate summary statistics (e.g., median/IQR for continuous variables; frequencies and percentages for categorical</w:t>
      </w:r>
      <w:r w:rsidR="009E3AE3">
        <w:rPr>
          <w:szCs w:val="22"/>
        </w:rPr>
        <w:t xml:space="preserve"> variables</w:t>
      </w:r>
      <w:r w:rsidR="007F05F8" w:rsidRPr="00D677F5">
        <w:rPr>
          <w:szCs w:val="22"/>
        </w:rPr>
        <w:t>).</w:t>
      </w:r>
      <w:r w:rsidR="004E5C24" w:rsidRPr="00D677F5">
        <w:rPr>
          <w:szCs w:val="22"/>
        </w:rPr>
        <w:t xml:space="preserve"> </w:t>
      </w:r>
    </w:p>
    <w:p w14:paraId="77EE7243" w14:textId="73BC1516" w:rsidR="00D17F57" w:rsidRPr="00D677F5" w:rsidRDefault="007F05F8" w:rsidP="00C977C4">
      <w:pPr>
        <w:jc w:val="both"/>
        <w:rPr>
          <w:szCs w:val="22"/>
        </w:rPr>
      </w:pPr>
      <w:r w:rsidRPr="00D677F5">
        <w:rPr>
          <w:szCs w:val="22"/>
        </w:rPr>
        <w:t>Second, we tested associations between each sleep feature and outcome by fitting a series of multivariable regression models. We used binary logistic models for MDD relapse and linear models for depression severity (IDS-SR total score). All models included a participant random intercept (to account for the clustering of repeated three-monthly outcome assessments) and the covariates listed above. Sleep features were standardised (mean=0, standard deviation=1) and some were log-transformed (see Methodological Supplement). Each sleep feature was tested in a separate model. All models included quadratic terms for the sleep feature to allow for non-linear effects on depression. Linear models for depression severity included the previous value of the outcome (at the previous three-monthly assessment) as both a linear and quadratic term, recognising that prior severity may have non-linear effects on current severity.</w:t>
      </w:r>
      <w:r w:rsidR="004E5C24" w:rsidRPr="00D677F5">
        <w:rPr>
          <w:szCs w:val="22"/>
        </w:rPr>
        <w:fldChar w:fldCharType="begin"/>
      </w:r>
      <w:r w:rsidR="003D2AD3">
        <w:rPr>
          <w:szCs w:val="22"/>
        </w:rPr>
        <w:instrText xml:space="preserve"> ADDIN ZOTERO_ITEM CSL_CITATION {"citationID":"lvWiSozw","properties":{"formattedCitation":"\\super 23\\nosupersub{}","plainCitation":"23","noteIndex":0},"citationItems":[{"id":567,"uris":["http://zotero.org/users/8626959/items/JDGQRCFK"],"itemData":{"id":567,"type":"article-journal","abstract":"Objective:\n\nAlthough the average depressed patient benefits moderately from cognitive-behavioral therapy (CBT) or pharmacotherapy, some experience divergent outcomes. The authors tested frequencies, predictors, and moderators of negative and unusually positive outcomes.\n\nMethod:\n\nSixteen randomized clinical trials comparing CBT and pharmacotherapy for unipolar depression in 1,700 patients provided individual pre- and posttreatment scores on the Hamilton Depression Rating Scale (HAM-D) and/or Beck Depression Inventory (BDI). The authors examined demographic and clinical predictors and treatment moderators of any deterioration (increase ≥1 HAM-D or BDI point), reliable deterioration (increase ≥8 HAM-D or ≥9 BDI points), extreme nonresponse (posttreatment HAM-D score ≥21 or BDI score ≥31), superior improvement (HAM-D or BDI decrease ≥95%), and superior response (posttreatment HAM-D or BDI score of 0) using multilevel models.\n\nResults:\n\nAbout 5%−7% of patients showed any deterioration, 1% reliable deterioration, 4%−5% extreme nonresponse, 6%−10% superior improvement, and 4%−5% superior response. Superior improvement on the HAM-D only (odds ratio=1.67) and attrition (odds ratio=1.67) were more frequent in pharmacotherapy than in CBT. Patients with deterioration or superior response had lower pretreatment symptom levels, whereas patients with extreme nonresponse or superior improvement had higher levels.\n\nConclusions:\n\nDeterioration and extreme nonresponse and, similarly, superior improvement and superior response, both occur infrequently in randomized clinical trials comparing CBT and pharmacotherapy for depression. Pretreatment symptom levels help forecast negative and unusually positive outcomes but do not guide selection of CBT versus pharmacotherapy. Pharmacotherapy may produce clinician-rated superior improvement and attrition more frequently than does CBT.","container-title":"American Journal of Psychiatry","DOI":"10.1176/appi.ajp.2015.15040492","ISSN":"0002-953X","issue":"5","journalAbbreviation":"AJP","note":"publisher: American Psychiatric Publishing","page":"481-490","source":"ajp.psychiatryonline.org (Atypon)","title":"Divergent Outcomes in Cognitive-Behavioral Therapy and Pharmacotherapy for Adult Depression","volume":"173","author":[{"family":"Vittengl","given":"Jeffrey R."},{"family":"Jarrett","given":"Robin B."},{"family":"Weitz","given":"Erica"},{"family":"Hollon","given":"Steven D."},{"family":"Twisk","given":"Jos"},{"family":"Cristea","given":"Ioana"},{"family":"David","given":"Daniel"},{"family":"DeRubeis","given":"Robert J."},{"family":"Dimidjian","given":"Sona"},{"family":"Dunlop","given":"Boadie W."},{"family":"Faramarzi","given":"Mahbobeh"},{"family":"Hegerl","given":"Ulrich"},{"family":"Kennedy","given":"Sidney H."},{"family":"Kheirkhah","given":"Farzan"},{"family":"Mergl","given":"Roland"},{"family":"Miranda","given":"Jeanne"},{"family":"Mohr","given":"David C."},{"family":"Rush","given":"A. John"},{"family":"Segal","given":"Zindel V."},{"family":"Siddique","given":"Juned"},{"family":"Simons","given":"Anne D."},{"family":"Cuijpers","given":"Pim"}],"issued":{"date-parts":[["2016",5]]}}}],"schema":"https://github.com/citation-style-language/schema/raw/master/csl-citation.json"} </w:instrText>
      </w:r>
      <w:r w:rsidR="004E5C24" w:rsidRPr="00D677F5">
        <w:rPr>
          <w:szCs w:val="22"/>
        </w:rPr>
        <w:fldChar w:fldCharType="separate"/>
      </w:r>
      <w:r w:rsidR="003D2AD3" w:rsidRPr="003D2AD3">
        <w:rPr>
          <w:vertAlign w:val="superscript"/>
        </w:rPr>
        <w:t>23</w:t>
      </w:r>
      <w:r w:rsidR="004E5C24" w:rsidRPr="00D677F5">
        <w:rPr>
          <w:szCs w:val="22"/>
        </w:rPr>
        <w:fldChar w:fldCharType="end"/>
      </w:r>
    </w:p>
    <w:p w14:paraId="11A26ACE" w14:textId="399CB104" w:rsidR="00D17F57" w:rsidRPr="00D677F5" w:rsidRDefault="007F05F8" w:rsidP="00C977C4">
      <w:pPr>
        <w:jc w:val="both"/>
        <w:rPr>
          <w:szCs w:val="22"/>
        </w:rPr>
      </w:pPr>
      <w:r w:rsidRPr="00D677F5">
        <w:rPr>
          <w:szCs w:val="22"/>
        </w:rPr>
        <w:t>The effect of each sleep feature on depression was summarised using average marginal effects and adjusted predictions. A marginal effect is the partial derivative of the regression equation with respect to each variable in the model for each unit in the data</w:t>
      </w:r>
      <w:r w:rsidR="004E5C24" w:rsidRPr="00D677F5">
        <w:rPr>
          <w:szCs w:val="22"/>
        </w:rPr>
        <w:t>.</w:t>
      </w:r>
      <w:r w:rsidRPr="00D677F5">
        <w:rPr>
          <w:szCs w:val="22"/>
        </w:rPr>
        <w:t xml:space="preserve"> The average marginal effect (AME) </w:t>
      </w:r>
      <w:r w:rsidR="007928B3">
        <w:rPr>
          <w:szCs w:val="22"/>
        </w:rPr>
        <w:t>is</w:t>
      </w:r>
      <w:r w:rsidR="007928B3" w:rsidRPr="00D677F5">
        <w:rPr>
          <w:szCs w:val="22"/>
        </w:rPr>
        <w:t xml:space="preserve"> </w:t>
      </w:r>
      <w:r w:rsidRPr="00D677F5">
        <w:rPr>
          <w:szCs w:val="22"/>
        </w:rPr>
        <w:t xml:space="preserve">the mean of these partial derivatives over the sample. For relapse, </w:t>
      </w:r>
      <w:r w:rsidR="007928B3">
        <w:rPr>
          <w:szCs w:val="22"/>
        </w:rPr>
        <w:t xml:space="preserve">the </w:t>
      </w:r>
      <w:r w:rsidRPr="00D677F5">
        <w:rPr>
          <w:szCs w:val="22"/>
        </w:rPr>
        <w:t>AME represent</w:t>
      </w:r>
      <w:r w:rsidR="007928B3">
        <w:rPr>
          <w:szCs w:val="22"/>
        </w:rPr>
        <w:t>s</w:t>
      </w:r>
      <w:r w:rsidRPr="00D677F5">
        <w:rPr>
          <w:szCs w:val="22"/>
        </w:rPr>
        <w:t xml:space="preserve"> the percentage points increase in the</w:t>
      </w:r>
      <w:r w:rsidRPr="001F2132">
        <w:t xml:space="preserve"> </w:t>
      </w:r>
      <w:r w:rsidRPr="00D677F5">
        <w:rPr>
          <w:szCs w:val="22"/>
        </w:rPr>
        <w:t>probability of relapse per standard deviation difference in the sleep feature</w:t>
      </w:r>
      <w:r w:rsidR="007928B3">
        <w:rPr>
          <w:szCs w:val="22"/>
        </w:rPr>
        <w:t>; f</w:t>
      </w:r>
      <w:r w:rsidRPr="00D677F5">
        <w:rPr>
          <w:szCs w:val="22"/>
        </w:rPr>
        <w:t xml:space="preserve">or depression severity, the increase in IDS-SR total score (compared to three months ago) per standard deviation difference in the sleep feature. For selected sleep features, we additionally plotted adjusted predictions. These represent the model-predicted outcome </w:t>
      </w:r>
      <w:r w:rsidR="007928B3">
        <w:rPr>
          <w:szCs w:val="22"/>
        </w:rPr>
        <w:t xml:space="preserve">across </w:t>
      </w:r>
      <w:r w:rsidRPr="00D677F5">
        <w:rPr>
          <w:szCs w:val="22"/>
        </w:rPr>
        <w:t>a range of values for each sleep feature (from -2 SD to +2 SD), holding other variables to their median values.</w:t>
      </w:r>
    </w:p>
    <w:p w14:paraId="1EE81B0F" w14:textId="4D49A88F" w:rsidR="00D17F57" w:rsidRPr="00D677F5" w:rsidRDefault="007F05F8" w:rsidP="00C977C4">
      <w:pPr>
        <w:jc w:val="both"/>
        <w:rPr>
          <w:szCs w:val="22"/>
        </w:rPr>
      </w:pPr>
      <w:r w:rsidRPr="00D677F5">
        <w:rPr>
          <w:szCs w:val="22"/>
        </w:rPr>
        <w:t>These models were estimated in a Bayesian framework using Stan via the brms package for R.</w:t>
      </w:r>
      <w:r w:rsidR="009D7525">
        <w:rPr>
          <w:szCs w:val="22"/>
        </w:rPr>
        <w:fldChar w:fldCharType="begin"/>
      </w:r>
      <w:r w:rsidR="003D2AD3">
        <w:rPr>
          <w:szCs w:val="22"/>
        </w:rPr>
        <w:instrText xml:space="preserve"> ADDIN ZOTERO_ITEM CSL_CITATION {"citationID":"NaJfkzN0","properties":{"formattedCitation":"\\super 24\\nosupersub{}","plainCitation":"24","noteIndex":0},"citationItems":[{"id":500,"uris":["http://zotero.org/users/8626959/items/P83L95QS"],"itemData":{"id":500,"type":"article-journal","abstract":"The brms package implements Bayesian multilevel models in R using the probabilistic programming language Stan. A wide range of distributions and link functions are supported, allowing users to fit  -  among others  -  linear, robust linear, binomial, Poisson, survival, ordinal, zero-inflated, hurdle, and even non-linear models all in a multilevel context. Further modeling options include autocorrelation of the response variable, user defined covariance structures, censored data, as well as meta-analytic standard errors. Prior specifications are flexible and explicitly encourage users to apply prior distributions that actually reflect their beliefs. In addition, model fit can easily be assessed and compared with the Watanabe-Akaike information criterion and leave-one-out cross-validation.","container-title":"Journal of Statistical Software","DOI":"10.18637/jss.v080.i01","ISSN":"1548-7660","language":"en","license":"Copyright (c) 2017 Paul-Christian Bürkner","page":"1-28","source":"www.jstatsoft.org","title":"brms: An R Package for Bayesian Multilevel Models Using Stan","title-short":"brms","volume":"80","author":[{"family":"Bürkner","given":"Paul-Christian"}],"issued":{"date-parts":[["2017",8,29]]}}}],"schema":"https://github.com/citation-style-language/schema/raw/master/csl-citation.json"} </w:instrText>
      </w:r>
      <w:r w:rsidR="009D7525">
        <w:rPr>
          <w:szCs w:val="22"/>
        </w:rPr>
        <w:fldChar w:fldCharType="separate"/>
      </w:r>
      <w:r w:rsidR="003D2AD3" w:rsidRPr="003D2AD3">
        <w:rPr>
          <w:vertAlign w:val="superscript"/>
        </w:rPr>
        <w:t>24</w:t>
      </w:r>
      <w:r w:rsidR="009D7525">
        <w:rPr>
          <w:szCs w:val="22"/>
        </w:rPr>
        <w:fldChar w:fldCharType="end"/>
      </w:r>
      <w:r w:rsidRPr="00D677F5">
        <w:rPr>
          <w:szCs w:val="22"/>
        </w:rPr>
        <w:t xml:space="preserve"> All models were sampled for 40,000 iterations and thinned by retaining every 10</w:t>
      </w:r>
      <w:r w:rsidRPr="003D2AD3">
        <w:rPr>
          <w:szCs w:val="22"/>
          <w:vertAlign w:val="superscript"/>
        </w:rPr>
        <w:t>th</w:t>
      </w:r>
      <w:r w:rsidRPr="00D677F5">
        <w:rPr>
          <w:szCs w:val="22"/>
        </w:rPr>
        <w:t xml:space="preserve"> sample. Weakly informative priors were used, </w:t>
      </w:r>
      <w:r w:rsidR="007928B3" w:rsidRPr="00D677F5">
        <w:rPr>
          <w:szCs w:val="22"/>
        </w:rPr>
        <w:t>centred</w:t>
      </w:r>
      <w:r w:rsidRPr="00D677F5">
        <w:rPr>
          <w:szCs w:val="22"/>
        </w:rPr>
        <w:t xml:space="preserve"> on zero, to constrain coefficients to plausible values (see Methodological Supplement). No corrections were made for multiple testing.</w:t>
      </w:r>
      <w:r w:rsidR="004E5C24" w:rsidRPr="00D677F5">
        <w:rPr>
          <w:szCs w:val="22"/>
        </w:rPr>
        <w:fldChar w:fldCharType="begin"/>
      </w:r>
      <w:r w:rsidR="003D2AD3">
        <w:rPr>
          <w:szCs w:val="22"/>
        </w:rPr>
        <w:instrText xml:space="preserve"> ADDIN ZOTERO_ITEM CSL_CITATION {"citationID":"joSvAFww","properties":{"formattedCitation":"\\super 25\\nosupersub{}","plainCitation":"25","noteIndex":0},"citationItems":[{"id":569,"uris":["http://zotero.org/users/8626959/items/JU6LZCNA"],"itemData":{"id":569,"type":"article-journal","abstract":"Multiple tests arise frequently in epidemiologic research.However, the issue of multiplicity adjustment is surrounded by confusion and controversy, and there is no uniform agreement on whether or when adjustment is warranted. In this paper we compare frequentist and Bayesian frameworks for multiple testing. We argue that the frequentist framework leads to logical difficulties, and is unable to distinguish between relevant and irrelevant multiplicity adjustments.We further argue that these logical difficulties resolve within the Bayesian framework, and that the Bayesian framework makes a clear and coherent distinction between relevant and irrelevant adjustments.We use Directed Acyclic Graphs to illustrate the differences between the two frameworks, and to motivate our arguments.","container-title":"European Journal of Epidemiology","DOI":"10.1007/s10654-019-00517-2","ISSN":"1573-7284","issue":"9","journalAbbreviation":"Eur J Epidemiol","language":"en","page":"809-821","source":"Springer Link","title":"Frequentist versus Bayesian approaches to multiple testing","volume":"34","author":[{"family":"Sjölander","given":"Arvid"},{"family":"Vansteelandt","given":"Stijn"}],"issued":{"date-parts":[["2019",9,1]]}}}],"schema":"https://github.com/citation-style-language/schema/raw/master/csl-citation.json"} </w:instrText>
      </w:r>
      <w:r w:rsidR="004E5C24" w:rsidRPr="00D677F5">
        <w:rPr>
          <w:szCs w:val="22"/>
        </w:rPr>
        <w:fldChar w:fldCharType="separate"/>
      </w:r>
      <w:r w:rsidR="003D2AD3" w:rsidRPr="003D2AD3">
        <w:rPr>
          <w:vertAlign w:val="superscript"/>
        </w:rPr>
        <w:t>25</w:t>
      </w:r>
      <w:r w:rsidR="004E5C24" w:rsidRPr="00D677F5">
        <w:rPr>
          <w:szCs w:val="22"/>
        </w:rPr>
        <w:fldChar w:fldCharType="end"/>
      </w:r>
      <w:r w:rsidRPr="00D677F5">
        <w:rPr>
          <w:szCs w:val="22"/>
        </w:rPr>
        <w:t xml:space="preserve"> Posterior draws for AMEs were summarised as the median and 50% and 89% credible intervals. We retained all available outcome assessments under the missing at random assumption.</w:t>
      </w:r>
    </w:p>
    <w:p w14:paraId="4962C718" w14:textId="0CEDDC25" w:rsidR="00D17F57" w:rsidRPr="00D677F5" w:rsidRDefault="007F05F8" w:rsidP="00C977C4">
      <w:pPr>
        <w:jc w:val="both"/>
        <w:rPr>
          <w:szCs w:val="22"/>
        </w:rPr>
      </w:pPr>
      <w:r w:rsidRPr="00D677F5">
        <w:rPr>
          <w:szCs w:val="22"/>
        </w:rPr>
        <w:t xml:space="preserve">Third, to illustrate the potential for future interventions </w:t>
      </w:r>
      <w:r w:rsidR="007928B3" w:rsidRPr="00D677F5">
        <w:rPr>
          <w:szCs w:val="22"/>
        </w:rPr>
        <w:t>targeting</w:t>
      </w:r>
      <w:r w:rsidRPr="00D677F5">
        <w:rPr>
          <w:szCs w:val="22"/>
        </w:rPr>
        <w:t xml:space="preserve"> sleep in an MDD cohort, we calculated adjusted population attributable fractions (PAFs) for selected sleep features and relapse. PAFs represent the relative reduction in the risk of relapse in the population under a counterfactual scenario where a specific risk factor is removed in this case, poor quality sleep. We derived a binary variable (0/1) for selected sleep features indicating participants in the upper quartile. </w:t>
      </w:r>
      <w:r w:rsidR="007928B3">
        <w:rPr>
          <w:szCs w:val="22"/>
        </w:rPr>
        <w:t xml:space="preserve">We fitted </w:t>
      </w:r>
      <w:r w:rsidRPr="00D677F5">
        <w:rPr>
          <w:szCs w:val="22"/>
        </w:rPr>
        <w:t>binary logistic regression models for relapse</w:t>
      </w:r>
      <w:r w:rsidR="007928B3">
        <w:rPr>
          <w:szCs w:val="22"/>
        </w:rPr>
        <w:t xml:space="preserve">. Each model </w:t>
      </w:r>
      <w:r w:rsidRPr="00D677F5">
        <w:rPr>
          <w:szCs w:val="22"/>
        </w:rPr>
        <w:t>included the dichotomised sleep feature and covariates listed above</w:t>
      </w:r>
      <w:r w:rsidR="007928B3">
        <w:rPr>
          <w:szCs w:val="22"/>
        </w:rPr>
        <w:t>. From these models, we estimated a</w:t>
      </w:r>
      <w:r w:rsidRPr="00D677F5">
        <w:rPr>
          <w:szCs w:val="22"/>
        </w:rPr>
        <w:t>djusted PAFs with cluster robust 95% confidence intervals</w:t>
      </w:r>
      <w:r w:rsidR="007928B3">
        <w:rPr>
          <w:szCs w:val="22"/>
        </w:rPr>
        <w:t xml:space="preserve"> </w:t>
      </w:r>
      <w:r w:rsidRPr="00D677F5">
        <w:rPr>
          <w:szCs w:val="22"/>
        </w:rPr>
        <w:t xml:space="preserve">to account for clustering of repeated outcome assessments. Models were estimated using the </w:t>
      </w:r>
      <w:proofErr w:type="spellStart"/>
      <w:r w:rsidRPr="00D677F5">
        <w:rPr>
          <w:szCs w:val="22"/>
        </w:rPr>
        <w:t>glm</w:t>
      </w:r>
      <w:proofErr w:type="spellEnd"/>
      <w:r w:rsidRPr="00D677F5">
        <w:rPr>
          <w:szCs w:val="22"/>
        </w:rPr>
        <w:t xml:space="preserve"> and </w:t>
      </w:r>
      <w:proofErr w:type="spellStart"/>
      <w:r w:rsidRPr="00D677F5">
        <w:rPr>
          <w:szCs w:val="22"/>
        </w:rPr>
        <w:t>AFglm</w:t>
      </w:r>
      <w:proofErr w:type="spellEnd"/>
      <w:r w:rsidRPr="00D677F5">
        <w:rPr>
          <w:szCs w:val="22"/>
        </w:rPr>
        <w:t xml:space="preserve"> functions in R.</w:t>
      </w:r>
    </w:p>
    <w:p w14:paraId="6D7CC9D8" w14:textId="77777777" w:rsidR="00D17F57" w:rsidRPr="001F2132" w:rsidRDefault="007F05F8" w:rsidP="00C977C4">
      <w:pPr>
        <w:pStyle w:val="Heading2"/>
        <w:spacing w:line="240" w:lineRule="auto"/>
        <w:jc w:val="both"/>
        <w:rPr>
          <w:rFonts w:cs="Times New Roman"/>
        </w:rPr>
      </w:pPr>
      <w:bookmarkStart w:id="13" w:name="_xaebh0m0zuyy" w:colFirst="0" w:colLast="0"/>
      <w:bookmarkEnd w:id="13"/>
      <w:r w:rsidRPr="001F2132">
        <w:rPr>
          <w:rFonts w:cs="Times New Roman"/>
        </w:rPr>
        <w:t>Sensitivity analyses</w:t>
      </w:r>
    </w:p>
    <w:p w14:paraId="4284CB5F" w14:textId="7052E9D5" w:rsidR="00D17F57" w:rsidRPr="00D677F5" w:rsidRDefault="007F05F8" w:rsidP="00C977C4">
      <w:pPr>
        <w:jc w:val="both"/>
        <w:rPr>
          <w:szCs w:val="22"/>
        </w:rPr>
      </w:pPr>
      <w:r w:rsidRPr="00D677F5">
        <w:rPr>
          <w:szCs w:val="22"/>
        </w:rPr>
        <w:t>We conducted two sensitivity analyses. First, we investigated whether the effect of sleep differed for participants with atypical depression by comparing models with and without an interaction term (sleep × atypical depression subtype). Models were compared using leave-one-out cross-validation (LOO</w:t>
      </w:r>
      <w:r w:rsidRPr="00D677F5">
        <w:rPr>
          <w:rFonts w:eastAsia="Arial Unicode MS"/>
          <w:szCs w:val="22"/>
        </w:rPr>
        <w:t>) where a difference of ≥4 in the expected log pointwise predictive density utility score (ELPD) was considered significant.</w:t>
      </w:r>
      <w:r w:rsidR="004E5C24" w:rsidRPr="00D677F5">
        <w:rPr>
          <w:rFonts w:eastAsia="Arial Unicode MS"/>
          <w:szCs w:val="22"/>
        </w:rPr>
        <w:fldChar w:fldCharType="begin"/>
      </w:r>
      <w:r w:rsidR="003D2AD3">
        <w:rPr>
          <w:rFonts w:eastAsia="Arial Unicode MS"/>
          <w:szCs w:val="22"/>
        </w:rPr>
        <w:instrText xml:space="preserve"> ADDIN ZOTERO_ITEM CSL_CITATION {"citationID":"hKI260Si","properties":{"formattedCitation":"\\super 26\\nosupersub{}","plainCitation":"26","noteIndex":0},"citationItems":[{"id":540,"uris":["http://zotero.org/users/8626959/items/4PQE2JLG"],"itemData":{"id":540,"type":"article","abstract":"Leave-one-out cross-validation (LOO-CV) is a popular method for comparing Bayesian models based on their estimated predictive performance on new, unseen, data. As leave-one-out cross-validation is based on finite observed data, there is uncertainty about the expected predictive performance on new data. By modeling this uncertainty when comparing two models, we can compute the probability that one model has a better predictive performance than the other. Modeling this uncertainty well is not trivial, and for example, it is known that the commonly used standard error estimate is often too small. We study the properties of the Bayesian LOO-CV estimator and the related uncertainty estimates when comparing two models. We provide new results of the properties both theoretically in the linear regression case and empirically for multiple different models and discuss the challenges of modeling the uncertainty. We show that problematic cases include: comparing models with similar predictions, misspecified models, and small data. In these cases, there is a weak connection in the skewness of the individual leave-one-out terms and the distribution of the error of the Bayesian LOO-CV estimator. We show that it is possible that the problematic skewness of the error distribution, which occurs when the models make similar predictions, does not fade away when the data size grows to infinity in certain situations. Based on the results, we also provide practical recommendations for the users of Bayesian LOO-CV for model comparison.","note":"arXiv:2008.10296 [stat]","number":"arXiv:2008.10296","publisher":"arXiv","source":"arXiv.org","title":"Uncertainty in Bayesian Leave-One-Out Cross-Validation Based Model Comparison","URL":"http://arxiv.org/abs/2008.10296","author":[{"family":"Sivula","given":"Tuomas"},{"family":"Magnusson","given":"Måns"},{"family":"Matamoros","given":"Asael Alonzo"},{"family":"Vehtari","given":"Aki"}],"accessed":{"date-parts":[["2022",11,17]]},"issued":{"date-parts":[["2022",3,17]]}}}],"schema":"https://github.com/citation-style-language/schema/raw/master/csl-citation.json"} </w:instrText>
      </w:r>
      <w:r w:rsidR="004E5C24" w:rsidRPr="00D677F5">
        <w:rPr>
          <w:rFonts w:eastAsia="Arial Unicode MS"/>
          <w:szCs w:val="22"/>
        </w:rPr>
        <w:fldChar w:fldCharType="separate"/>
      </w:r>
      <w:r w:rsidR="003D2AD3" w:rsidRPr="003D2AD3">
        <w:rPr>
          <w:vertAlign w:val="superscript"/>
        </w:rPr>
        <w:t>26</w:t>
      </w:r>
      <w:r w:rsidR="004E5C24" w:rsidRPr="00D677F5">
        <w:rPr>
          <w:rFonts w:eastAsia="Arial Unicode MS"/>
          <w:szCs w:val="22"/>
        </w:rPr>
        <w:fldChar w:fldCharType="end"/>
      </w:r>
      <w:r w:rsidR="004E5C24" w:rsidRPr="00D677F5">
        <w:rPr>
          <w:szCs w:val="22"/>
        </w:rPr>
        <w:t xml:space="preserve"> </w:t>
      </w:r>
      <w:r w:rsidRPr="00D677F5">
        <w:rPr>
          <w:szCs w:val="22"/>
        </w:rPr>
        <w:t xml:space="preserve">Second, we repeated the models for depression </w:t>
      </w:r>
      <w:r w:rsidRPr="00D677F5">
        <w:rPr>
          <w:szCs w:val="22"/>
        </w:rPr>
        <w:lastRenderedPageBreak/>
        <w:t>severity after removing four sleep items from the IDS-SR to ensure that any associations were not the result of overlapping measures.</w:t>
      </w:r>
    </w:p>
    <w:p w14:paraId="7B7AC863" w14:textId="77777777" w:rsidR="00D17F57" w:rsidRPr="001F2132" w:rsidRDefault="007F05F8" w:rsidP="00C977C4">
      <w:pPr>
        <w:pStyle w:val="Heading1"/>
        <w:spacing w:before="240" w:after="240" w:line="240" w:lineRule="auto"/>
        <w:jc w:val="both"/>
        <w:rPr>
          <w:rFonts w:cs="Times New Roman"/>
        </w:rPr>
      </w:pPr>
      <w:bookmarkStart w:id="14" w:name="_fcowc6456fg4" w:colFirst="0" w:colLast="0"/>
      <w:bookmarkEnd w:id="14"/>
      <w:r w:rsidRPr="001F2132">
        <w:rPr>
          <w:rFonts w:cs="Times New Roman"/>
        </w:rPr>
        <w:t>Results</w:t>
      </w:r>
    </w:p>
    <w:p w14:paraId="6359F387" w14:textId="7BE0FAA5" w:rsidR="00D17F57" w:rsidRPr="00D677F5" w:rsidRDefault="007F05F8" w:rsidP="00C977C4">
      <w:pPr>
        <w:jc w:val="both"/>
        <w:rPr>
          <w:szCs w:val="22"/>
        </w:rPr>
      </w:pPr>
      <w:r w:rsidRPr="00D677F5">
        <w:rPr>
          <w:szCs w:val="22"/>
        </w:rPr>
        <w:t xml:space="preserve">Of 623 participants (3777 observations) in the RADAR sample, we excluded 224 participants without any information recorded on sleep and one participant with missing covariate information. Excluded participants were similar to those analysed in terms of age, gender, partnership status, and years of education (Supplementary Table </w:t>
      </w:r>
      <w:r w:rsidR="004E5C24" w:rsidRPr="00D677F5">
        <w:rPr>
          <w:szCs w:val="22"/>
        </w:rPr>
        <w:t>2.1</w:t>
      </w:r>
      <w:r w:rsidRPr="00D677F5">
        <w:rPr>
          <w:szCs w:val="22"/>
        </w:rPr>
        <w:t>).</w:t>
      </w:r>
      <w:r w:rsidR="00C977C4" w:rsidRPr="00D677F5">
        <w:rPr>
          <w:szCs w:val="22"/>
        </w:rPr>
        <w:t xml:space="preserve"> </w:t>
      </w:r>
      <w:r w:rsidRPr="00D677F5">
        <w:rPr>
          <w:szCs w:val="22"/>
        </w:rPr>
        <w:t>We derived two overlapping analytical samples. Sample 1 (n=213) included participants with at least one assessment of the MDD relapse outcome (either ‘relapse’ or ‘no relapse’). Sample 2 (n=390) included participants with at least one assessment of the IDS-SR depression outcome.</w:t>
      </w:r>
    </w:p>
    <w:p w14:paraId="292DE077" w14:textId="669B98DD" w:rsidR="00903F98" w:rsidRDefault="007F05F8" w:rsidP="00C977C4">
      <w:pPr>
        <w:jc w:val="both"/>
        <w:rPr>
          <w:szCs w:val="22"/>
        </w:rPr>
      </w:pPr>
      <w:r w:rsidRPr="00D677F5">
        <w:rPr>
          <w:szCs w:val="22"/>
        </w:rPr>
        <w:t>Table 2 presents participant characteristics at enrolment. In both samples, participants had a median age of 50 years and one quarter were male. Around half were living with a partner and two-thirds were taking an antidepressant medication. From 603 observations during follow-up, there were 38 relapse events (6·3%). There were 1,355 assessments of depression severity, with median IDS-SR scores of 17 (IQR: 12, 21) and 30 (19, 38) in Sample</w:t>
      </w:r>
      <w:r w:rsidR="007C5AA3">
        <w:rPr>
          <w:szCs w:val="22"/>
        </w:rPr>
        <w:t>s</w:t>
      </w:r>
      <w:r w:rsidRPr="00D677F5">
        <w:rPr>
          <w:szCs w:val="22"/>
        </w:rPr>
        <w:t xml:space="preserve"> 1 and 2, respectively.</w:t>
      </w:r>
    </w:p>
    <w:p w14:paraId="6A6B76FF" w14:textId="766A8033" w:rsidR="0081722B" w:rsidRDefault="0081722B" w:rsidP="0081722B">
      <w:pPr>
        <w:jc w:val="both"/>
        <w:rPr>
          <w:ins w:id="15" w:author="Ewan Carr" w:date="2023-02-28T18:01:00Z"/>
          <w:szCs w:val="22"/>
        </w:rPr>
      </w:pPr>
      <w:r w:rsidRPr="0081722B">
        <w:rPr>
          <w:szCs w:val="22"/>
        </w:rPr>
        <w:t>Figure 1</w:t>
      </w:r>
      <w:r w:rsidR="001B61B8">
        <w:rPr>
          <w:szCs w:val="22"/>
        </w:rPr>
        <w:t xml:space="preserve"> </w:t>
      </w:r>
      <w:r w:rsidRPr="0081722B">
        <w:rPr>
          <w:szCs w:val="22"/>
        </w:rPr>
        <w:t>present</w:t>
      </w:r>
      <w:r w:rsidR="00C4199B">
        <w:rPr>
          <w:szCs w:val="22"/>
        </w:rPr>
        <w:t>s</w:t>
      </w:r>
      <w:r w:rsidRPr="0081722B">
        <w:rPr>
          <w:szCs w:val="22"/>
        </w:rPr>
        <w:t xml:space="preserve"> average marginal effects for each </w:t>
      </w:r>
      <w:r w:rsidR="007C5AA3">
        <w:rPr>
          <w:szCs w:val="22"/>
        </w:rPr>
        <w:t xml:space="preserve">outcome for a </w:t>
      </w:r>
      <w:r w:rsidRPr="0081722B">
        <w:rPr>
          <w:szCs w:val="22"/>
        </w:rPr>
        <w:t>one standard deviation (SD) difference in each sleep measure</w:t>
      </w:r>
      <w:r w:rsidR="00C4199B">
        <w:rPr>
          <w:szCs w:val="22"/>
        </w:rPr>
        <w:t xml:space="preserve"> (see also Supplementary Table 2.2)</w:t>
      </w:r>
      <w:r w:rsidRPr="0081722B">
        <w:rPr>
          <w:szCs w:val="22"/>
        </w:rPr>
        <w:t>. For relapse</w:t>
      </w:r>
      <w:r w:rsidR="007C5AA3">
        <w:rPr>
          <w:szCs w:val="22"/>
        </w:rPr>
        <w:t>,</w:t>
      </w:r>
      <w:r w:rsidRPr="0081722B">
        <w:rPr>
          <w:szCs w:val="22"/>
        </w:rPr>
        <w:t xml:space="preserve"> these represent the percentage points increase in the probability of relapse; for IDS-SR</w:t>
      </w:r>
      <w:r w:rsidR="007C5AA3">
        <w:rPr>
          <w:szCs w:val="22"/>
        </w:rPr>
        <w:t>,</w:t>
      </w:r>
      <w:r w:rsidRPr="0081722B">
        <w:rPr>
          <w:szCs w:val="22"/>
        </w:rPr>
        <w:t xml:space="preserve"> the increase in depression severity.</w:t>
      </w:r>
    </w:p>
    <w:p w14:paraId="6EC52AB9" w14:textId="77777777" w:rsidR="008324AD" w:rsidRDefault="008324AD" w:rsidP="0081722B">
      <w:pPr>
        <w:jc w:val="both"/>
        <w:rPr>
          <w:szCs w:val="22"/>
        </w:rPr>
      </w:pPr>
    </w:p>
    <w:p w14:paraId="1748923B" w14:textId="7A97B5FF" w:rsidR="00D17F57" w:rsidRPr="0027745A" w:rsidRDefault="007F05F8" w:rsidP="003D2AD3">
      <w:pPr>
        <w:keepNext/>
        <w:jc w:val="both"/>
        <w:rPr>
          <w:b/>
          <w:sz w:val="20"/>
          <w:szCs w:val="20"/>
        </w:rPr>
      </w:pPr>
      <w:r w:rsidRPr="0027745A">
        <w:rPr>
          <w:b/>
          <w:sz w:val="20"/>
          <w:szCs w:val="20"/>
        </w:rPr>
        <w:t>Table 2: Characteristics of the analytical samples</w:t>
      </w:r>
    </w:p>
    <w:p w14:paraId="7E916475" w14:textId="77777777" w:rsidR="00C466FD" w:rsidRDefault="007F05F8" w:rsidP="00C466FD">
      <w:pPr>
        <w:jc w:val="both"/>
        <w:rPr>
          <w:ins w:id="16" w:author="Ewan Carr" w:date="2023-02-28T17:21:00Z"/>
          <w:b/>
          <w:sz w:val="20"/>
          <w:szCs w:val="20"/>
        </w:rPr>
      </w:pPr>
      <w:del w:id="17" w:author="Ewan Carr" w:date="2023-02-28T17:21:00Z">
        <w:r w:rsidRPr="001F2132" w:rsidDel="00C466FD">
          <w:rPr>
            <w:noProof/>
          </w:rPr>
          <w:drawing>
            <wp:inline distT="114300" distB="114300" distL="114300" distR="114300" wp14:anchorId="794C8280" wp14:editId="42F0CFB9">
              <wp:extent cx="3925019" cy="417518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44909" cy="4196342"/>
                      </a:xfrm>
                      <a:prstGeom prst="rect">
                        <a:avLst/>
                      </a:prstGeom>
                      <a:ln/>
                    </pic:spPr>
                  </pic:pic>
                </a:graphicData>
              </a:graphic>
            </wp:inline>
          </w:drawing>
        </w:r>
      </w:del>
    </w:p>
    <w:tbl>
      <w:tblPr>
        <w:tblW w:w="6511" w:type="dxa"/>
        <w:jc w:val="center"/>
        <w:tblBorders>
          <w:top w:val="single" w:sz="12" w:space="0" w:color="A8A8A8"/>
          <w:bottom w:val="single" w:sz="12" w:space="0" w:color="A8A8A8"/>
        </w:tblBorders>
        <w:shd w:val="clear" w:color="auto" w:fill="FFFFFF"/>
        <w:tblCellMar>
          <w:left w:w="0" w:type="dxa"/>
          <w:right w:w="0" w:type="dxa"/>
        </w:tblCellMar>
        <w:tblLook w:val="04A0" w:firstRow="1" w:lastRow="0" w:firstColumn="1" w:lastColumn="0" w:noHBand="0" w:noVBand="1"/>
        <w:tblPrChange w:id="18" w:author="Ewan Carr" w:date="2023-02-28T17:21:00Z">
          <w:tblPr>
            <w:tblW w:w="6511" w:type="dxa"/>
            <w:tblBorders>
              <w:top w:val="single" w:sz="12" w:space="0" w:color="A8A8A8"/>
              <w:bottom w:val="single" w:sz="12" w:space="0" w:color="A8A8A8"/>
            </w:tblBorders>
            <w:shd w:val="clear" w:color="auto" w:fill="FFFFFF"/>
            <w:tblCellMar>
              <w:left w:w="0" w:type="dxa"/>
              <w:right w:w="0" w:type="dxa"/>
            </w:tblCellMar>
            <w:tblLook w:val="04A0" w:firstRow="1" w:lastRow="0" w:firstColumn="1" w:lastColumn="0" w:noHBand="0" w:noVBand="1"/>
          </w:tblPr>
        </w:tblPrChange>
      </w:tblPr>
      <w:tblGrid>
        <w:gridCol w:w="2691"/>
        <w:gridCol w:w="1910"/>
        <w:gridCol w:w="1910"/>
        <w:tblGridChange w:id="19">
          <w:tblGrid>
            <w:gridCol w:w="2691"/>
            <w:gridCol w:w="42"/>
            <w:gridCol w:w="1868"/>
            <w:gridCol w:w="21"/>
            <w:gridCol w:w="1889"/>
          </w:tblGrid>
        </w:tblGridChange>
      </w:tblGrid>
      <w:tr w:rsidR="00C466FD" w:rsidRPr="00C76F73" w14:paraId="102D7BD0" w14:textId="77777777" w:rsidTr="00C466FD">
        <w:trPr>
          <w:trHeight w:val="20"/>
          <w:tblHeader/>
          <w:jc w:val="center"/>
          <w:ins w:id="20" w:author="Ewan Carr" w:date="2023-02-28T17:21:00Z"/>
          <w:trPrChange w:id="21" w:author="Ewan Carr" w:date="2023-02-28T17:21:00Z">
            <w:trPr>
              <w:trHeight w:val="20"/>
              <w:tblHeader/>
            </w:trPr>
          </w:trPrChange>
        </w:trPr>
        <w:tc>
          <w:tcPr>
            <w:tcW w:w="0" w:type="auto"/>
            <w:vMerge w:val="restart"/>
            <w:tcBorders>
              <w:top w:val="single" w:sz="4" w:space="0" w:color="808080" w:themeColor="background1" w:themeShade="80"/>
              <w:left w:val="nil"/>
              <w:right w:val="nil"/>
            </w:tcBorders>
            <w:shd w:val="clear" w:color="auto" w:fill="FFFFFF"/>
            <w:tcMar>
              <w:top w:w="75" w:type="dxa"/>
              <w:left w:w="75" w:type="dxa"/>
              <w:bottom w:w="90" w:type="dxa"/>
              <w:right w:w="75" w:type="dxa"/>
            </w:tcMar>
            <w:hideMark/>
            <w:tcPrChange w:id="22" w:author="Ewan Carr" w:date="2023-02-28T17:21:00Z">
              <w:tcPr>
                <w:tcW w:w="0" w:type="auto"/>
                <w:gridSpan w:val="2"/>
                <w:vMerge w:val="restart"/>
                <w:tcBorders>
                  <w:top w:val="single" w:sz="4" w:space="0" w:color="808080" w:themeColor="background1" w:themeShade="80"/>
                  <w:left w:val="nil"/>
                  <w:right w:val="nil"/>
                </w:tcBorders>
                <w:shd w:val="clear" w:color="auto" w:fill="FFFFFF"/>
                <w:tcMar>
                  <w:top w:w="75" w:type="dxa"/>
                  <w:left w:w="75" w:type="dxa"/>
                  <w:bottom w:w="90" w:type="dxa"/>
                  <w:right w:w="75" w:type="dxa"/>
                </w:tcMar>
                <w:hideMark/>
              </w:tcPr>
            </w:tcPrChange>
          </w:tcPr>
          <w:p w14:paraId="2AC7DC42" w14:textId="77777777" w:rsidR="00C466FD" w:rsidRPr="00C76F73" w:rsidRDefault="00C466FD" w:rsidP="0066136B">
            <w:pPr>
              <w:contextualSpacing/>
              <w:rPr>
                <w:ins w:id="23" w:author="Ewan Carr" w:date="2023-02-28T17:21:00Z"/>
                <w:sz w:val="16"/>
                <w:szCs w:val="16"/>
              </w:rPr>
            </w:pPr>
          </w:p>
        </w:tc>
        <w:tc>
          <w:tcPr>
            <w:tcW w:w="0" w:type="auto"/>
            <w:tcBorders>
              <w:top w:val="single" w:sz="4" w:space="0" w:color="808080" w:themeColor="background1" w:themeShade="80"/>
            </w:tcBorders>
            <w:shd w:val="clear" w:color="auto" w:fill="FFFFFF"/>
            <w:tcMar>
              <w:top w:w="0" w:type="dxa"/>
              <w:left w:w="60" w:type="dxa"/>
              <w:bottom w:w="0" w:type="dxa"/>
              <w:right w:w="60" w:type="dxa"/>
            </w:tcMar>
            <w:hideMark/>
            <w:tcPrChange w:id="24" w:author="Ewan Carr" w:date="2023-02-28T17:21:00Z">
              <w:tcPr>
                <w:tcW w:w="0" w:type="auto"/>
                <w:gridSpan w:val="2"/>
                <w:tcBorders>
                  <w:top w:val="single" w:sz="4" w:space="0" w:color="808080" w:themeColor="background1" w:themeShade="80"/>
                </w:tcBorders>
                <w:shd w:val="clear" w:color="auto" w:fill="FFFFFF"/>
                <w:tcMar>
                  <w:top w:w="0" w:type="dxa"/>
                  <w:left w:w="60" w:type="dxa"/>
                  <w:bottom w:w="0" w:type="dxa"/>
                  <w:right w:w="60" w:type="dxa"/>
                </w:tcMar>
                <w:hideMark/>
              </w:tcPr>
            </w:tcPrChange>
          </w:tcPr>
          <w:p w14:paraId="50599E47" w14:textId="77777777" w:rsidR="00C466FD" w:rsidRPr="00C76F73" w:rsidRDefault="00C466FD" w:rsidP="0066136B">
            <w:pPr>
              <w:contextualSpacing/>
              <w:jc w:val="center"/>
              <w:rPr>
                <w:ins w:id="25" w:author="Ewan Carr" w:date="2023-02-28T17:21:00Z"/>
                <w:color w:val="333333"/>
                <w:sz w:val="16"/>
                <w:szCs w:val="16"/>
              </w:rPr>
            </w:pPr>
            <w:ins w:id="26" w:author="Ewan Carr" w:date="2023-02-28T17:21:00Z">
              <w:r w:rsidRPr="00C76F73">
                <w:rPr>
                  <w:color w:val="333333"/>
                  <w:sz w:val="16"/>
                  <w:szCs w:val="16"/>
                </w:rPr>
                <w:t>Sample 1</w:t>
              </w:r>
              <w:r w:rsidRPr="00C76F73">
                <w:rPr>
                  <w:i/>
                  <w:iCs/>
                  <w:color w:val="333333"/>
                  <w:sz w:val="16"/>
                  <w:szCs w:val="16"/>
                  <w:vertAlign w:val="superscript"/>
                </w:rPr>
                <w:t>*</w:t>
              </w:r>
            </w:ins>
          </w:p>
        </w:tc>
        <w:tc>
          <w:tcPr>
            <w:tcW w:w="0" w:type="auto"/>
            <w:tcBorders>
              <w:top w:val="single" w:sz="4" w:space="0" w:color="808080" w:themeColor="background1" w:themeShade="80"/>
            </w:tcBorders>
            <w:shd w:val="clear" w:color="auto" w:fill="FFFFFF"/>
            <w:tcMar>
              <w:top w:w="0" w:type="dxa"/>
              <w:left w:w="60" w:type="dxa"/>
              <w:bottom w:w="0" w:type="dxa"/>
              <w:right w:w="0" w:type="dxa"/>
            </w:tcMar>
            <w:hideMark/>
            <w:tcPrChange w:id="27" w:author="Ewan Carr" w:date="2023-02-28T17:21:00Z">
              <w:tcPr>
                <w:tcW w:w="0" w:type="auto"/>
                <w:tcBorders>
                  <w:top w:val="single" w:sz="4" w:space="0" w:color="808080" w:themeColor="background1" w:themeShade="80"/>
                </w:tcBorders>
                <w:shd w:val="clear" w:color="auto" w:fill="FFFFFF"/>
                <w:tcMar>
                  <w:top w:w="0" w:type="dxa"/>
                  <w:left w:w="60" w:type="dxa"/>
                  <w:bottom w:w="0" w:type="dxa"/>
                  <w:right w:w="0" w:type="dxa"/>
                </w:tcMar>
                <w:hideMark/>
              </w:tcPr>
            </w:tcPrChange>
          </w:tcPr>
          <w:p w14:paraId="1919DC84" w14:textId="77777777" w:rsidR="00C466FD" w:rsidRPr="00C76F73" w:rsidRDefault="00C466FD" w:rsidP="0066136B">
            <w:pPr>
              <w:contextualSpacing/>
              <w:jc w:val="center"/>
              <w:rPr>
                <w:ins w:id="28" w:author="Ewan Carr" w:date="2023-02-28T17:21:00Z"/>
                <w:color w:val="333333"/>
                <w:sz w:val="16"/>
                <w:szCs w:val="16"/>
              </w:rPr>
            </w:pPr>
            <w:ins w:id="29" w:author="Ewan Carr" w:date="2023-02-28T17:21:00Z">
              <w:r w:rsidRPr="00C76F73">
                <w:rPr>
                  <w:color w:val="333333"/>
                  <w:sz w:val="16"/>
                  <w:szCs w:val="16"/>
                </w:rPr>
                <w:t>Sample 2</w:t>
              </w:r>
              <w:r w:rsidRPr="00C76F73">
                <w:rPr>
                  <w:i/>
                  <w:iCs/>
                  <w:color w:val="333333"/>
                  <w:sz w:val="16"/>
                  <w:szCs w:val="16"/>
                  <w:vertAlign w:val="superscript"/>
                </w:rPr>
                <w:t>*</w:t>
              </w:r>
            </w:ins>
          </w:p>
        </w:tc>
      </w:tr>
      <w:tr w:rsidR="00C466FD" w:rsidRPr="00C76F73" w14:paraId="19A7D5DF" w14:textId="77777777" w:rsidTr="00C466FD">
        <w:trPr>
          <w:trHeight w:val="20"/>
          <w:tblHeader/>
          <w:jc w:val="center"/>
          <w:ins w:id="30" w:author="Ewan Carr" w:date="2023-02-28T17:21:00Z"/>
          <w:trPrChange w:id="31" w:author="Ewan Carr" w:date="2023-02-28T17:21:00Z">
            <w:trPr>
              <w:trHeight w:val="20"/>
              <w:tblHeader/>
            </w:trPr>
          </w:trPrChange>
        </w:trPr>
        <w:tc>
          <w:tcPr>
            <w:tcW w:w="0" w:type="auto"/>
            <w:vMerge/>
            <w:tcBorders>
              <w:left w:val="nil"/>
              <w:bottom w:val="single" w:sz="4" w:space="0" w:color="808080" w:themeColor="background1" w:themeShade="80"/>
              <w:right w:val="nil"/>
            </w:tcBorders>
            <w:shd w:val="clear" w:color="auto" w:fill="FFFFFF"/>
            <w:hideMark/>
            <w:tcPrChange w:id="32" w:author="Ewan Carr" w:date="2023-02-28T17:21:00Z">
              <w:tcPr>
                <w:tcW w:w="0" w:type="auto"/>
                <w:gridSpan w:val="2"/>
                <w:vMerge/>
                <w:tcBorders>
                  <w:left w:val="nil"/>
                  <w:bottom w:val="single" w:sz="4" w:space="0" w:color="808080" w:themeColor="background1" w:themeShade="80"/>
                  <w:right w:val="nil"/>
                </w:tcBorders>
                <w:shd w:val="clear" w:color="auto" w:fill="FFFFFF"/>
                <w:hideMark/>
              </w:tcPr>
            </w:tcPrChange>
          </w:tcPr>
          <w:p w14:paraId="3BF39575" w14:textId="77777777" w:rsidR="00C466FD" w:rsidRPr="00C76F73" w:rsidRDefault="00C466FD" w:rsidP="0066136B">
            <w:pPr>
              <w:contextualSpacing/>
              <w:rPr>
                <w:ins w:id="33" w:author="Ewan Carr" w:date="2023-02-28T17:21:00Z"/>
                <w:sz w:val="16"/>
                <w:szCs w:val="16"/>
              </w:rPr>
            </w:pPr>
          </w:p>
        </w:tc>
        <w:tc>
          <w:tcPr>
            <w:tcW w:w="0" w:type="auto"/>
            <w:tcBorders>
              <w:left w:val="nil"/>
              <w:bottom w:val="single" w:sz="4" w:space="0" w:color="808080" w:themeColor="background1" w:themeShade="80"/>
              <w:right w:val="nil"/>
            </w:tcBorders>
            <w:shd w:val="clear" w:color="auto" w:fill="FFFFFF"/>
            <w:tcMar>
              <w:top w:w="75" w:type="dxa"/>
              <w:left w:w="75" w:type="dxa"/>
              <w:bottom w:w="90" w:type="dxa"/>
              <w:right w:w="75" w:type="dxa"/>
            </w:tcMar>
            <w:hideMark/>
            <w:tcPrChange w:id="34" w:author="Ewan Carr" w:date="2023-02-28T17:21:00Z">
              <w:tcPr>
                <w:tcW w:w="0" w:type="auto"/>
                <w:gridSpan w:val="2"/>
                <w:tcBorders>
                  <w:left w:val="nil"/>
                  <w:bottom w:val="single" w:sz="4" w:space="0" w:color="808080" w:themeColor="background1" w:themeShade="80"/>
                  <w:right w:val="nil"/>
                </w:tcBorders>
                <w:shd w:val="clear" w:color="auto" w:fill="FFFFFF"/>
                <w:tcMar>
                  <w:top w:w="75" w:type="dxa"/>
                  <w:left w:w="75" w:type="dxa"/>
                  <w:bottom w:w="90" w:type="dxa"/>
                  <w:right w:w="75" w:type="dxa"/>
                </w:tcMar>
                <w:hideMark/>
              </w:tcPr>
            </w:tcPrChange>
          </w:tcPr>
          <w:p w14:paraId="0AB97A81" w14:textId="77777777" w:rsidR="00C466FD" w:rsidRPr="00C76F73" w:rsidRDefault="00C466FD" w:rsidP="0066136B">
            <w:pPr>
              <w:contextualSpacing/>
              <w:jc w:val="center"/>
              <w:rPr>
                <w:ins w:id="35" w:author="Ewan Carr" w:date="2023-02-28T17:21:00Z"/>
                <w:color w:val="333333"/>
                <w:sz w:val="16"/>
                <w:szCs w:val="16"/>
              </w:rPr>
            </w:pPr>
            <w:ins w:id="36" w:author="Ewan Carr" w:date="2023-02-28T17:21:00Z">
              <w:r w:rsidRPr="00C76F73">
                <w:rPr>
                  <w:color w:val="333333"/>
                  <w:sz w:val="16"/>
                  <w:szCs w:val="16"/>
                </w:rPr>
                <w:t>n=213 individuals</w:t>
              </w:r>
            </w:ins>
          </w:p>
        </w:tc>
        <w:tc>
          <w:tcPr>
            <w:tcW w:w="0" w:type="auto"/>
            <w:tcBorders>
              <w:left w:val="nil"/>
              <w:right w:val="nil"/>
            </w:tcBorders>
            <w:shd w:val="clear" w:color="auto" w:fill="FFFFFF"/>
            <w:tcMar>
              <w:top w:w="75" w:type="dxa"/>
              <w:left w:w="75" w:type="dxa"/>
              <w:bottom w:w="90" w:type="dxa"/>
              <w:right w:w="75" w:type="dxa"/>
            </w:tcMar>
            <w:hideMark/>
            <w:tcPrChange w:id="37" w:author="Ewan Carr" w:date="2023-02-28T17:21:00Z">
              <w:tcPr>
                <w:tcW w:w="0" w:type="auto"/>
                <w:tcBorders>
                  <w:left w:val="nil"/>
                  <w:right w:val="nil"/>
                </w:tcBorders>
                <w:shd w:val="clear" w:color="auto" w:fill="FFFFFF"/>
                <w:tcMar>
                  <w:top w:w="75" w:type="dxa"/>
                  <w:left w:w="75" w:type="dxa"/>
                  <w:bottom w:w="90" w:type="dxa"/>
                  <w:right w:w="75" w:type="dxa"/>
                </w:tcMar>
                <w:hideMark/>
              </w:tcPr>
            </w:tcPrChange>
          </w:tcPr>
          <w:p w14:paraId="089D67E8" w14:textId="77777777" w:rsidR="00C466FD" w:rsidRPr="00C76F73" w:rsidRDefault="00C466FD" w:rsidP="0066136B">
            <w:pPr>
              <w:contextualSpacing/>
              <w:jc w:val="center"/>
              <w:rPr>
                <w:ins w:id="38" w:author="Ewan Carr" w:date="2023-02-28T17:21:00Z"/>
                <w:color w:val="333333"/>
                <w:sz w:val="16"/>
                <w:szCs w:val="16"/>
              </w:rPr>
            </w:pPr>
            <w:ins w:id="39" w:author="Ewan Carr" w:date="2023-02-28T17:21:00Z">
              <w:r w:rsidRPr="00C76F73">
                <w:rPr>
                  <w:color w:val="333333"/>
                  <w:sz w:val="16"/>
                  <w:szCs w:val="16"/>
                </w:rPr>
                <w:t>n=390 individuals</w:t>
              </w:r>
            </w:ins>
          </w:p>
        </w:tc>
      </w:tr>
      <w:tr w:rsidR="00C466FD" w:rsidRPr="00C76F73" w14:paraId="4E7DAC00" w14:textId="77777777" w:rsidTr="00C466FD">
        <w:trPr>
          <w:trHeight w:val="20"/>
          <w:jc w:val="center"/>
          <w:ins w:id="40" w:author="Ewan Carr" w:date="2023-02-28T17:21:00Z"/>
          <w:trPrChange w:id="41" w:author="Ewan Carr" w:date="2023-02-28T17:21:00Z">
            <w:trPr>
              <w:trHeight w:val="20"/>
            </w:trPr>
          </w:trPrChange>
        </w:trPr>
        <w:tc>
          <w:tcPr>
            <w:tcW w:w="0" w:type="auto"/>
            <w:gridSpan w:val="3"/>
            <w:tcBorders>
              <w:top w:val="single" w:sz="4" w:space="0" w:color="808080" w:themeColor="background1" w:themeShade="80"/>
              <w:left w:val="nil"/>
              <w:bottom w:val="single" w:sz="4" w:space="0" w:color="808080" w:themeColor="background1" w:themeShade="80"/>
              <w:right w:val="nil"/>
            </w:tcBorders>
            <w:shd w:val="clear" w:color="auto" w:fill="FFFFFF"/>
            <w:tcMar>
              <w:top w:w="120" w:type="dxa"/>
              <w:left w:w="75" w:type="dxa"/>
              <w:bottom w:w="120" w:type="dxa"/>
              <w:right w:w="75" w:type="dxa"/>
            </w:tcMar>
            <w:hideMark/>
            <w:tcPrChange w:id="42" w:author="Ewan Carr" w:date="2023-02-28T17:21:00Z">
              <w:tcPr>
                <w:tcW w:w="0" w:type="auto"/>
                <w:gridSpan w:val="5"/>
                <w:tcBorders>
                  <w:top w:val="single" w:sz="4" w:space="0" w:color="808080" w:themeColor="background1" w:themeShade="80"/>
                  <w:left w:val="nil"/>
                  <w:bottom w:val="single" w:sz="4" w:space="0" w:color="808080" w:themeColor="background1" w:themeShade="80"/>
                  <w:right w:val="nil"/>
                </w:tcBorders>
                <w:shd w:val="clear" w:color="auto" w:fill="FFFFFF"/>
                <w:tcMar>
                  <w:top w:w="120" w:type="dxa"/>
                  <w:left w:w="75" w:type="dxa"/>
                  <w:bottom w:w="120" w:type="dxa"/>
                  <w:right w:w="75" w:type="dxa"/>
                </w:tcMar>
                <w:hideMark/>
              </w:tcPr>
            </w:tcPrChange>
          </w:tcPr>
          <w:p w14:paraId="56C49464" w14:textId="77777777" w:rsidR="00C466FD" w:rsidRPr="00C76F73" w:rsidRDefault="00C466FD" w:rsidP="0066136B">
            <w:pPr>
              <w:contextualSpacing/>
              <w:rPr>
                <w:ins w:id="43" w:author="Ewan Carr" w:date="2023-02-28T17:21:00Z"/>
                <w:b/>
                <w:bCs/>
                <w:color w:val="333333"/>
                <w:sz w:val="16"/>
                <w:szCs w:val="16"/>
              </w:rPr>
            </w:pPr>
            <w:ins w:id="44" w:author="Ewan Carr" w:date="2023-02-28T17:21:00Z">
              <w:r w:rsidRPr="00C76F73">
                <w:rPr>
                  <w:b/>
                  <w:bCs/>
                  <w:color w:val="333333"/>
                  <w:sz w:val="16"/>
                  <w:szCs w:val="16"/>
                </w:rPr>
                <w:t>Participant characteristics at enrolment</w:t>
              </w:r>
            </w:ins>
          </w:p>
        </w:tc>
      </w:tr>
      <w:tr w:rsidR="00553C7A" w:rsidRPr="00C76F73" w14:paraId="5FFF4E54" w14:textId="77777777" w:rsidTr="00C466FD">
        <w:trPr>
          <w:trHeight w:val="20"/>
          <w:jc w:val="center"/>
          <w:ins w:id="45" w:author="Ewan Carr" w:date="2023-02-28T17:21:00Z"/>
        </w:trPr>
        <w:tc>
          <w:tcPr>
            <w:tcW w:w="0" w:type="auto"/>
            <w:tcBorders>
              <w:top w:val="single" w:sz="4" w:space="0" w:color="808080" w:themeColor="background1" w:themeShade="80"/>
              <w:left w:val="nil"/>
              <w:right w:val="single" w:sz="4" w:space="0" w:color="808080" w:themeColor="background1" w:themeShade="80"/>
            </w:tcBorders>
            <w:shd w:val="clear" w:color="auto" w:fill="FFFFFF"/>
            <w:tcMar>
              <w:top w:w="120" w:type="dxa"/>
              <w:left w:w="75" w:type="dxa"/>
              <w:bottom w:w="120" w:type="dxa"/>
              <w:right w:w="75" w:type="dxa"/>
            </w:tcMar>
            <w:hideMark/>
          </w:tcPr>
          <w:p w14:paraId="463C5683" w14:textId="77777777" w:rsidR="00C466FD" w:rsidRPr="00553C7A" w:rsidRDefault="00C466FD" w:rsidP="0066136B">
            <w:pPr>
              <w:ind w:left="150" w:right="150"/>
              <w:contextualSpacing/>
              <w:rPr>
                <w:ins w:id="46" w:author="Ewan Carr" w:date="2023-02-28T17:21:00Z"/>
                <w:color w:val="333333"/>
                <w:sz w:val="16"/>
                <w:szCs w:val="16"/>
                <w:rPrChange w:id="47" w:author="Ewan Carr" w:date="2023-02-28T18:41:00Z">
                  <w:rPr>
                    <w:ins w:id="48" w:author="Ewan Carr" w:date="2023-02-28T17:21:00Z"/>
                    <w:b/>
                    <w:bCs/>
                    <w:color w:val="333333"/>
                    <w:sz w:val="16"/>
                    <w:szCs w:val="16"/>
                  </w:rPr>
                </w:rPrChange>
              </w:rPr>
            </w:pPr>
            <w:ins w:id="49" w:author="Ewan Carr" w:date="2023-02-28T17:21:00Z">
              <w:r w:rsidRPr="00553C7A">
                <w:rPr>
                  <w:color w:val="333333"/>
                  <w:sz w:val="16"/>
                  <w:szCs w:val="16"/>
                  <w:rPrChange w:id="50" w:author="Ewan Carr" w:date="2023-02-28T18:41:00Z">
                    <w:rPr>
                      <w:b/>
                      <w:bCs/>
                      <w:color w:val="333333"/>
                      <w:sz w:val="16"/>
                      <w:szCs w:val="16"/>
                    </w:rPr>
                  </w:rPrChange>
                </w:rPr>
                <w:t>Age</w:t>
              </w:r>
              <w:r w:rsidRPr="00553C7A">
                <w:rPr>
                  <w:i/>
                  <w:iCs/>
                  <w:color w:val="333333"/>
                  <w:sz w:val="16"/>
                  <w:szCs w:val="16"/>
                  <w:vertAlign w:val="superscript"/>
                </w:rPr>
                <w:t>†</w:t>
              </w:r>
            </w:ins>
          </w:p>
        </w:tc>
        <w:tc>
          <w:tcPr>
            <w:tcW w:w="0" w:type="auto"/>
            <w:tcBorders>
              <w:top w:val="single" w:sz="4" w:space="0" w:color="808080" w:themeColor="background1" w:themeShade="80"/>
              <w:left w:val="single" w:sz="4" w:space="0" w:color="808080" w:themeColor="background1" w:themeShade="80"/>
              <w:right w:val="nil"/>
            </w:tcBorders>
            <w:shd w:val="clear" w:color="auto" w:fill="FFFFFF"/>
            <w:tcMar>
              <w:top w:w="120" w:type="dxa"/>
              <w:left w:w="75" w:type="dxa"/>
              <w:bottom w:w="120" w:type="dxa"/>
              <w:right w:w="75" w:type="dxa"/>
            </w:tcMar>
            <w:hideMark/>
          </w:tcPr>
          <w:p w14:paraId="13CFC99E" w14:textId="77777777" w:rsidR="00C466FD" w:rsidRPr="00C76F73" w:rsidRDefault="00C466FD" w:rsidP="0066136B">
            <w:pPr>
              <w:ind w:left="150" w:right="150"/>
              <w:contextualSpacing/>
              <w:jc w:val="right"/>
              <w:rPr>
                <w:ins w:id="51" w:author="Ewan Carr" w:date="2023-02-28T17:21:00Z"/>
                <w:color w:val="333333"/>
                <w:sz w:val="16"/>
                <w:szCs w:val="16"/>
              </w:rPr>
            </w:pPr>
            <w:ins w:id="52" w:author="Ewan Carr" w:date="2023-02-28T17:21:00Z">
              <w:r w:rsidRPr="00C76F73">
                <w:rPr>
                  <w:color w:val="333333"/>
                  <w:sz w:val="16"/>
                  <w:szCs w:val="16"/>
                </w:rPr>
                <w:t>52·0 (34·0, 58·4)</w:t>
              </w:r>
            </w:ins>
          </w:p>
        </w:tc>
        <w:tc>
          <w:tcPr>
            <w:tcW w:w="0" w:type="auto"/>
            <w:tcBorders>
              <w:top w:val="single" w:sz="4" w:space="0" w:color="808080" w:themeColor="background1" w:themeShade="80"/>
              <w:left w:val="nil"/>
              <w:right w:val="nil"/>
            </w:tcBorders>
            <w:shd w:val="clear" w:color="auto" w:fill="FFFFFF"/>
            <w:tcMar>
              <w:top w:w="120" w:type="dxa"/>
              <w:left w:w="75" w:type="dxa"/>
              <w:bottom w:w="120" w:type="dxa"/>
              <w:right w:w="75" w:type="dxa"/>
            </w:tcMar>
            <w:hideMark/>
          </w:tcPr>
          <w:p w14:paraId="257666B3" w14:textId="77777777" w:rsidR="00C466FD" w:rsidRPr="00C76F73" w:rsidRDefault="00C466FD" w:rsidP="0066136B">
            <w:pPr>
              <w:ind w:left="150" w:right="150"/>
              <w:contextualSpacing/>
              <w:jc w:val="right"/>
              <w:rPr>
                <w:ins w:id="53" w:author="Ewan Carr" w:date="2023-02-28T17:21:00Z"/>
                <w:color w:val="333333"/>
                <w:sz w:val="16"/>
                <w:szCs w:val="16"/>
              </w:rPr>
            </w:pPr>
            <w:ins w:id="54" w:author="Ewan Carr" w:date="2023-02-28T17:21:00Z">
              <w:r w:rsidRPr="00C76F73">
                <w:rPr>
                  <w:color w:val="333333"/>
                  <w:sz w:val="16"/>
                  <w:szCs w:val="16"/>
                </w:rPr>
                <w:t>48·5 (32·0, 57·0)</w:t>
              </w:r>
            </w:ins>
          </w:p>
        </w:tc>
      </w:tr>
      <w:tr w:rsidR="00641ACE" w:rsidRPr="00C76F73" w14:paraId="2ECF0E3A" w14:textId="77777777" w:rsidTr="00C466FD">
        <w:trPr>
          <w:trHeight w:val="20"/>
          <w:jc w:val="center"/>
          <w:ins w:id="55" w:author="Ewan Carr" w:date="2023-02-28T17:21:00Z"/>
        </w:trPr>
        <w:tc>
          <w:tcPr>
            <w:tcW w:w="0" w:type="auto"/>
            <w:tcBorders>
              <w:top w:val="single" w:sz="6" w:space="0" w:color="D3D3D3"/>
              <w:left w:val="nil"/>
              <w:right w:val="single" w:sz="4" w:space="0" w:color="808080" w:themeColor="background1" w:themeShade="80"/>
            </w:tcBorders>
            <w:shd w:val="clear" w:color="auto" w:fill="FFFFFF"/>
            <w:tcMar>
              <w:top w:w="120" w:type="dxa"/>
              <w:left w:w="75" w:type="dxa"/>
              <w:bottom w:w="120" w:type="dxa"/>
              <w:right w:w="75" w:type="dxa"/>
            </w:tcMar>
            <w:hideMark/>
          </w:tcPr>
          <w:p w14:paraId="4827768C" w14:textId="77777777" w:rsidR="00C466FD" w:rsidRPr="00553C7A" w:rsidRDefault="00C466FD" w:rsidP="0066136B">
            <w:pPr>
              <w:ind w:left="150" w:right="150"/>
              <w:contextualSpacing/>
              <w:rPr>
                <w:ins w:id="56" w:author="Ewan Carr" w:date="2023-02-28T17:21:00Z"/>
                <w:color w:val="333333"/>
                <w:sz w:val="16"/>
                <w:szCs w:val="16"/>
                <w:rPrChange w:id="57" w:author="Ewan Carr" w:date="2023-02-28T18:41:00Z">
                  <w:rPr>
                    <w:ins w:id="58" w:author="Ewan Carr" w:date="2023-02-28T17:21:00Z"/>
                    <w:b/>
                    <w:bCs/>
                    <w:color w:val="333333"/>
                    <w:sz w:val="16"/>
                    <w:szCs w:val="16"/>
                  </w:rPr>
                </w:rPrChange>
              </w:rPr>
            </w:pPr>
            <w:ins w:id="59" w:author="Ewan Carr" w:date="2023-02-28T17:21:00Z">
              <w:r w:rsidRPr="00553C7A">
                <w:rPr>
                  <w:color w:val="333333"/>
                  <w:sz w:val="16"/>
                  <w:szCs w:val="16"/>
                  <w:rPrChange w:id="60" w:author="Ewan Carr" w:date="2023-02-28T18:41:00Z">
                    <w:rPr>
                      <w:b/>
                      <w:bCs/>
                      <w:color w:val="333333"/>
                      <w:sz w:val="16"/>
                      <w:szCs w:val="16"/>
                    </w:rPr>
                  </w:rPrChange>
                </w:rPr>
                <w:t>Years of education</w:t>
              </w:r>
              <w:r w:rsidRPr="00553C7A">
                <w:rPr>
                  <w:i/>
                  <w:iCs/>
                  <w:color w:val="333333"/>
                  <w:sz w:val="16"/>
                  <w:szCs w:val="16"/>
                  <w:vertAlign w:val="superscript"/>
                </w:rPr>
                <w:t>†</w:t>
              </w:r>
            </w:ins>
          </w:p>
        </w:tc>
        <w:tc>
          <w:tcPr>
            <w:tcW w:w="0" w:type="auto"/>
            <w:tcBorders>
              <w:top w:val="single" w:sz="6" w:space="0" w:color="D3D3D3"/>
              <w:left w:val="single" w:sz="4" w:space="0" w:color="808080" w:themeColor="background1" w:themeShade="80"/>
              <w:right w:val="nil"/>
            </w:tcBorders>
            <w:shd w:val="clear" w:color="auto" w:fill="FFFFFF"/>
            <w:tcMar>
              <w:top w:w="120" w:type="dxa"/>
              <w:left w:w="75" w:type="dxa"/>
              <w:bottom w:w="120" w:type="dxa"/>
              <w:right w:w="75" w:type="dxa"/>
            </w:tcMar>
            <w:hideMark/>
          </w:tcPr>
          <w:p w14:paraId="2CFBAB35" w14:textId="77777777" w:rsidR="00C466FD" w:rsidRPr="00C76F73" w:rsidRDefault="00C466FD" w:rsidP="0066136B">
            <w:pPr>
              <w:ind w:left="150" w:right="150"/>
              <w:contextualSpacing/>
              <w:jc w:val="right"/>
              <w:rPr>
                <w:ins w:id="61" w:author="Ewan Carr" w:date="2023-02-28T17:21:00Z"/>
                <w:color w:val="333333"/>
                <w:sz w:val="16"/>
                <w:szCs w:val="16"/>
              </w:rPr>
            </w:pPr>
            <w:ins w:id="62" w:author="Ewan Carr" w:date="2023-02-28T17:21:00Z">
              <w:r w:rsidRPr="00C76F73">
                <w:rPr>
                  <w:color w:val="333333"/>
                  <w:sz w:val="16"/>
                  <w:szCs w:val="16"/>
                </w:rPr>
                <w:t>17·0 (14·0, 19·0)</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4DE3DBA2" w14:textId="77777777" w:rsidR="00C466FD" w:rsidRPr="00C76F73" w:rsidRDefault="00C466FD" w:rsidP="0066136B">
            <w:pPr>
              <w:ind w:left="150" w:right="150"/>
              <w:contextualSpacing/>
              <w:jc w:val="right"/>
              <w:rPr>
                <w:ins w:id="63" w:author="Ewan Carr" w:date="2023-02-28T17:21:00Z"/>
                <w:color w:val="333333"/>
                <w:sz w:val="16"/>
                <w:szCs w:val="16"/>
              </w:rPr>
            </w:pPr>
            <w:ins w:id="64" w:author="Ewan Carr" w:date="2023-02-28T17:21:00Z">
              <w:r w:rsidRPr="00C76F73">
                <w:rPr>
                  <w:color w:val="333333"/>
                  <w:sz w:val="16"/>
                  <w:szCs w:val="16"/>
                </w:rPr>
                <w:t>16·0 (13·0, 18·0)</w:t>
              </w:r>
            </w:ins>
          </w:p>
        </w:tc>
      </w:tr>
      <w:tr w:rsidR="00641ACE" w:rsidRPr="00C76F73" w14:paraId="483F571A" w14:textId="77777777" w:rsidTr="00C466FD">
        <w:trPr>
          <w:trHeight w:val="20"/>
          <w:jc w:val="center"/>
          <w:ins w:id="65" w:author="Ewan Carr" w:date="2023-02-28T17:21:00Z"/>
        </w:trPr>
        <w:tc>
          <w:tcPr>
            <w:tcW w:w="0" w:type="auto"/>
            <w:tcBorders>
              <w:top w:val="single" w:sz="6" w:space="0" w:color="D3D3D3"/>
              <w:left w:val="nil"/>
              <w:right w:val="single" w:sz="4" w:space="0" w:color="808080" w:themeColor="background1" w:themeShade="80"/>
            </w:tcBorders>
            <w:shd w:val="clear" w:color="auto" w:fill="FFFFFF"/>
            <w:tcMar>
              <w:top w:w="120" w:type="dxa"/>
              <w:left w:w="75" w:type="dxa"/>
              <w:bottom w:w="120" w:type="dxa"/>
              <w:right w:w="75" w:type="dxa"/>
            </w:tcMar>
            <w:hideMark/>
          </w:tcPr>
          <w:p w14:paraId="3E6D3CD2" w14:textId="77777777" w:rsidR="00C466FD" w:rsidRPr="00553C7A" w:rsidRDefault="00C466FD" w:rsidP="0066136B">
            <w:pPr>
              <w:ind w:left="150" w:right="150"/>
              <w:contextualSpacing/>
              <w:rPr>
                <w:ins w:id="66" w:author="Ewan Carr" w:date="2023-02-28T17:21:00Z"/>
                <w:color w:val="333333"/>
                <w:sz w:val="16"/>
                <w:szCs w:val="16"/>
                <w:rPrChange w:id="67" w:author="Ewan Carr" w:date="2023-02-28T18:41:00Z">
                  <w:rPr>
                    <w:ins w:id="68" w:author="Ewan Carr" w:date="2023-02-28T17:21:00Z"/>
                    <w:b/>
                    <w:bCs/>
                    <w:color w:val="333333"/>
                    <w:sz w:val="16"/>
                    <w:szCs w:val="16"/>
                  </w:rPr>
                </w:rPrChange>
              </w:rPr>
            </w:pPr>
            <w:ins w:id="69" w:author="Ewan Carr" w:date="2023-02-28T17:21:00Z">
              <w:r w:rsidRPr="00553C7A">
                <w:rPr>
                  <w:color w:val="333333"/>
                  <w:sz w:val="16"/>
                  <w:szCs w:val="16"/>
                  <w:rPrChange w:id="70" w:author="Ewan Carr" w:date="2023-02-28T18:41:00Z">
                    <w:rPr>
                      <w:b/>
                      <w:bCs/>
                      <w:color w:val="333333"/>
                      <w:sz w:val="16"/>
                      <w:szCs w:val="16"/>
                    </w:rPr>
                  </w:rPrChange>
                </w:rPr>
                <w:t>AUDIT total score</w:t>
              </w:r>
              <w:r w:rsidRPr="00553C7A">
                <w:rPr>
                  <w:i/>
                  <w:iCs/>
                  <w:color w:val="333333"/>
                  <w:sz w:val="16"/>
                  <w:szCs w:val="16"/>
                  <w:vertAlign w:val="superscript"/>
                </w:rPr>
                <w:t>†</w:t>
              </w:r>
            </w:ins>
          </w:p>
        </w:tc>
        <w:tc>
          <w:tcPr>
            <w:tcW w:w="0" w:type="auto"/>
            <w:tcBorders>
              <w:top w:val="single" w:sz="6" w:space="0" w:color="D3D3D3"/>
              <w:left w:val="single" w:sz="4" w:space="0" w:color="808080" w:themeColor="background1" w:themeShade="80"/>
              <w:right w:val="nil"/>
            </w:tcBorders>
            <w:shd w:val="clear" w:color="auto" w:fill="FFFFFF"/>
            <w:tcMar>
              <w:top w:w="120" w:type="dxa"/>
              <w:left w:w="75" w:type="dxa"/>
              <w:bottom w:w="120" w:type="dxa"/>
              <w:right w:w="75" w:type="dxa"/>
            </w:tcMar>
            <w:hideMark/>
          </w:tcPr>
          <w:p w14:paraId="7FC316EE" w14:textId="77777777" w:rsidR="00C466FD" w:rsidRPr="00C76F73" w:rsidRDefault="00C466FD" w:rsidP="0066136B">
            <w:pPr>
              <w:ind w:left="150" w:right="150"/>
              <w:contextualSpacing/>
              <w:jc w:val="right"/>
              <w:rPr>
                <w:ins w:id="71" w:author="Ewan Carr" w:date="2023-02-28T17:21:00Z"/>
                <w:color w:val="333333"/>
                <w:sz w:val="16"/>
                <w:szCs w:val="16"/>
              </w:rPr>
            </w:pPr>
            <w:ins w:id="72" w:author="Ewan Carr" w:date="2023-02-28T17:21:00Z">
              <w:r w:rsidRPr="00C76F73">
                <w:rPr>
                  <w:color w:val="333333"/>
                  <w:sz w:val="16"/>
                  <w:szCs w:val="16"/>
                </w:rPr>
                <w:t>3·0 (1·0, 5·0)</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7A53B612" w14:textId="77777777" w:rsidR="00C466FD" w:rsidRPr="00C76F73" w:rsidRDefault="00C466FD" w:rsidP="0066136B">
            <w:pPr>
              <w:ind w:left="150" w:right="150"/>
              <w:contextualSpacing/>
              <w:jc w:val="right"/>
              <w:rPr>
                <w:ins w:id="73" w:author="Ewan Carr" w:date="2023-02-28T17:21:00Z"/>
                <w:color w:val="333333"/>
                <w:sz w:val="16"/>
                <w:szCs w:val="16"/>
              </w:rPr>
            </w:pPr>
            <w:ins w:id="74" w:author="Ewan Carr" w:date="2023-02-28T17:21:00Z">
              <w:r w:rsidRPr="00C76F73">
                <w:rPr>
                  <w:color w:val="333333"/>
                  <w:sz w:val="16"/>
                  <w:szCs w:val="16"/>
                </w:rPr>
                <w:t>2·0 (0·0, 4·0)</w:t>
              </w:r>
            </w:ins>
          </w:p>
        </w:tc>
      </w:tr>
      <w:tr w:rsidR="00641ACE" w:rsidRPr="00C76F73" w14:paraId="351F2D0E" w14:textId="77777777" w:rsidTr="00C466FD">
        <w:trPr>
          <w:trHeight w:val="20"/>
          <w:jc w:val="center"/>
          <w:ins w:id="75" w:author="Ewan Carr" w:date="2023-02-28T17:21:00Z"/>
        </w:trPr>
        <w:tc>
          <w:tcPr>
            <w:tcW w:w="0" w:type="auto"/>
            <w:tcBorders>
              <w:top w:val="single" w:sz="6" w:space="0" w:color="D3D3D3"/>
              <w:left w:val="nil"/>
              <w:right w:val="single" w:sz="4" w:space="0" w:color="808080" w:themeColor="background1" w:themeShade="80"/>
            </w:tcBorders>
            <w:shd w:val="clear" w:color="auto" w:fill="FFFFFF"/>
            <w:tcMar>
              <w:top w:w="120" w:type="dxa"/>
              <w:left w:w="75" w:type="dxa"/>
              <w:bottom w:w="120" w:type="dxa"/>
              <w:right w:w="75" w:type="dxa"/>
            </w:tcMar>
            <w:hideMark/>
          </w:tcPr>
          <w:p w14:paraId="69214698" w14:textId="77777777" w:rsidR="00C466FD" w:rsidRPr="00553C7A" w:rsidRDefault="00C466FD" w:rsidP="0066136B">
            <w:pPr>
              <w:ind w:left="150" w:right="150"/>
              <w:contextualSpacing/>
              <w:rPr>
                <w:ins w:id="76" w:author="Ewan Carr" w:date="2023-02-28T17:21:00Z"/>
                <w:color w:val="333333"/>
                <w:sz w:val="16"/>
                <w:szCs w:val="16"/>
                <w:rPrChange w:id="77" w:author="Ewan Carr" w:date="2023-02-28T18:41:00Z">
                  <w:rPr>
                    <w:ins w:id="78" w:author="Ewan Carr" w:date="2023-02-28T17:21:00Z"/>
                    <w:b/>
                    <w:bCs/>
                    <w:color w:val="333333"/>
                    <w:sz w:val="16"/>
                    <w:szCs w:val="16"/>
                  </w:rPr>
                </w:rPrChange>
              </w:rPr>
            </w:pPr>
            <w:ins w:id="79" w:author="Ewan Carr" w:date="2023-02-28T17:21:00Z">
              <w:r w:rsidRPr="00553C7A">
                <w:rPr>
                  <w:color w:val="333333"/>
                  <w:sz w:val="16"/>
                  <w:szCs w:val="16"/>
                  <w:rPrChange w:id="80" w:author="Ewan Carr" w:date="2023-02-28T18:41:00Z">
                    <w:rPr>
                      <w:b/>
                      <w:bCs/>
                      <w:color w:val="333333"/>
                      <w:sz w:val="16"/>
                      <w:szCs w:val="16"/>
                    </w:rPr>
                  </w:rPrChange>
                </w:rPr>
                <w:t>Male gender</w:t>
              </w:r>
              <w:r w:rsidRPr="00553C7A">
                <w:rPr>
                  <w:i/>
                  <w:iCs/>
                  <w:color w:val="333333"/>
                  <w:sz w:val="16"/>
                  <w:szCs w:val="16"/>
                  <w:vertAlign w:val="superscript"/>
                </w:rPr>
                <w:t>‡</w:t>
              </w:r>
            </w:ins>
          </w:p>
        </w:tc>
        <w:tc>
          <w:tcPr>
            <w:tcW w:w="0" w:type="auto"/>
            <w:tcBorders>
              <w:top w:val="single" w:sz="6" w:space="0" w:color="D3D3D3"/>
              <w:left w:val="single" w:sz="4" w:space="0" w:color="808080" w:themeColor="background1" w:themeShade="80"/>
              <w:right w:val="nil"/>
            </w:tcBorders>
            <w:shd w:val="clear" w:color="auto" w:fill="FFFFFF"/>
            <w:tcMar>
              <w:top w:w="120" w:type="dxa"/>
              <w:left w:w="75" w:type="dxa"/>
              <w:bottom w:w="120" w:type="dxa"/>
              <w:right w:w="75" w:type="dxa"/>
            </w:tcMar>
            <w:hideMark/>
          </w:tcPr>
          <w:p w14:paraId="3C9E1EF1" w14:textId="77777777" w:rsidR="00C466FD" w:rsidRPr="00C76F73" w:rsidRDefault="00C466FD" w:rsidP="0066136B">
            <w:pPr>
              <w:ind w:left="150" w:right="150"/>
              <w:contextualSpacing/>
              <w:jc w:val="right"/>
              <w:rPr>
                <w:ins w:id="81" w:author="Ewan Carr" w:date="2023-02-28T17:21:00Z"/>
                <w:color w:val="333333"/>
                <w:sz w:val="16"/>
                <w:szCs w:val="16"/>
              </w:rPr>
            </w:pPr>
            <w:ins w:id="82" w:author="Ewan Carr" w:date="2023-02-28T17:21:00Z">
              <w:r w:rsidRPr="00C76F73">
                <w:rPr>
                  <w:color w:val="333333"/>
                  <w:sz w:val="16"/>
                  <w:szCs w:val="16"/>
                </w:rPr>
                <w:t>51 (24)</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1915E8B5" w14:textId="77777777" w:rsidR="00C466FD" w:rsidRPr="00C76F73" w:rsidRDefault="00C466FD" w:rsidP="0066136B">
            <w:pPr>
              <w:ind w:left="150" w:right="150"/>
              <w:contextualSpacing/>
              <w:jc w:val="right"/>
              <w:rPr>
                <w:ins w:id="83" w:author="Ewan Carr" w:date="2023-02-28T17:21:00Z"/>
                <w:color w:val="333333"/>
                <w:sz w:val="16"/>
                <w:szCs w:val="16"/>
              </w:rPr>
            </w:pPr>
            <w:ins w:id="84" w:author="Ewan Carr" w:date="2023-02-28T17:21:00Z">
              <w:r w:rsidRPr="00C76F73">
                <w:rPr>
                  <w:color w:val="333333"/>
                  <w:sz w:val="16"/>
                  <w:szCs w:val="16"/>
                </w:rPr>
                <w:t>91 (23)</w:t>
              </w:r>
            </w:ins>
          </w:p>
        </w:tc>
      </w:tr>
      <w:tr w:rsidR="00641ACE" w:rsidRPr="00C76F73" w14:paraId="01684977" w14:textId="77777777" w:rsidTr="00C466FD">
        <w:trPr>
          <w:trHeight w:val="20"/>
          <w:jc w:val="center"/>
          <w:ins w:id="85" w:author="Ewan Carr" w:date="2023-02-28T17:21:00Z"/>
        </w:trPr>
        <w:tc>
          <w:tcPr>
            <w:tcW w:w="0" w:type="auto"/>
            <w:tcBorders>
              <w:top w:val="single" w:sz="6" w:space="0" w:color="D3D3D3"/>
              <w:left w:val="nil"/>
              <w:right w:val="single" w:sz="4" w:space="0" w:color="808080" w:themeColor="background1" w:themeShade="80"/>
            </w:tcBorders>
            <w:shd w:val="clear" w:color="auto" w:fill="FFFFFF"/>
            <w:tcMar>
              <w:top w:w="120" w:type="dxa"/>
              <w:left w:w="75" w:type="dxa"/>
              <w:bottom w:w="120" w:type="dxa"/>
              <w:right w:w="75" w:type="dxa"/>
            </w:tcMar>
            <w:hideMark/>
          </w:tcPr>
          <w:p w14:paraId="5996A9E1" w14:textId="77777777" w:rsidR="00C466FD" w:rsidRPr="00553C7A" w:rsidRDefault="00C466FD" w:rsidP="0066136B">
            <w:pPr>
              <w:ind w:left="150" w:right="150"/>
              <w:contextualSpacing/>
              <w:rPr>
                <w:ins w:id="86" w:author="Ewan Carr" w:date="2023-02-28T17:21:00Z"/>
                <w:color w:val="333333"/>
                <w:sz w:val="16"/>
                <w:szCs w:val="16"/>
                <w:rPrChange w:id="87" w:author="Ewan Carr" w:date="2023-02-28T18:41:00Z">
                  <w:rPr>
                    <w:ins w:id="88" w:author="Ewan Carr" w:date="2023-02-28T17:21:00Z"/>
                    <w:b/>
                    <w:bCs/>
                    <w:color w:val="333333"/>
                    <w:sz w:val="16"/>
                    <w:szCs w:val="16"/>
                  </w:rPr>
                </w:rPrChange>
              </w:rPr>
            </w:pPr>
            <w:ins w:id="89" w:author="Ewan Carr" w:date="2023-02-28T17:21:00Z">
              <w:r w:rsidRPr="00553C7A">
                <w:rPr>
                  <w:color w:val="333333"/>
                  <w:sz w:val="16"/>
                  <w:szCs w:val="16"/>
                  <w:rPrChange w:id="90" w:author="Ewan Carr" w:date="2023-02-28T18:41:00Z">
                    <w:rPr>
                      <w:b/>
                      <w:bCs/>
                      <w:color w:val="333333"/>
                      <w:sz w:val="16"/>
                      <w:szCs w:val="16"/>
                    </w:rPr>
                  </w:rPrChange>
                </w:rPr>
                <w:t>Lives with partner</w:t>
              </w:r>
              <w:r w:rsidRPr="00553C7A">
                <w:rPr>
                  <w:i/>
                  <w:iCs/>
                  <w:color w:val="333333"/>
                  <w:sz w:val="16"/>
                  <w:szCs w:val="16"/>
                  <w:vertAlign w:val="superscript"/>
                </w:rPr>
                <w:t>‡</w:t>
              </w:r>
            </w:ins>
          </w:p>
        </w:tc>
        <w:tc>
          <w:tcPr>
            <w:tcW w:w="0" w:type="auto"/>
            <w:tcBorders>
              <w:top w:val="single" w:sz="6" w:space="0" w:color="D3D3D3"/>
              <w:left w:val="single" w:sz="4" w:space="0" w:color="808080" w:themeColor="background1" w:themeShade="80"/>
              <w:right w:val="nil"/>
            </w:tcBorders>
            <w:shd w:val="clear" w:color="auto" w:fill="FFFFFF"/>
            <w:tcMar>
              <w:top w:w="120" w:type="dxa"/>
              <w:left w:w="75" w:type="dxa"/>
              <w:bottom w:w="120" w:type="dxa"/>
              <w:right w:w="75" w:type="dxa"/>
            </w:tcMar>
            <w:hideMark/>
          </w:tcPr>
          <w:p w14:paraId="03FFFD2D" w14:textId="77777777" w:rsidR="00C466FD" w:rsidRPr="00C76F73" w:rsidRDefault="00C466FD" w:rsidP="0066136B">
            <w:pPr>
              <w:ind w:left="150" w:right="150"/>
              <w:contextualSpacing/>
              <w:jc w:val="right"/>
              <w:rPr>
                <w:ins w:id="91" w:author="Ewan Carr" w:date="2023-02-28T17:21:00Z"/>
                <w:color w:val="333333"/>
                <w:sz w:val="16"/>
                <w:szCs w:val="16"/>
              </w:rPr>
            </w:pPr>
            <w:ins w:id="92" w:author="Ewan Carr" w:date="2023-02-28T17:21:00Z">
              <w:r w:rsidRPr="00C76F73">
                <w:rPr>
                  <w:color w:val="333333"/>
                  <w:sz w:val="16"/>
                  <w:szCs w:val="16"/>
                </w:rPr>
                <w:t>122 (57)</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0EA0520F" w14:textId="77777777" w:rsidR="00C466FD" w:rsidRPr="00C76F73" w:rsidRDefault="00C466FD" w:rsidP="0066136B">
            <w:pPr>
              <w:ind w:left="150" w:right="150"/>
              <w:contextualSpacing/>
              <w:jc w:val="right"/>
              <w:rPr>
                <w:ins w:id="93" w:author="Ewan Carr" w:date="2023-02-28T17:21:00Z"/>
                <w:color w:val="333333"/>
                <w:sz w:val="16"/>
                <w:szCs w:val="16"/>
              </w:rPr>
            </w:pPr>
            <w:ins w:id="94" w:author="Ewan Carr" w:date="2023-02-28T17:21:00Z">
              <w:r w:rsidRPr="00C76F73">
                <w:rPr>
                  <w:color w:val="333333"/>
                  <w:sz w:val="16"/>
                  <w:szCs w:val="16"/>
                </w:rPr>
                <w:t>196 (50)</w:t>
              </w:r>
            </w:ins>
          </w:p>
        </w:tc>
      </w:tr>
      <w:tr w:rsidR="00641ACE" w:rsidRPr="00C76F73" w14:paraId="34087551" w14:textId="77777777" w:rsidTr="00C466FD">
        <w:trPr>
          <w:trHeight w:val="20"/>
          <w:jc w:val="center"/>
          <w:ins w:id="95" w:author="Ewan Carr" w:date="2023-02-28T17:21:00Z"/>
        </w:trPr>
        <w:tc>
          <w:tcPr>
            <w:tcW w:w="0" w:type="auto"/>
            <w:tcBorders>
              <w:top w:val="single" w:sz="6" w:space="0" w:color="D3D3D3"/>
              <w:left w:val="nil"/>
              <w:right w:val="single" w:sz="4" w:space="0" w:color="808080" w:themeColor="background1" w:themeShade="80"/>
            </w:tcBorders>
            <w:shd w:val="clear" w:color="auto" w:fill="FFFFFF"/>
            <w:tcMar>
              <w:top w:w="120" w:type="dxa"/>
              <w:left w:w="75" w:type="dxa"/>
              <w:bottom w:w="120" w:type="dxa"/>
              <w:right w:w="75" w:type="dxa"/>
            </w:tcMar>
            <w:hideMark/>
          </w:tcPr>
          <w:p w14:paraId="31083E56" w14:textId="77777777" w:rsidR="00C466FD" w:rsidRPr="00553C7A" w:rsidRDefault="00C466FD" w:rsidP="0066136B">
            <w:pPr>
              <w:ind w:left="150" w:right="150"/>
              <w:contextualSpacing/>
              <w:rPr>
                <w:ins w:id="96" w:author="Ewan Carr" w:date="2023-02-28T17:21:00Z"/>
                <w:color w:val="333333"/>
                <w:sz w:val="16"/>
                <w:szCs w:val="16"/>
                <w:rPrChange w:id="97" w:author="Ewan Carr" w:date="2023-02-28T18:41:00Z">
                  <w:rPr>
                    <w:ins w:id="98" w:author="Ewan Carr" w:date="2023-02-28T17:21:00Z"/>
                    <w:b/>
                    <w:bCs/>
                    <w:color w:val="333333"/>
                    <w:sz w:val="16"/>
                    <w:szCs w:val="16"/>
                  </w:rPr>
                </w:rPrChange>
              </w:rPr>
            </w:pPr>
            <w:ins w:id="99" w:author="Ewan Carr" w:date="2023-02-28T17:21:00Z">
              <w:r w:rsidRPr="00553C7A">
                <w:rPr>
                  <w:color w:val="333333"/>
                  <w:sz w:val="16"/>
                  <w:szCs w:val="16"/>
                  <w:rPrChange w:id="100" w:author="Ewan Carr" w:date="2023-02-28T18:41:00Z">
                    <w:rPr>
                      <w:b/>
                      <w:bCs/>
                      <w:color w:val="333333"/>
                      <w:sz w:val="16"/>
                      <w:szCs w:val="16"/>
                    </w:rPr>
                  </w:rPrChange>
                </w:rPr>
                <w:t>Medication (Depression)</w:t>
              </w:r>
              <w:r w:rsidRPr="00553C7A">
                <w:rPr>
                  <w:i/>
                  <w:iCs/>
                  <w:color w:val="333333"/>
                  <w:sz w:val="16"/>
                  <w:szCs w:val="16"/>
                  <w:vertAlign w:val="superscript"/>
                </w:rPr>
                <w:t>‡</w:t>
              </w:r>
            </w:ins>
          </w:p>
        </w:tc>
        <w:tc>
          <w:tcPr>
            <w:tcW w:w="0" w:type="auto"/>
            <w:tcBorders>
              <w:top w:val="single" w:sz="6" w:space="0" w:color="D3D3D3"/>
              <w:left w:val="single" w:sz="4" w:space="0" w:color="808080" w:themeColor="background1" w:themeShade="80"/>
              <w:right w:val="nil"/>
            </w:tcBorders>
            <w:shd w:val="clear" w:color="auto" w:fill="FFFFFF"/>
            <w:tcMar>
              <w:top w:w="120" w:type="dxa"/>
              <w:left w:w="75" w:type="dxa"/>
              <w:bottom w:w="120" w:type="dxa"/>
              <w:right w:w="75" w:type="dxa"/>
            </w:tcMar>
            <w:hideMark/>
          </w:tcPr>
          <w:p w14:paraId="244C3200" w14:textId="77777777" w:rsidR="00C466FD" w:rsidRPr="00C76F73" w:rsidRDefault="00C466FD" w:rsidP="0066136B">
            <w:pPr>
              <w:ind w:left="150" w:right="150"/>
              <w:contextualSpacing/>
              <w:jc w:val="right"/>
              <w:rPr>
                <w:ins w:id="101" w:author="Ewan Carr" w:date="2023-02-28T17:21:00Z"/>
                <w:color w:val="333333"/>
                <w:sz w:val="16"/>
                <w:szCs w:val="16"/>
              </w:rPr>
            </w:pPr>
            <w:ins w:id="102" w:author="Ewan Carr" w:date="2023-02-28T17:21:00Z">
              <w:r w:rsidRPr="00C76F73">
                <w:rPr>
                  <w:color w:val="333333"/>
                  <w:sz w:val="16"/>
                  <w:szCs w:val="16"/>
                </w:rPr>
                <w:t>135 (63)</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1A26EBCA" w14:textId="77777777" w:rsidR="00C466FD" w:rsidRPr="00C76F73" w:rsidRDefault="00C466FD" w:rsidP="0066136B">
            <w:pPr>
              <w:ind w:left="150" w:right="150"/>
              <w:contextualSpacing/>
              <w:jc w:val="right"/>
              <w:rPr>
                <w:ins w:id="103" w:author="Ewan Carr" w:date="2023-02-28T17:21:00Z"/>
                <w:color w:val="333333"/>
                <w:sz w:val="16"/>
                <w:szCs w:val="16"/>
              </w:rPr>
            </w:pPr>
            <w:ins w:id="104" w:author="Ewan Carr" w:date="2023-02-28T17:21:00Z">
              <w:r w:rsidRPr="00C76F73">
                <w:rPr>
                  <w:color w:val="333333"/>
                  <w:sz w:val="16"/>
                  <w:szCs w:val="16"/>
                </w:rPr>
                <w:t>269 (69)</w:t>
              </w:r>
            </w:ins>
          </w:p>
        </w:tc>
      </w:tr>
      <w:tr w:rsidR="00641ACE" w:rsidRPr="00C76F73" w14:paraId="22C39400" w14:textId="77777777" w:rsidTr="00C466FD">
        <w:trPr>
          <w:trHeight w:val="20"/>
          <w:jc w:val="center"/>
          <w:ins w:id="105" w:author="Ewan Carr" w:date="2023-02-28T17:21:00Z"/>
        </w:trPr>
        <w:tc>
          <w:tcPr>
            <w:tcW w:w="0" w:type="auto"/>
            <w:tcBorders>
              <w:top w:val="single" w:sz="6" w:space="0" w:color="D3D3D3"/>
              <w:left w:val="nil"/>
              <w:right w:val="single" w:sz="4" w:space="0" w:color="808080" w:themeColor="background1" w:themeShade="80"/>
            </w:tcBorders>
            <w:shd w:val="clear" w:color="auto" w:fill="FFFFFF"/>
            <w:tcMar>
              <w:top w:w="120" w:type="dxa"/>
              <w:left w:w="75" w:type="dxa"/>
              <w:bottom w:w="120" w:type="dxa"/>
              <w:right w:w="75" w:type="dxa"/>
            </w:tcMar>
            <w:hideMark/>
          </w:tcPr>
          <w:p w14:paraId="766A84C7" w14:textId="77777777" w:rsidR="00C466FD" w:rsidRPr="00553C7A" w:rsidRDefault="00C466FD" w:rsidP="0066136B">
            <w:pPr>
              <w:ind w:left="150" w:right="150"/>
              <w:contextualSpacing/>
              <w:rPr>
                <w:ins w:id="106" w:author="Ewan Carr" w:date="2023-02-28T17:21:00Z"/>
                <w:color w:val="333333"/>
                <w:sz w:val="16"/>
                <w:szCs w:val="16"/>
                <w:rPrChange w:id="107" w:author="Ewan Carr" w:date="2023-02-28T18:41:00Z">
                  <w:rPr>
                    <w:ins w:id="108" w:author="Ewan Carr" w:date="2023-02-28T17:21:00Z"/>
                    <w:b/>
                    <w:bCs/>
                    <w:color w:val="333333"/>
                    <w:sz w:val="16"/>
                    <w:szCs w:val="16"/>
                  </w:rPr>
                </w:rPrChange>
              </w:rPr>
            </w:pPr>
            <w:ins w:id="109" w:author="Ewan Carr" w:date="2023-02-28T17:21:00Z">
              <w:r w:rsidRPr="00553C7A">
                <w:rPr>
                  <w:color w:val="333333"/>
                  <w:sz w:val="16"/>
                  <w:szCs w:val="16"/>
                  <w:rPrChange w:id="110" w:author="Ewan Carr" w:date="2023-02-28T18:41:00Z">
                    <w:rPr>
                      <w:b/>
                      <w:bCs/>
                      <w:color w:val="333333"/>
                      <w:sz w:val="16"/>
                      <w:szCs w:val="16"/>
                    </w:rPr>
                  </w:rPrChange>
                </w:rPr>
                <w:t>Medication (Sleep)</w:t>
              </w:r>
              <w:r w:rsidRPr="00553C7A">
                <w:rPr>
                  <w:i/>
                  <w:iCs/>
                  <w:color w:val="333333"/>
                  <w:sz w:val="16"/>
                  <w:szCs w:val="16"/>
                  <w:vertAlign w:val="superscript"/>
                </w:rPr>
                <w:t>‡</w:t>
              </w:r>
            </w:ins>
          </w:p>
        </w:tc>
        <w:tc>
          <w:tcPr>
            <w:tcW w:w="0" w:type="auto"/>
            <w:tcBorders>
              <w:top w:val="single" w:sz="6" w:space="0" w:color="D3D3D3"/>
              <w:left w:val="single" w:sz="4" w:space="0" w:color="808080" w:themeColor="background1" w:themeShade="80"/>
              <w:right w:val="nil"/>
            </w:tcBorders>
            <w:shd w:val="clear" w:color="auto" w:fill="FFFFFF"/>
            <w:tcMar>
              <w:top w:w="120" w:type="dxa"/>
              <w:left w:w="75" w:type="dxa"/>
              <w:bottom w:w="120" w:type="dxa"/>
              <w:right w:w="75" w:type="dxa"/>
            </w:tcMar>
            <w:hideMark/>
          </w:tcPr>
          <w:p w14:paraId="6F74B5B5" w14:textId="77777777" w:rsidR="00C466FD" w:rsidRPr="00C76F73" w:rsidRDefault="00C466FD" w:rsidP="0066136B">
            <w:pPr>
              <w:ind w:left="150" w:right="150"/>
              <w:contextualSpacing/>
              <w:jc w:val="right"/>
              <w:rPr>
                <w:ins w:id="111" w:author="Ewan Carr" w:date="2023-02-28T17:21:00Z"/>
                <w:color w:val="333333"/>
                <w:sz w:val="16"/>
                <w:szCs w:val="16"/>
              </w:rPr>
            </w:pPr>
            <w:ins w:id="112" w:author="Ewan Carr" w:date="2023-02-28T17:21:00Z">
              <w:r w:rsidRPr="00C76F73">
                <w:rPr>
                  <w:color w:val="333333"/>
                  <w:sz w:val="16"/>
                  <w:szCs w:val="16"/>
                </w:rPr>
                <w:t>25 (12)</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6B6BE4DA" w14:textId="77777777" w:rsidR="00C466FD" w:rsidRPr="00C76F73" w:rsidRDefault="00C466FD" w:rsidP="0066136B">
            <w:pPr>
              <w:ind w:left="150" w:right="150"/>
              <w:contextualSpacing/>
              <w:jc w:val="right"/>
              <w:rPr>
                <w:ins w:id="113" w:author="Ewan Carr" w:date="2023-02-28T17:21:00Z"/>
                <w:color w:val="333333"/>
                <w:sz w:val="16"/>
                <w:szCs w:val="16"/>
              </w:rPr>
            </w:pPr>
            <w:ins w:id="114" w:author="Ewan Carr" w:date="2023-02-28T17:21:00Z">
              <w:r w:rsidRPr="00C76F73">
                <w:rPr>
                  <w:color w:val="333333"/>
                  <w:sz w:val="16"/>
                  <w:szCs w:val="16"/>
                </w:rPr>
                <w:t>77 (20)</w:t>
              </w:r>
            </w:ins>
          </w:p>
        </w:tc>
      </w:tr>
      <w:tr w:rsidR="00553C7A" w:rsidRPr="00C76F73" w14:paraId="735F0293" w14:textId="77777777" w:rsidTr="00C466FD">
        <w:trPr>
          <w:trHeight w:val="20"/>
          <w:jc w:val="center"/>
          <w:ins w:id="115" w:author="Ewan Carr" w:date="2023-02-28T17:21:00Z"/>
        </w:trPr>
        <w:tc>
          <w:tcPr>
            <w:tcW w:w="0" w:type="auto"/>
            <w:tcBorders>
              <w:top w:val="single" w:sz="6" w:space="0" w:color="D3D3D3"/>
              <w:left w:val="nil"/>
              <w:bottom w:val="single" w:sz="4" w:space="0" w:color="808080" w:themeColor="background1" w:themeShade="80"/>
              <w:right w:val="single" w:sz="4" w:space="0" w:color="808080" w:themeColor="background1" w:themeShade="80"/>
            </w:tcBorders>
            <w:shd w:val="clear" w:color="auto" w:fill="FFFFFF"/>
            <w:tcMar>
              <w:top w:w="120" w:type="dxa"/>
              <w:left w:w="75" w:type="dxa"/>
              <w:bottom w:w="120" w:type="dxa"/>
              <w:right w:w="75" w:type="dxa"/>
            </w:tcMar>
            <w:hideMark/>
          </w:tcPr>
          <w:p w14:paraId="58B8707F" w14:textId="77777777" w:rsidR="00C466FD" w:rsidRPr="00553C7A" w:rsidRDefault="00C466FD" w:rsidP="0066136B">
            <w:pPr>
              <w:ind w:left="150" w:right="150"/>
              <w:contextualSpacing/>
              <w:rPr>
                <w:ins w:id="116" w:author="Ewan Carr" w:date="2023-02-28T17:21:00Z"/>
                <w:color w:val="333333"/>
                <w:sz w:val="16"/>
                <w:szCs w:val="16"/>
                <w:rPrChange w:id="117" w:author="Ewan Carr" w:date="2023-02-28T18:41:00Z">
                  <w:rPr>
                    <w:ins w:id="118" w:author="Ewan Carr" w:date="2023-02-28T17:21:00Z"/>
                    <w:b/>
                    <w:bCs/>
                    <w:color w:val="333333"/>
                    <w:sz w:val="16"/>
                    <w:szCs w:val="16"/>
                  </w:rPr>
                </w:rPrChange>
              </w:rPr>
            </w:pPr>
            <w:ins w:id="119" w:author="Ewan Carr" w:date="2023-02-28T17:21:00Z">
              <w:r w:rsidRPr="00553C7A">
                <w:rPr>
                  <w:color w:val="333333"/>
                  <w:sz w:val="16"/>
                  <w:szCs w:val="16"/>
                  <w:rPrChange w:id="120" w:author="Ewan Carr" w:date="2023-02-28T18:41:00Z">
                    <w:rPr>
                      <w:b/>
                      <w:bCs/>
                      <w:color w:val="333333"/>
                      <w:sz w:val="16"/>
                      <w:szCs w:val="16"/>
                    </w:rPr>
                  </w:rPrChange>
                </w:rPr>
                <w:t>Medication (Other)</w:t>
              </w:r>
              <w:r w:rsidRPr="00553C7A">
                <w:rPr>
                  <w:i/>
                  <w:iCs/>
                  <w:color w:val="333333"/>
                  <w:sz w:val="16"/>
                  <w:szCs w:val="16"/>
                  <w:vertAlign w:val="superscript"/>
                </w:rPr>
                <w:t>‡</w:t>
              </w:r>
            </w:ins>
          </w:p>
        </w:tc>
        <w:tc>
          <w:tcPr>
            <w:tcW w:w="0" w:type="auto"/>
            <w:tcBorders>
              <w:top w:val="single" w:sz="6" w:space="0" w:color="D3D3D3"/>
              <w:left w:val="single" w:sz="4" w:space="0" w:color="808080" w:themeColor="background1" w:themeShade="80"/>
              <w:bottom w:val="single" w:sz="4" w:space="0" w:color="808080" w:themeColor="background1" w:themeShade="80"/>
              <w:right w:val="nil"/>
            </w:tcBorders>
            <w:shd w:val="clear" w:color="auto" w:fill="FFFFFF"/>
            <w:tcMar>
              <w:top w:w="120" w:type="dxa"/>
              <w:left w:w="75" w:type="dxa"/>
              <w:bottom w:w="120" w:type="dxa"/>
              <w:right w:w="75" w:type="dxa"/>
            </w:tcMar>
            <w:hideMark/>
          </w:tcPr>
          <w:p w14:paraId="36C09CB1" w14:textId="77777777" w:rsidR="00C466FD" w:rsidRPr="00C76F73" w:rsidRDefault="00C466FD" w:rsidP="0066136B">
            <w:pPr>
              <w:ind w:left="150" w:right="150"/>
              <w:contextualSpacing/>
              <w:jc w:val="right"/>
              <w:rPr>
                <w:ins w:id="121" w:author="Ewan Carr" w:date="2023-02-28T17:21:00Z"/>
                <w:color w:val="333333"/>
                <w:sz w:val="16"/>
                <w:szCs w:val="16"/>
              </w:rPr>
            </w:pPr>
            <w:ins w:id="122" w:author="Ewan Carr" w:date="2023-02-28T17:21:00Z">
              <w:r w:rsidRPr="00C76F73">
                <w:rPr>
                  <w:color w:val="333333"/>
                  <w:sz w:val="16"/>
                  <w:szCs w:val="16"/>
                </w:rPr>
                <w:t>10 (5)</w:t>
              </w:r>
            </w:ins>
          </w:p>
        </w:tc>
        <w:tc>
          <w:tcPr>
            <w:tcW w:w="0" w:type="auto"/>
            <w:tcBorders>
              <w:top w:val="single" w:sz="6" w:space="0" w:color="D3D3D3"/>
              <w:left w:val="nil"/>
              <w:bottom w:val="single" w:sz="4" w:space="0" w:color="808080" w:themeColor="background1" w:themeShade="80"/>
              <w:right w:val="nil"/>
            </w:tcBorders>
            <w:shd w:val="clear" w:color="auto" w:fill="FFFFFF"/>
            <w:tcMar>
              <w:top w:w="120" w:type="dxa"/>
              <w:left w:w="75" w:type="dxa"/>
              <w:bottom w:w="120" w:type="dxa"/>
              <w:right w:w="75" w:type="dxa"/>
            </w:tcMar>
            <w:hideMark/>
          </w:tcPr>
          <w:p w14:paraId="16480300" w14:textId="77777777" w:rsidR="00C466FD" w:rsidRPr="00C76F73" w:rsidRDefault="00C466FD" w:rsidP="0066136B">
            <w:pPr>
              <w:ind w:left="150" w:right="150"/>
              <w:contextualSpacing/>
              <w:jc w:val="right"/>
              <w:rPr>
                <w:ins w:id="123" w:author="Ewan Carr" w:date="2023-02-28T17:21:00Z"/>
                <w:color w:val="333333"/>
                <w:sz w:val="16"/>
                <w:szCs w:val="16"/>
              </w:rPr>
            </w:pPr>
            <w:ins w:id="124" w:author="Ewan Carr" w:date="2023-02-28T17:21:00Z">
              <w:r w:rsidRPr="00C76F73">
                <w:rPr>
                  <w:color w:val="333333"/>
                  <w:sz w:val="16"/>
                  <w:szCs w:val="16"/>
                </w:rPr>
                <w:t>15 (4)</w:t>
              </w:r>
            </w:ins>
          </w:p>
        </w:tc>
      </w:tr>
      <w:tr w:rsidR="00C466FD" w:rsidRPr="00C76F73" w14:paraId="2E5F5F91" w14:textId="77777777" w:rsidTr="00C466FD">
        <w:trPr>
          <w:trHeight w:val="20"/>
          <w:jc w:val="center"/>
          <w:ins w:id="125" w:author="Ewan Carr" w:date="2023-02-28T17:21:00Z"/>
          <w:trPrChange w:id="126" w:author="Ewan Carr" w:date="2023-02-28T17:21:00Z">
            <w:trPr>
              <w:trHeight w:val="20"/>
            </w:trPr>
          </w:trPrChange>
        </w:trPr>
        <w:tc>
          <w:tcPr>
            <w:tcW w:w="0" w:type="auto"/>
            <w:gridSpan w:val="3"/>
            <w:tcBorders>
              <w:top w:val="single" w:sz="4" w:space="0" w:color="808080" w:themeColor="background1" w:themeShade="80"/>
              <w:left w:val="nil"/>
              <w:bottom w:val="single" w:sz="4" w:space="0" w:color="808080" w:themeColor="background1" w:themeShade="80"/>
              <w:right w:val="nil"/>
            </w:tcBorders>
            <w:shd w:val="clear" w:color="auto" w:fill="FFFFFF"/>
            <w:tcMar>
              <w:top w:w="120" w:type="dxa"/>
              <w:left w:w="75" w:type="dxa"/>
              <w:bottom w:w="120" w:type="dxa"/>
              <w:right w:w="75" w:type="dxa"/>
            </w:tcMar>
            <w:hideMark/>
            <w:tcPrChange w:id="127" w:author="Ewan Carr" w:date="2023-02-28T17:21:00Z">
              <w:tcPr>
                <w:tcW w:w="0" w:type="auto"/>
                <w:gridSpan w:val="5"/>
                <w:tcBorders>
                  <w:top w:val="single" w:sz="4" w:space="0" w:color="808080" w:themeColor="background1" w:themeShade="80"/>
                  <w:left w:val="nil"/>
                  <w:bottom w:val="single" w:sz="4" w:space="0" w:color="808080" w:themeColor="background1" w:themeShade="80"/>
                  <w:right w:val="nil"/>
                </w:tcBorders>
                <w:shd w:val="clear" w:color="auto" w:fill="FFFFFF"/>
                <w:tcMar>
                  <w:top w:w="120" w:type="dxa"/>
                  <w:left w:w="75" w:type="dxa"/>
                  <w:bottom w:w="120" w:type="dxa"/>
                  <w:right w:w="75" w:type="dxa"/>
                </w:tcMar>
                <w:hideMark/>
              </w:tcPr>
            </w:tcPrChange>
          </w:tcPr>
          <w:p w14:paraId="3AAA327B" w14:textId="77777777" w:rsidR="00C466FD" w:rsidRPr="00C76F73" w:rsidRDefault="00C466FD" w:rsidP="0066136B">
            <w:pPr>
              <w:contextualSpacing/>
              <w:rPr>
                <w:ins w:id="128" w:author="Ewan Carr" w:date="2023-02-28T17:21:00Z"/>
                <w:b/>
                <w:bCs/>
                <w:color w:val="333333"/>
                <w:sz w:val="16"/>
                <w:szCs w:val="16"/>
              </w:rPr>
            </w:pPr>
            <w:ins w:id="129" w:author="Ewan Carr" w:date="2023-02-28T17:21:00Z">
              <w:r w:rsidRPr="00C76F73">
                <w:rPr>
                  <w:b/>
                  <w:bCs/>
                  <w:color w:val="333333"/>
                  <w:sz w:val="16"/>
                  <w:szCs w:val="16"/>
                </w:rPr>
                <w:t>Outcomes over follow-up</w:t>
              </w:r>
            </w:ins>
          </w:p>
        </w:tc>
      </w:tr>
      <w:tr w:rsidR="00C466FD" w:rsidRPr="00C76F73" w14:paraId="48C0F31C" w14:textId="77777777" w:rsidTr="00C466FD">
        <w:trPr>
          <w:trHeight w:val="20"/>
          <w:jc w:val="center"/>
          <w:ins w:id="130" w:author="Ewan Carr" w:date="2023-02-28T17:21:00Z"/>
        </w:trPr>
        <w:tc>
          <w:tcPr>
            <w:tcW w:w="0" w:type="auto"/>
            <w:tcBorders>
              <w:top w:val="single" w:sz="4" w:space="0" w:color="808080" w:themeColor="background1" w:themeShade="80"/>
              <w:left w:val="nil"/>
              <w:right w:val="single" w:sz="4" w:space="0" w:color="808080" w:themeColor="background1" w:themeShade="80"/>
            </w:tcBorders>
            <w:shd w:val="clear" w:color="auto" w:fill="FFFFFF"/>
            <w:tcMar>
              <w:top w:w="120" w:type="dxa"/>
              <w:left w:w="75" w:type="dxa"/>
              <w:bottom w:w="120" w:type="dxa"/>
              <w:right w:w="75" w:type="dxa"/>
            </w:tcMar>
            <w:hideMark/>
          </w:tcPr>
          <w:p w14:paraId="1BE21113" w14:textId="77777777" w:rsidR="00C466FD" w:rsidRPr="00553C7A" w:rsidRDefault="00C466FD" w:rsidP="0066136B">
            <w:pPr>
              <w:ind w:left="150" w:right="150"/>
              <w:contextualSpacing/>
              <w:rPr>
                <w:ins w:id="131" w:author="Ewan Carr" w:date="2023-02-28T17:21:00Z"/>
                <w:color w:val="333333"/>
                <w:sz w:val="16"/>
                <w:szCs w:val="16"/>
                <w:rPrChange w:id="132" w:author="Ewan Carr" w:date="2023-02-28T18:41:00Z">
                  <w:rPr>
                    <w:ins w:id="133" w:author="Ewan Carr" w:date="2023-02-28T17:21:00Z"/>
                    <w:b/>
                    <w:bCs/>
                    <w:color w:val="333333"/>
                    <w:sz w:val="16"/>
                    <w:szCs w:val="16"/>
                  </w:rPr>
                </w:rPrChange>
              </w:rPr>
            </w:pPr>
            <w:ins w:id="134" w:author="Ewan Carr" w:date="2023-02-28T17:21:00Z">
              <w:r w:rsidRPr="00553C7A">
                <w:rPr>
                  <w:color w:val="333333"/>
                  <w:sz w:val="16"/>
                  <w:szCs w:val="16"/>
                  <w:rPrChange w:id="135" w:author="Ewan Carr" w:date="2023-02-28T18:41:00Z">
                    <w:rPr>
                      <w:b/>
                      <w:bCs/>
                      <w:color w:val="333333"/>
                      <w:sz w:val="16"/>
                      <w:szCs w:val="16"/>
                    </w:rPr>
                  </w:rPrChange>
                </w:rPr>
                <w:t>No. follow-up assessments</w:t>
              </w:r>
            </w:ins>
          </w:p>
        </w:tc>
        <w:tc>
          <w:tcPr>
            <w:tcW w:w="0" w:type="auto"/>
            <w:tcBorders>
              <w:top w:val="single" w:sz="4" w:space="0" w:color="808080" w:themeColor="background1" w:themeShade="80"/>
              <w:left w:val="single" w:sz="4" w:space="0" w:color="808080" w:themeColor="background1" w:themeShade="80"/>
              <w:right w:val="nil"/>
            </w:tcBorders>
            <w:shd w:val="clear" w:color="auto" w:fill="FFFFFF"/>
            <w:tcMar>
              <w:top w:w="120" w:type="dxa"/>
              <w:left w:w="75" w:type="dxa"/>
              <w:bottom w:w="120" w:type="dxa"/>
              <w:right w:w="75" w:type="dxa"/>
            </w:tcMar>
            <w:hideMark/>
          </w:tcPr>
          <w:p w14:paraId="4AB5BFBF" w14:textId="77777777" w:rsidR="00C466FD" w:rsidRPr="00C76F73" w:rsidRDefault="00C466FD" w:rsidP="0066136B">
            <w:pPr>
              <w:ind w:left="150" w:right="150"/>
              <w:contextualSpacing/>
              <w:jc w:val="right"/>
              <w:rPr>
                <w:ins w:id="136" w:author="Ewan Carr" w:date="2023-02-28T17:21:00Z"/>
                <w:color w:val="333333"/>
                <w:sz w:val="16"/>
                <w:szCs w:val="16"/>
              </w:rPr>
            </w:pPr>
            <w:ins w:id="137" w:author="Ewan Carr" w:date="2023-02-28T17:21:00Z">
              <w:r w:rsidRPr="00C76F73">
                <w:rPr>
                  <w:color w:val="333333"/>
                  <w:sz w:val="16"/>
                  <w:szCs w:val="16"/>
                </w:rPr>
                <w:t>603</w:t>
              </w:r>
            </w:ins>
          </w:p>
        </w:tc>
        <w:tc>
          <w:tcPr>
            <w:tcW w:w="0" w:type="auto"/>
            <w:tcBorders>
              <w:top w:val="single" w:sz="4" w:space="0" w:color="808080" w:themeColor="background1" w:themeShade="80"/>
              <w:left w:val="nil"/>
              <w:right w:val="nil"/>
            </w:tcBorders>
            <w:shd w:val="clear" w:color="auto" w:fill="FFFFFF"/>
            <w:tcMar>
              <w:top w:w="120" w:type="dxa"/>
              <w:left w:w="75" w:type="dxa"/>
              <w:bottom w:w="120" w:type="dxa"/>
              <w:right w:w="75" w:type="dxa"/>
            </w:tcMar>
            <w:hideMark/>
          </w:tcPr>
          <w:p w14:paraId="3989E4EB" w14:textId="77777777" w:rsidR="00C466FD" w:rsidRPr="00C76F73" w:rsidRDefault="00C466FD" w:rsidP="0066136B">
            <w:pPr>
              <w:ind w:left="150" w:right="150"/>
              <w:contextualSpacing/>
              <w:jc w:val="right"/>
              <w:rPr>
                <w:ins w:id="138" w:author="Ewan Carr" w:date="2023-02-28T17:21:00Z"/>
                <w:color w:val="333333"/>
                <w:sz w:val="16"/>
                <w:szCs w:val="16"/>
              </w:rPr>
            </w:pPr>
            <w:ins w:id="139" w:author="Ewan Carr" w:date="2023-02-28T17:21:00Z">
              <w:r w:rsidRPr="00C76F73">
                <w:rPr>
                  <w:color w:val="333333"/>
                  <w:sz w:val="16"/>
                  <w:szCs w:val="16"/>
                </w:rPr>
                <w:t>1355</w:t>
              </w:r>
            </w:ins>
          </w:p>
        </w:tc>
      </w:tr>
      <w:tr w:rsidR="00641ACE" w:rsidRPr="00C76F73" w14:paraId="63953705" w14:textId="77777777" w:rsidTr="00C466FD">
        <w:trPr>
          <w:trHeight w:val="20"/>
          <w:jc w:val="center"/>
          <w:ins w:id="140" w:author="Ewan Carr" w:date="2023-02-28T17:21:00Z"/>
        </w:trPr>
        <w:tc>
          <w:tcPr>
            <w:tcW w:w="0" w:type="auto"/>
            <w:tcBorders>
              <w:top w:val="single" w:sz="6" w:space="0" w:color="D3D3D3"/>
              <w:left w:val="nil"/>
              <w:right w:val="single" w:sz="4" w:space="0" w:color="808080" w:themeColor="background1" w:themeShade="80"/>
            </w:tcBorders>
            <w:shd w:val="clear" w:color="auto" w:fill="FFFFFF"/>
            <w:tcMar>
              <w:top w:w="120" w:type="dxa"/>
              <w:left w:w="75" w:type="dxa"/>
              <w:bottom w:w="120" w:type="dxa"/>
              <w:right w:w="75" w:type="dxa"/>
            </w:tcMar>
            <w:hideMark/>
          </w:tcPr>
          <w:p w14:paraId="33D743BB" w14:textId="77777777" w:rsidR="00C466FD" w:rsidRPr="00553C7A" w:rsidRDefault="00C466FD" w:rsidP="0066136B">
            <w:pPr>
              <w:ind w:left="150" w:right="150"/>
              <w:contextualSpacing/>
              <w:rPr>
                <w:ins w:id="141" w:author="Ewan Carr" w:date="2023-02-28T17:21:00Z"/>
                <w:color w:val="333333"/>
                <w:sz w:val="16"/>
                <w:szCs w:val="16"/>
                <w:rPrChange w:id="142" w:author="Ewan Carr" w:date="2023-02-28T18:41:00Z">
                  <w:rPr>
                    <w:ins w:id="143" w:author="Ewan Carr" w:date="2023-02-28T17:21:00Z"/>
                    <w:b/>
                    <w:bCs/>
                    <w:color w:val="333333"/>
                    <w:sz w:val="16"/>
                    <w:szCs w:val="16"/>
                  </w:rPr>
                </w:rPrChange>
              </w:rPr>
            </w:pPr>
            <w:ins w:id="144" w:author="Ewan Carr" w:date="2023-02-28T17:21:00Z">
              <w:r w:rsidRPr="00553C7A">
                <w:rPr>
                  <w:color w:val="333333"/>
                  <w:sz w:val="16"/>
                  <w:szCs w:val="16"/>
                  <w:rPrChange w:id="145" w:author="Ewan Carr" w:date="2023-02-28T18:41:00Z">
                    <w:rPr>
                      <w:b/>
                      <w:bCs/>
                      <w:color w:val="333333"/>
                      <w:sz w:val="16"/>
                      <w:szCs w:val="16"/>
                    </w:rPr>
                  </w:rPrChange>
                </w:rPr>
                <w:t>Relapse</w:t>
              </w:r>
              <w:r w:rsidRPr="00553C7A">
                <w:rPr>
                  <w:i/>
                  <w:iCs/>
                  <w:color w:val="333333"/>
                  <w:sz w:val="16"/>
                  <w:szCs w:val="16"/>
                  <w:vertAlign w:val="superscript"/>
                </w:rPr>
                <w:t>‡</w:t>
              </w:r>
            </w:ins>
          </w:p>
        </w:tc>
        <w:tc>
          <w:tcPr>
            <w:tcW w:w="0" w:type="auto"/>
            <w:tcBorders>
              <w:top w:val="single" w:sz="6" w:space="0" w:color="D3D3D3"/>
              <w:left w:val="single" w:sz="4" w:space="0" w:color="808080" w:themeColor="background1" w:themeShade="80"/>
              <w:right w:val="nil"/>
            </w:tcBorders>
            <w:shd w:val="clear" w:color="auto" w:fill="FFFFFF"/>
            <w:tcMar>
              <w:top w:w="120" w:type="dxa"/>
              <w:left w:w="75" w:type="dxa"/>
              <w:bottom w:w="120" w:type="dxa"/>
              <w:right w:w="75" w:type="dxa"/>
            </w:tcMar>
            <w:hideMark/>
          </w:tcPr>
          <w:p w14:paraId="644E3054" w14:textId="77777777" w:rsidR="00C466FD" w:rsidRPr="00C76F73" w:rsidRDefault="00C466FD" w:rsidP="0066136B">
            <w:pPr>
              <w:ind w:left="150" w:right="150"/>
              <w:contextualSpacing/>
              <w:jc w:val="right"/>
              <w:rPr>
                <w:ins w:id="146" w:author="Ewan Carr" w:date="2023-02-28T17:21:00Z"/>
                <w:color w:val="333333"/>
                <w:sz w:val="16"/>
                <w:szCs w:val="16"/>
              </w:rPr>
            </w:pPr>
            <w:ins w:id="147" w:author="Ewan Carr" w:date="2023-02-28T17:21:00Z">
              <w:r w:rsidRPr="00C76F73">
                <w:rPr>
                  <w:color w:val="333333"/>
                  <w:sz w:val="16"/>
                  <w:szCs w:val="16"/>
                </w:rPr>
                <w:t>38 (6·3)</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26A0E6BA" w14:textId="77777777" w:rsidR="00C466FD" w:rsidRPr="00C76F73" w:rsidRDefault="00C466FD" w:rsidP="0066136B">
            <w:pPr>
              <w:ind w:left="150" w:right="150"/>
              <w:contextualSpacing/>
              <w:jc w:val="right"/>
              <w:rPr>
                <w:ins w:id="148" w:author="Ewan Carr" w:date="2023-02-28T17:21:00Z"/>
                <w:color w:val="333333"/>
                <w:sz w:val="16"/>
                <w:szCs w:val="16"/>
              </w:rPr>
            </w:pPr>
            <w:ins w:id="149" w:author="Ewan Carr" w:date="2023-02-28T17:21:00Z">
              <w:r>
                <w:rPr>
                  <w:color w:val="333333"/>
                  <w:sz w:val="16"/>
                  <w:szCs w:val="16"/>
                </w:rPr>
                <w:t>–</w:t>
              </w:r>
            </w:ins>
          </w:p>
        </w:tc>
      </w:tr>
      <w:tr w:rsidR="00553C7A" w:rsidRPr="00C76F73" w14:paraId="7624AC96" w14:textId="77777777" w:rsidTr="00C466FD">
        <w:trPr>
          <w:trHeight w:val="20"/>
          <w:jc w:val="center"/>
          <w:ins w:id="150" w:author="Ewan Carr" w:date="2023-02-28T17:21:00Z"/>
        </w:trPr>
        <w:tc>
          <w:tcPr>
            <w:tcW w:w="0" w:type="auto"/>
            <w:tcBorders>
              <w:top w:val="single" w:sz="6" w:space="0" w:color="D3D3D3"/>
              <w:left w:val="nil"/>
              <w:bottom w:val="single" w:sz="4" w:space="0" w:color="808080" w:themeColor="background1" w:themeShade="80"/>
              <w:right w:val="single" w:sz="4" w:space="0" w:color="808080" w:themeColor="background1" w:themeShade="80"/>
            </w:tcBorders>
            <w:shd w:val="clear" w:color="auto" w:fill="FFFFFF"/>
            <w:tcMar>
              <w:top w:w="120" w:type="dxa"/>
              <w:left w:w="75" w:type="dxa"/>
              <w:bottom w:w="120" w:type="dxa"/>
              <w:right w:w="75" w:type="dxa"/>
            </w:tcMar>
            <w:hideMark/>
          </w:tcPr>
          <w:p w14:paraId="380E0C08" w14:textId="77777777" w:rsidR="00C466FD" w:rsidRPr="00553C7A" w:rsidRDefault="00C466FD" w:rsidP="0066136B">
            <w:pPr>
              <w:ind w:left="150" w:right="150"/>
              <w:contextualSpacing/>
              <w:rPr>
                <w:ins w:id="151" w:author="Ewan Carr" w:date="2023-02-28T17:21:00Z"/>
                <w:color w:val="333333"/>
                <w:sz w:val="16"/>
                <w:szCs w:val="16"/>
                <w:rPrChange w:id="152" w:author="Ewan Carr" w:date="2023-02-28T18:41:00Z">
                  <w:rPr>
                    <w:ins w:id="153" w:author="Ewan Carr" w:date="2023-02-28T17:21:00Z"/>
                    <w:b/>
                    <w:bCs/>
                    <w:color w:val="333333"/>
                    <w:sz w:val="16"/>
                    <w:szCs w:val="16"/>
                  </w:rPr>
                </w:rPrChange>
              </w:rPr>
            </w:pPr>
            <w:ins w:id="154" w:author="Ewan Carr" w:date="2023-02-28T17:21:00Z">
              <w:r w:rsidRPr="00553C7A">
                <w:rPr>
                  <w:color w:val="333333"/>
                  <w:sz w:val="16"/>
                  <w:szCs w:val="16"/>
                  <w:rPrChange w:id="155" w:author="Ewan Carr" w:date="2023-02-28T18:41:00Z">
                    <w:rPr>
                      <w:b/>
                      <w:bCs/>
                      <w:color w:val="333333"/>
                      <w:sz w:val="16"/>
                      <w:szCs w:val="16"/>
                    </w:rPr>
                  </w:rPrChange>
                </w:rPr>
                <w:lastRenderedPageBreak/>
                <w:t>IDS-SR total score</w:t>
              </w:r>
              <w:r w:rsidRPr="00553C7A">
                <w:rPr>
                  <w:i/>
                  <w:iCs/>
                  <w:color w:val="333333"/>
                  <w:sz w:val="16"/>
                  <w:szCs w:val="16"/>
                  <w:vertAlign w:val="superscript"/>
                </w:rPr>
                <w:t>†</w:t>
              </w:r>
            </w:ins>
          </w:p>
        </w:tc>
        <w:tc>
          <w:tcPr>
            <w:tcW w:w="0" w:type="auto"/>
            <w:tcBorders>
              <w:top w:val="single" w:sz="6" w:space="0" w:color="D3D3D3"/>
              <w:left w:val="single" w:sz="4" w:space="0" w:color="808080" w:themeColor="background1" w:themeShade="80"/>
              <w:bottom w:val="single" w:sz="4" w:space="0" w:color="808080" w:themeColor="background1" w:themeShade="80"/>
              <w:right w:val="nil"/>
            </w:tcBorders>
            <w:shd w:val="clear" w:color="auto" w:fill="FFFFFF"/>
            <w:tcMar>
              <w:top w:w="120" w:type="dxa"/>
              <w:left w:w="75" w:type="dxa"/>
              <w:bottom w:w="120" w:type="dxa"/>
              <w:right w:w="75" w:type="dxa"/>
            </w:tcMar>
            <w:hideMark/>
          </w:tcPr>
          <w:p w14:paraId="0DF0569E" w14:textId="77777777" w:rsidR="00C466FD" w:rsidRPr="00C76F73" w:rsidRDefault="00C466FD" w:rsidP="0066136B">
            <w:pPr>
              <w:ind w:left="150" w:right="150"/>
              <w:contextualSpacing/>
              <w:jc w:val="right"/>
              <w:rPr>
                <w:ins w:id="156" w:author="Ewan Carr" w:date="2023-02-28T17:21:00Z"/>
                <w:color w:val="333333"/>
                <w:sz w:val="16"/>
                <w:szCs w:val="16"/>
              </w:rPr>
            </w:pPr>
            <w:ins w:id="157" w:author="Ewan Carr" w:date="2023-02-28T17:21:00Z">
              <w:r w:rsidRPr="00C76F73">
                <w:rPr>
                  <w:color w:val="333333"/>
                  <w:sz w:val="16"/>
                  <w:szCs w:val="16"/>
                </w:rPr>
                <w:t>17·0 (12·0, 21·0)</w:t>
              </w:r>
              <w:r w:rsidRPr="00C76F73">
                <w:rPr>
                  <w:i/>
                  <w:iCs/>
                  <w:color w:val="333333"/>
                  <w:sz w:val="16"/>
                  <w:szCs w:val="16"/>
                  <w:vertAlign w:val="superscript"/>
                </w:rPr>
                <w:t>§</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5837985B" w14:textId="77777777" w:rsidR="00C466FD" w:rsidRPr="00C76F73" w:rsidRDefault="00C466FD" w:rsidP="0066136B">
            <w:pPr>
              <w:ind w:left="150" w:right="150"/>
              <w:contextualSpacing/>
              <w:jc w:val="right"/>
              <w:rPr>
                <w:ins w:id="158" w:author="Ewan Carr" w:date="2023-02-28T17:21:00Z"/>
                <w:color w:val="333333"/>
                <w:sz w:val="16"/>
                <w:szCs w:val="16"/>
              </w:rPr>
            </w:pPr>
            <w:ins w:id="159" w:author="Ewan Carr" w:date="2023-02-28T17:21:00Z">
              <w:r w:rsidRPr="00C76F73">
                <w:rPr>
                  <w:color w:val="333333"/>
                  <w:sz w:val="16"/>
                  <w:szCs w:val="16"/>
                </w:rPr>
                <w:t>28·0 (18·0, 37·0)</w:t>
              </w:r>
              <w:r w:rsidRPr="00C76F73">
                <w:rPr>
                  <w:i/>
                  <w:iCs/>
                  <w:color w:val="333333"/>
                  <w:sz w:val="16"/>
                  <w:szCs w:val="16"/>
                  <w:vertAlign w:val="superscript"/>
                </w:rPr>
                <w:t>§</w:t>
              </w:r>
            </w:ins>
          </w:p>
        </w:tc>
      </w:tr>
      <w:tr w:rsidR="00C466FD" w:rsidRPr="00C76F73" w14:paraId="57131455" w14:textId="77777777" w:rsidTr="00C466FD">
        <w:trPr>
          <w:trHeight w:val="20"/>
          <w:jc w:val="center"/>
          <w:ins w:id="160" w:author="Ewan Carr" w:date="2023-02-28T17:21:00Z"/>
          <w:trPrChange w:id="161" w:author="Ewan Carr" w:date="2023-02-28T17:21:00Z">
            <w:trPr>
              <w:trHeight w:val="20"/>
            </w:trPr>
          </w:trPrChange>
        </w:trPr>
        <w:tc>
          <w:tcPr>
            <w:tcW w:w="0" w:type="auto"/>
            <w:gridSpan w:val="3"/>
            <w:tcBorders>
              <w:top w:val="single" w:sz="4" w:space="0" w:color="808080" w:themeColor="background1" w:themeShade="80"/>
            </w:tcBorders>
            <w:shd w:val="clear" w:color="auto" w:fill="FFFFFF"/>
            <w:tcMar>
              <w:top w:w="15" w:type="dxa"/>
              <w:left w:w="75" w:type="dxa"/>
              <w:bottom w:w="15" w:type="dxa"/>
              <w:right w:w="75" w:type="dxa"/>
            </w:tcMar>
            <w:hideMark/>
            <w:tcPrChange w:id="162" w:author="Ewan Carr" w:date="2023-02-28T17:21:00Z">
              <w:tcPr>
                <w:tcW w:w="0" w:type="auto"/>
                <w:gridSpan w:val="5"/>
                <w:tcBorders>
                  <w:top w:val="single" w:sz="4" w:space="0" w:color="808080" w:themeColor="background1" w:themeShade="80"/>
                </w:tcBorders>
                <w:shd w:val="clear" w:color="auto" w:fill="FFFFFF"/>
                <w:tcMar>
                  <w:top w:w="15" w:type="dxa"/>
                  <w:left w:w="75" w:type="dxa"/>
                  <w:bottom w:w="15" w:type="dxa"/>
                  <w:right w:w="75" w:type="dxa"/>
                </w:tcMar>
                <w:hideMark/>
              </w:tcPr>
            </w:tcPrChange>
          </w:tcPr>
          <w:p w14:paraId="18FDAE44" w14:textId="77777777" w:rsidR="00C466FD" w:rsidRPr="00C76F73" w:rsidRDefault="00C466FD" w:rsidP="0066136B">
            <w:pPr>
              <w:contextualSpacing/>
              <w:rPr>
                <w:ins w:id="163" w:author="Ewan Carr" w:date="2023-02-28T17:21:00Z"/>
                <w:color w:val="333333"/>
                <w:sz w:val="16"/>
                <w:szCs w:val="16"/>
              </w:rPr>
            </w:pPr>
            <w:ins w:id="164" w:author="Ewan Carr" w:date="2023-02-28T17:21:00Z">
              <w:r w:rsidRPr="00C76F73">
                <w:rPr>
                  <w:i/>
                  <w:iCs/>
                  <w:color w:val="333333"/>
                  <w:sz w:val="16"/>
                  <w:szCs w:val="16"/>
                  <w:vertAlign w:val="superscript"/>
                </w:rPr>
                <w:t>*</w:t>
              </w:r>
              <w:r w:rsidRPr="00C76F73">
                <w:rPr>
                  <w:color w:val="333333"/>
                  <w:sz w:val="16"/>
                  <w:szCs w:val="16"/>
                </w:rPr>
                <w:t> Note that these are overlapping samples. Participants in Sample 1 who also had at least one assessment of IDS-SR were also included in Sample 2.</w:t>
              </w:r>
            </w:ins>
          </w:p>
        </w:tc>
      </w:tr>
      <w:tr w:rsidR="00C466FD" w:rsidRPr="00C76F73" w14:paraId="2305CD85" w14:textId="77777777" w:rsidTr="00C466FD">
        <w:trPr>
          <w:trHeight w:val="20"/>
          <w:jc w:val="center"/>
          <w:ins w:id="165" w:author="Ewan Carr" w:date="2023-02-28T17:21:00Z"/>
          <w:trPrChange w:id="166" w:author="Ewan Carr" w:date="2023-02-28T17:21:00Z">
            <w:trPr>
              <w:trHeight w:val="20"/>
            </w:trPr>
          </w:trPrChange>
        </w:trPr>
        <w:tc>
          <w:tcPr>
            <w:tcW w:w="0" w:type="auto"/>
            <w:gridSpan w:val="3"/>
            <w:shd w:val="clear" w:color="auto" w:fill="FFFFFF"/>
            <w:tcMar>
              <w:top w:w="15" w:type="dxa"/>
              <w:left w:w="75" w:type="dxa"/>
              <w:bottom w:w="15" w:type="dxa"/>
              <w:right w:w="75" w:type="dxa"/>
            </w:tcMar>
            <w:hideMark/>
            <w:tcPrChange w:id="167" w:author="Ewan Carr" w:date="2023-02-28T17:21:00Z">
              <w:tcPr>
                <w:tcW w:w="0" w:type="auto"/>
                <w:gridSpan w:val="5"/>
                <w:shd w:val="clear" w:color="auto" w:fill="FFFFFF"/>
                <w:tcMar>
                  <w:top w:w="15" w:type="dxa"/>
                  <w:left w:w="75" w:type="dxa"/>
                  <w:bottom w:w="15" w:type="dxa"/>
                  <w:right w:w="75" w:type="dxa"/>
                </w:tcMar>
                <w:hideMark/>
              </w:tcPr>
            </w:tcPrChange>
          </w:tcPr>
          <w:p w14:paraId="11FFF279" w14:textId="77777777" w:rsidR="00C466FD" w:rsidRPr="00C76F73" w:rsidRDefault="00C466FD" w:rsidP="0066136B">
            <w:pPr>
              <w:contextualSpacing/>
              <w:rPr>
                <w:ins w:id="168" w:author="Ewan Carr" w:date="2023-02-28T17:21:00Z"/>
                <w:color w:val="333333"/>
                <w:sz w:val="16"/>
                <w:szCs w:val="16"/>
              </w:rPr>
            </w:pPr>
            <w:ins w:id="169" w:author="Ewan Carr" w:date="2023-02-28T17:21:00Z">
              <w:r w:rsidRPr="00C76F73">
                <w:rPr>
                  <w:i/>
                  <w:iCs/>
                  <w:color w:val="333333"/>
                  <w:sz w:val="16"/>
                  <w:szCs w:val="16"/>
                  <w:vertAlign w:val="superscript"/>
                </w:rPr>
                <w:t>†</w:t>
              </w:r>
              <w:r w:rsidRPr="00C76F73">
                <w:rPr>
                  <w:color w:val="333333"/>
                  <w:sz w:val="16"/>
                  <w:szCs w:val="16"/>
                </w:rPr>
                <w:t> Median (IQR).</w:t>
              </w:r>
            </w:ins>
          </w:p>
        </w:tc>
      </w:tr>
      <w:tr w:rsidR="00C466FD" w:rsidRPr="00C76F73" w14:paraId="0E339179" w14:textId="77777777" w:rsidTr="00C466FD">
        <w:trPr>
          <w:trHeight w:val="20"/>
          <w:jc w:val="center"/>
          <w:ins w:id="170" w:author="Ewan Carr" w:date="2023-02-28T17:21:00Z"/>
          <w:trPrChange w:id="171" w:author="Ewan Carr" w:date="2023-02-28T17:21:00Z">
            <w:trPr>
              <w:trHeight w:val="20"/>
            </w:trPr>
          </w:trPrChange>
        </w:trPr>
        <w:tc>
          <w:tcPr>
            <w:tcW w:w="0" w:type="auto"/>
            <w:gridSpan w:val="3"/>
            <w:shd w:val="clear" w:color="auto" w:fill="FFFFFF"/>
            <w:tcMar>
              <w:top w:w="15" w:type="dxa"/>
              <w:left w:w="75" w:type="dxa"/>
              <w:bottom w:w="15" w:type="dxa"/>
              <w:right w:w="75" w:type="dxa"/>
            </w:tcMar>
            <w:hideMark/>
            <w:tcPrChange w:id="172" w:author="Ewan Carr" w:date="2023-02-28T17:21:00Z">
              <w:tcPr>
                <w:tcW w:w="0" w:type="auto"/>
                <w:gridSpan w:val="5"/>
                <w:shd w:val="clear" w:color="auto" w:fill="FFFFFF"/>
                <w:tcMar>
                  <w:top w:w="15" w:type="dxa"/>
                  <w:left w:w="75" w:type="dxa"/>
                  <w:bottom w:w="15" w:type="dxa"/>
                  <w:right w:w="75" w:type="dxa"/>
                </w:tcMar>
                <w:hideMark/>
              </w:tcPr>
            </w:tcPrChange>
          </w:tcPr>
          <w:p w14:paraId="30AA3EAF" w14:textId="77777777" w:rsidR="00C466FD" w:rsidRPr="00C76F73" w:rsidRDefault="00C466FD" w:rsidP="0066136B">
            <w:pPr>
              <w:contextualSpacing/>
              <w:rPr>
                <w:ins w:id="173" w:author="Ewan Carr" w:date="2023-02-28T17:21:00Z"/>
                <w:color w:val="333333"/>
                <w:sz w:val="16"/>
                <w:szCs w:val="16"/>
              </w:rPr>
            </w:pPr>
            <w:ins w:id="174" w:author="Ewan Carr" w:date="2023-02-28T17:21:00Z">
              <w:r w:rsidRPr="00C76F73">
                <w:rPr>
                  <w:i/>
                  <w:iCs/>
                  <w:color w:val="333333"/>
                  <w:sz w:val="16"/>
                  <w:szCs w:val="16"/>
                  <w:vertAlign w:val="superscript"/>
                </w:rPr>
                <w:t>‡</w:t>
              </w:r>
              <w:r w:rsidRPr="00C76F73">
                <w:rPr>
                  <w:color w:val="333333"/>
                  <w:sz w:val="16"/>
                  <w:szCs w:val="16"/>
                </w:rPr>
                <w:t> N (%).</w:t>
              </w:r>
            </w:ins>
          </w:p>
        </w:tc>
      </w:tr>
      <w:tr w:rsidR="00C466FD" w:rsidRPr="00C76F73" w14:paraId="73896AB0" w14:textId="77777777" w:rsidTr="00C466FD">
        <w:trPr>
          <w:trHeight w:val="20"/>
          <w:jc w:val="center"/>
          <w:ins w:id="175" w:author="Ewan Carr" w:date="2023-02-28T17:21:00Z"/>
          <w:trPrChange w:id="176" w:author="Ewan Carr" w:date="2023-02-28T17:21:00Z">
            <w:trPr>
              <w:trHeight w:val="20"/>
            </w:trPr>
          </w:trPrChange>
        </w:trPr>
        <w:tc>
          <w:tcPr>
            <w:tcW w:w="0" w:type="auto"/>
            <w:gridSpan w:val="3"/>
            <w:tcBorders>
              <w:bottom w:val="nil"/>
            </w:tcBorders>
            <w:shd w:val="clear" w:color="auto" w:fill="FFFFFF"/>
            <w:tcMar>
              <w:top w:w="15" w:type="dxa"/>
              <w:left w:w="75" w:type="dxa"/>
              <w:bottom w:w="15" w:type="dxa"/>
              <w:right w:w="75" w:type="dxa"/>
            </w:tcMar>
            <w:hideMark/>
            <w:tcPrChange w:id="177" w:author="Ewan Carr" w:date="2023-02-28T17:21:00Z">
              <w:tcPr>
                <w:tcW w:w="0" w:type="auto"/>
                <w:gridSpan w:val="5"/>
                <w:tcBorders>
                  <w:bottom w:val="nil"/>
                </w:tcBorders>
                <w:shd w:val="clear" w:color="auto" w:fill="FFFFFF"/>
                <w:tcMar>
                  <w:top w:w="15" w:type="dxa"/>
                  <w:left w:w="75" w:type="dxa"/>
                  <w:bottom w:w="15" w:type="dxa"/>
                  <w:right w:w="75" w:type="dxa"/>
                </w:tcMar>
                <w:hideMark/>
              </w:tcPr>
            </w:tcPrChange>
          </w:tcPr>
          <w:p w14:paraId="6B6096E3" w14:textId="77777777" w:rsidR="00C466FD" w:rsidRPr="00C76F73" w:rsidRDefault="00C466FD" w:rsidP="0066136B">
            <w:pPr>
              <w:contextualSpacing/>
              <w:rPr>
                <w:ins w:id="178" w:author="Ewan Carr" w:date="2023-02-28T17:21:00Z"/>
                <w:color w:val="333333"/>
                <w:sz w:val="16"/>
                <w:szCs w:val="16"/>
              </w:rPr>
            </w:pPr>
            <w:ins w:id="179" w:author="Ewan Carr" w:date="2023-02-28T17:21:00Z">
              <w:r w:rsidRPr="00C76F73">
                <w:rPr>
                  <w:i/>
                  <w:iCs/>
                  <w:color w:val="333333"/>
                  <w:sz w:val="16"/>
                  <w:szCs w:val="16"/>
                  <w:vertAlign w:val="superscript"/>
                </w:rPr>
                <w:t>§</w:t>
              </w:r>
              <w:r w:rsidRPr="00C76F73">
                <w:rPr>
                  <w:color w:val="333333"/>
                  <w:sz w:val="16"/>
                  <w:szCs w:val="16"/>
                </w:rPr>
                <w:t> Due to the definition of relapse, which excluded participants with chronic depression, participants in Sample 1 tended to report lower depression severity and lower use of antidepressant medication compared to Sample 2.</w:t>
              </w:r>
            </w:ins>
          </w:p>
        </w:tc>
      </w:tr>
    </w:tbl>
    <w:p w14:paraId="79CED540" w14:textId="77777777" w:rsidR="00C466FD" w:rsidRDefault="00C466FD" w:rsidP="00C466FD">
      <w:pPr>
        <w:jc w:val="both"/>
        <w:rPr>
          <w:ins w:id="180" w:author="Ewan Carr" w:date="2023-02-28T17:21:00Z"/>
          <w:b/>
          <w:sz w:val="20"/>
          <w:szCs w:val="20"/>
        </w:rPr>
      </w:pPr>
    </w:p>
    <w:p w14:paraId="561EAAB6" w14:textId="2D0C7D37" w:rsidR="00D17F57" w:rsidRPr="001F2132" w:rsidDel="00C466FD" w:rsidRDefault="00D17F57" w:rsidP="00C977C4">
      <w:pPr>
        <w:rPr>
          <w:del w:id="181" w:author="Ewan Carr" w:date="2023-02-28T17:21:00Z"/>
        </w:rPr>
      </w:pPr>
    </w:p>
    <w:p w14:paraId="2F85D0E4" w14:textId="532C6326" w:rsidR="00903F98" w:rsidDel="00C466FD" w:rsidRDefault="00903F98" w:rsidP="00C977C4">
      <w:pPr>
        <w:jc w:val="both"/>
        <w:rPr>
          <w:del w:id="182" w:author="Ewan Carr" w:date="2023-02-28T17:21:00Z"/>
        </w:rPr>
      </w:pPr>
    </w:p>
    <w:p w14:paraId="60411281" w14:textId="60C7CAA6" w:rsidR="0081722B" w:rsidDel="00C466FD" w:rsidRDefault="0081722B" w:rsidP="00C977C4">
      <w:pPr>
        <w:jc w:val="both"/>
        <w:rPr>
          <w:del w:id="183" w:author="Ewan Carr" w:date="2023-02-28T17:21:00Z"/>
        </w:rPr>
      </w:pPr>
    </w:p>
    <w:p w14:paraId="173DD62B" w14:textId="77777777" w:rsidR="00021F8F" w:rsidRDefault="00021F8F">
      <w:pPr>
        <w:rPr>
          <w:ins w:id="184" w:author="Ewan Carr" w:date="2023-02-28T17:22:00Z"/>
          <w:b/>
        </w:rPr>
      </w:pPr>
      <w:ins w:id="185" w:author="Ewan Carr" w:date="2023-02-28T17:22:00Z">
        <w:r>
          <w:rPr>
            <w:b/>
          </w:rPr>
          <w:br w:type="page"/>
        </w:r>
      </w:ins>
    </w:p>
    <w:p w14:paraId="4893829F" w14:textId="63322EE4" w:rsidR="0081722B" w:rsidRPr="0081722B" w:rsidRDefault="0081722B" w:rsidP="0081722B">
      <w:pPr>
        <w:jc w:val="both"/>
        <w:rPr>
          <w:b/>
        </w:rPr>
      </w:pPr>
      <w:r w:rsidRPr="0081722B">
        <w:rPr>
          <w:b/>
        </w:rPr>
        <w:lastRenderedPageBreak/>
        <w:t xml:space="preserve">Figure 1. Average marginal effects for 1 SD difference in each sleep measure. </w:t>
      </w:r>
    </w:p>
    <w:p w14:paraId="5E06EB92" w14:textId="1BC90FCE" w:rsidR="0081722B" w:rsidRPr="003D2AD3" w:rsidRDefault="004B7E9E" w:rsidP="0081722B">
      <w:pPr>
        <w:jc w:val="both"/>
        <w:rPr>
          <w:bCs/>
          <w:i/>
          <w:iCs/>
        </w:rPr>
      </w:pPr>
      <w:r>
        <w:rPr>
          <w:bCs/>
          <w:i/>
          <w:iCs/>
        </w:rPr>
        <w:t>Note</w:t>
      </w:r>
      <w:r w:rsidR="00CA3FA1">
        <w:rPr>
          <w:bCs/>
          <w:i/>
          <w:iCs/>
        </w:rPr>
        <w:t>s</w:t>
      </w:r>
      <w:r>
        <w:rPr>
          <w:bCs/>
          <w:i/>
          <w:iCs/>
        </w:rPr>
        <w:t xml:space="preserve">. </w:t>
      </w:r>
      <w:bookmarkStart w:id="186" w:name="_Hlk128499727"/>
      <w:r w:rsidRPr="0081722B">
        <w:rPr>
          <w:bCs/>
          <w:iCs/>
        </w:rPr>
        <w:t>This presents the posterior distributions of the marginal effects for each sleep feature and outcome. The points represent the median of the distribution and the 50% and 89% credible intervals. The effects are presented unadjusted (in red) and adjusted (in blue).</w:t>
      </w:r>
      <w:r w:rsidRPr="0081722B">
        <w:rPr>
          <w:bCs/>
          <w:i/>
        </w:rPr>
        <w:t xml:space="preserve"> </w:t>
      </w:r>
      <w:r w:rsidRPr="0081722B">
        <w:t>Δ refers to the change in the sleep feature between the four weeks before the previous three-monthly assessment (T</w:t>
      </w:r>
      <w:r w:rsidRPr="003D2AD3">
        <w:rPr>
          <w:vertAlign w:val="subscript"/>
        </w:rPr>
        <w:t>1</w:t>
      </w:r>
      <w:r w:rsidRPr="0081722B">
        <w:t xml:space="preserve">) and the four weeks before the current assessment (T2). </w:t>
      </w:r>
      <w:bookmarkEnd w:id="186"/>
    </w:p>
    <w:p w14:paraId="4A8829C3" w14:textId="77E8EA06" w:rsidR="0081722B" w:rsidRDefault="0081722B" w:rsidP="0081722B">
      <w:pPr>
        <w:jc w:val="both"/>
        <w:rPr>
          <w:ins w:id="187" w:author="Ewan Carr" w:date="2023-02-28T17:28:00Z"/>
        </w:rPr>
      </w:pPr>
      <w:del w:id="188" w:author="Ewan Carr" w:date="2023-02-28T17:28:00Z">
        <w:r w:rsidRPr="0081722B" w:rsidDel="00021F8F">
          <w:rPr>
            <w:noProof/>
          </w:rPr>
          <w:drawing>
            <wp:inline distT="114300" distB="114300" distL="114300" distR="114300" wp14:anchorId="5BFAAC5A" wp14:editId="129D2B67">
              <wp:extent cx="5917721" cy="4813539"/>
              <wp:effectExtent l="0" t="0" r="6985" b="6350"/>
              <wp:docPr id="9" name="image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4.png" descr="Chart, scatter chart&#10;&#10;Description automatically generated"/>
                      <pic:cNvPicPr preferRelativeResize="0"/>
                    </pic:nvPicPr>
                    <pic:blipFill>
                      <a:blip r:embed="rId11"/>
                      <a:srcRect/>
                      <a:stretch>
                        <a:fillRect/>
                      </a:stretch>
                    </pic:blipFill>
                    <pic:spPr>
                      <a:xfrm>
                        <a:off x="0" y="0"/>
                        <a:ext cx="5928377" cy="4822206"/>
                      </a:xfrm>
                      <a:prstGeom prst="rect">
                        <a:avLst/>
                      </a:prstGeom>
                      <a:ln/>
                    </pic:spPr>
                  </pic:pic>
                </a:graphicData>
              </a:graphic>
            </wp:inline>
          </w:drawing>
        </w:r>
      </w:del>
    </w:p>
    <w:p w14:paraId="3D66D773" w14:textId="6751075E" w:rsidR="00021F8F" w:rsidRPr="0081722B" w:rsidRDefault="00021F8F" w:rsidP="0081722B">
      <w:pPr>
        <w:jc w:val="both"/>
      </w:pPr>
      <w:ins w:id="189" w:author="Ewan Carr" w:date="2023-02-28T17:28:00Z">
        <w:r>
          <w:rPr>
            <w:noProof/>
          </w:rPr>
          <w:drawing>
            <wp:inline distT="0" distB="0" distL="0" distR="0" wp14:anchorId="2A94839B" wp14:editId="6C8F8146">
              <wp:extent cx="5943600" cy="475488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ins>
    </w:p>
    <w:p w14:paraId="50E65728" w14:textId="02EF00D7" w:rsidR="00D17F57" w:rsidRPr="001F2132" w:rsidRDefault="007F05F8" w:rsidP="00D677F5">
      <w:pPr>
        <w:pStyle w:val="Heading3"/>
      </w:pPr>
      <w:r w:rsidRPr="001F2132">
        <w:t xml:space="preserve">Sleep </w:t>
      </w:r>
      <w:r w:rsidR="00802646">
        <w:t>d</w:t>
      </w:r>
      <w:r w:rsidRPr="001F2132">
        <w:t>uration</w:t>
      </w:r>
    </w:p>
    <w:p w14:paraId="38A2FA7D" w14:textId="47C901F0" w:rsidR="00D17F57" w:rsidRPr="001F2132" w:rsidRDefault="007F05F8" w:rsidP="00C977C4">
      <w:pPr>
        <w:jc w:val="both"/>
      </w:pPr>
      <w:r w:rsidRPr="001F2132">
        <w:t>Greater intra-individual variability in total sleep time was associated with an increased probability of relapse and increased depression severity. A one standard deviation increase in ‘change in total sleep time variance’ was associated with a 3·0% increase in the probability of relapse (89% Credible Interval (</w:t>
      </w:r>
      <w:proofErr w:type="spellStart"/>
      <w:r w:rsidRPr="001F2132">
        <w:t>CrI</w:t>
      </w:r>
      <w:proofErr w:type="spellEnd"/>
      <w:r w:rsidRPr="001F2132">
        <w:t xml:space="preserve">): 1·2, 5·0) a 0·7 (89% </w:t>
      </w:r>
      <w:proofErr w:type="spellStart"/>
      <w:r w:rsidRPr="001F2132">
        <w:t>CrI</w:t>
      </w:r>
      <w:proofErr w:type="spellEnd"/>
      <w:r w:rsidRPr="001F2132">
        <w:t>: 0·3, 1·0) unit increase in depression severity. However, we found no evidence of an effect of total sleep time on either outcome.</w:t>
      </w:r>
    </w:p>
    <w:p w14:paraId="5F704FF2" w14:textId="034886F9" w:rsidR="00D17F57" w:rsidRPr="001F2132" w:rsidRDefault="007F05F8" w:rsidP="00D677F5">
      <w:pPr>
        <w:pStyle w:val="Heading3"/>
      </w:pPr>
      <w:bookmarkStart w:id="190" w:name="_mjryn1qg5t7j" w:colFirst="0" w:colLast="0"/>
      <w:bookmarkEnd w:id="190"/>
      <w:r w:rsidRPr="001F2132">
        <w:lastRenderedPageBreak/>
        <w:t xml:space="preserve">Sleep </w:t>
      </w:r>
      <w:r w:rsidR="00802646">
        <w:t>q</w:t>
      </w:r>
      <w:r w:rsidRPr="001F2132">
        <w:t>uality</w:t>
      </w:r>
    </w:p>
    <w:p w14:paraId="1C13D0F1" w14:textId="0CBFD884" w:rsidR="00D17F57" w:rsidRPr="001F2132" w:rsidRDefault="004E5C24" w:rsidP="00C977C4">
      <w:pPr>
        <w:jc w:val="both"/>
      </w:pPr>
      <w:r w:rsidRPr="001F2132">
        <w:t xml:space="preserve">Higher sleep fragmentation was associated with higher depression severity (AME = 0·3; 89% </w:t>
      </w:r>
      <w:proofErr w:type="spellStart"/>
      <w:r w:rsidRPr="001F2132">
        <w:t>CrI</w:t>
      </w:r>
      <w:proofErr w:type="spellEnd"/>
      <w:r w:rsidRPr="001F2132">
        <w:t xml:space="preserve">: -0·1, 0·7), but otherwise, we found no consistent evidence for effects of sleep quality on either outcome. </w:t>
      </w:r>
    </w:p>
    <w:p w14:paraId="3F4375EF" w14:textId="298E5035" w:rsidR="00D17F57" w:rsidRPr="001F2132" w:rsidRDefault="007F05F8" w:rsidP="00D677F5">
      <w:pPr>
        <w:pStyle w:val="Heading3"/>
      </w:pPr>
      <w:bookmarkStart w:id="191" w:name="_ulkobqqi6mx0" w:colFirst="0" w:colLast="0"/>
      <w:bookmarkEnd w:id="191"/>
      <w:r w:rsidRPr="001F2132">
        <w:t xml:space="preserve">Sleep </w:t>
      </w:r>
      <w:r w:rsidR="004044E5">
        <w:t>r</w:t>
      </w:r>
      <w:r w:rsidRPr="001F2132">
        <w:t>egularity</w:t>
      </w:r>
    </w:p>
    <w:p w14:paraId="76544DDD" w14:textId="77777777" w:rsidR="00D17F57" w:rsidRPr="001F2132" w:rsidRDefault="007F05F8" w:rsidP="00C977C4">
      <w:pPr>
        <w:jc w:val="both"/>
      </w:pPr>
      <w:r w:rsidRPr="001F2132">
        <w:t xml:space="preserve">Participants with later or more variable sleep midpoints tended to report higher depression severity. For example, a one SD increase in sleep midpoint was associated with a 0·8 (89% </w:t>
      </w:r>
      <w:proofErr w:type="spellStart"/>
      <w:r w:rsidRPr="001F2132">
        <w:t>CrI</w:t>
      </w:r>
      <w:proofErr w:type="spellEnd"/>
      <w:r w:rsidRPr="001F2132">
        <w:t>: 0·4, 1·3) unit increase in depression severity. The pattern of effects was similar for relapse, but in most cases the credible intervals crossed zero, suggesting no effect.</w:t>
      </w:r>
    </w:p>
    <w:p w14:paraId="1B3C0150" w14:textId="77777777" w:rsidR="00D17F57" w:rsidRPr="001F2132" w:rsidRDefault="00D17F57" w:rsidP="00C977C4">
      <w:pPr>
        <w:jc w:val="both"/>
      </w:pPr>
    </w:p>
    <w:p w14:paraId="680B0E6F" w14:textId="46719DF1" w:rsidR="00D17F57" w:rsidRPr="001F2132" w:rsidRDefault="007F05F8" w:rsidP="00C977C4">
      <w:pPr>
        <w:jc w:val="both"/>
      </w:pPr>
      <w:r w:rsidRPr="001F2132">
        <w:t xml:space="preserve">Figure 2 presents adjusted </w:t>
      </w:r>
      <w:r w:rsidR="001E6485">
        <w:t xml:space="preserve">predictions of </w:t>
      </w:r>
      <w:r w:rsidRPr="001F2132">
        <w:t xml:space="preserve">relapse and depression severity for selected sleep features. For total sleep variance, the probability of poorer outcomes increases rapidly for participants with more variable sleep. For example, </w:t>
      </w:r>
      <w:r w:rsidR="008522B7">
        <w:t xml:space="preserve">the predicted probability of relapse among </w:t>
      </w:r>
      <w:r w:rsidRPr="001F2132">
        <w:t xml:space="preserve">participants with average sleep variability </w:t>
      </w:r>
      <w:r w:rsidR="008522B7">
        <w:t xml:space="preserve">is </w:t>
      </w:r>
      <w:r w:rsidRPr="001F2132">
        <w:t>5 percent, compared 10</w:t>
      </w:r>
      <w:r w:rsidR="008522B7">
        <w:t>-</w:t>
      </w:r>
      <w:r w:rsidRPr="001F2132">
        <w:t xml:space="preserve">15 percent </w:t>
      </w:r>
      <w:r w:rsidR="008522B7">
        <w:t>among</w:t>
      </w:r>
      <w:r w:rsidR="008522B7" w:rsidRPr="001F2132">
        <w:t xml:space="preserve"> </w:t>
      </w:r>
      <w:r w:rsidRPr="001F2132">
        <w:t>participants with sleep time variance 1 or 2 SD above average. By contrast, we see a u-shaped relationship for median hours of sleep, where high or low amounts of sleep are associated with poorer outcomes.</w:t>
      </w:r>
    </w:p>
    <w:p w14:paraId="0B35B742" w14:textId="77777777" w:rsidR="00D17F57" w:rsidRPr="001F2132" w:rsidRDefault="00D17F57" w:rsidP="00C977C4">
      <w:pPr>
        <w:jc w:val="both"/>
      </w:pPr>
    </w:p>
    <w:p w14:paraId="26C406EA" w14:textId="77777777" w:rsidR="00D17F57" w:rsidRPr="001F2132" w:rsidRDefault="007F05F8" w:rsidP="00C977C4">
      <w:pPr>
        <w:pStyle w:val="Heading2"/>
        <w:spacing w:before="0" w:after="0" w:line="240" w:lineRule="auto"/>
        <w:jc w:val="both"/>
        <w:rPr>
          <w:rFonts w:cs="Times New Roman"/>
        </w:rPr>
      </w:pPr>
      <w:bookmarkStart w:id="192" w:name="_yrbk3arl2q9j" w:colFirst="0" w:colLast="0"/>
      <w:bookmarkEnd w:id="192"/>
      <w:r w:rsidRPr="001F2132">
        <w:rPr>
          <w:rFonts w:cs="Times New Roman"/>
        </w:rPr>
        <w:t>Population attributable fractions</w:t>
      </w:r>
    </w:p>
    <w:p w14:paraId="3996FACA" w14:textId="21D8FB9A" w:rsidR="00D17F57" w:rsidRPr="00D677F5" w:rsidRDefault="007F05F8" w:rsidP="00C977C4">
      <w:pPr>
        <w:jc w:val="both"/>
        <w:rPr>
          <w:szCs w:val="22"/>
        </w:rPr>
      </w:pPr>
      <w:r w:rsidRPr="00D677F5">
        <w:rPr>
          <w:szCs w:val="22"/>
        </w:rPr>
        <w:t xml:space="preserve">Adjusted population attributable fractions (Supplementary Table </w:t>
      </w:r>
      <w:r w:rsidR="00A0265F">
        <w:rPr>
          <w:szCs w:val="22"/>
        </w:rPr>
        <w:t>2.3</w:t>
      </w:r>
      <w:r w:rsidRPr="00D677F5">
        <w:rPr>
          <w:szCs w:val="22"/>
        </w:rPr>
        <w:t>) ranged from 0·37 (95% CI: 0</w:t>
      </w:r>
      <w:r w:rsidRPr="00D677F5">
        <w:rPr>
          <w:color w:val="333333"/>
          <w:szCs w:val="22"/>
        </w:rPr>
        <w:t>·</w:t>
      </w:r>
      <w:r w:rsidRPr="00D677F5">
        <w:rPr>
          <w:szCs w:val="22"/>
        </w:rPr>
        <w:t>17, 0</w:t>
      </w:r>
      <w:r w:rsidRPr="00D677F5">
        <w:rPr>
          <w:color w:val="333333"/>
          <w:szCs w:val="22"/>
        </w:rPr>
        <w:t>·</w:t>
      </w:r>
      <w:r w:rsidRPr="00D677F5">
        <w:rPr>
          <w:szCs w:val="22"/>
        </w:rPr>
        <w:t>56) for change in total sleep time variance, to 0</w:t>
      </w:r>
      <w:r w:rsidRPr="00D677F5">
        <w:rPr>
          <w:color w:val="333333"/>
          <w:szCs w:val="22"/>
        </w:rPr>
        <w:t>·</w:t>
      </w:r>
      <w:r w:rsidRPr="00D677F5">
        <w:rPr>
          <w:szCs w:val="22"/>
        </w:rPr>
        <w:t>04 (95% CI: -0</w:t>
      </w:r>
      <w:r w:rsidRPr="00D677F5">
        <w:rPr>
          <w:color w:val="333333"/>
          <w:szCs w:val="22"/>
        </w:rPr>
        <w:t xml:space="preserve">·24, 0·15) for total sleep time. This suggests that an </w:t>
      </w:r>
      <w:r w:rsidRPr="00D677F5">
        <w:rPr>
          <w:szCs w:val="22"/>
        </w:rPr>
        <w:t xml:space="preserve">intervention to increase sleep consistency among individuals with the most variable sleep (in the upper quartile) could reduce the population risk for depression relapse by </w:t>
      </w:r>
      <w:r w:rsidR="00B41EDD">
        <w:rPr>
          <w:szCs w:val="22"/>
        </w:rPr>
        <w:t xml:space="preserve">up to </w:t>
      </w:r>
      <w:r w:rsidRPr="00D677F5">
        <w:rPr>
          <w:szCs w:val="22"/>
        </w:rPr>
        <w:t>18-37%.</w:t>
      </w:r>
    </w:p>
    <w:p w14:paraId="2FF9B51D" w14:textId="19A5E2D1" w:rsidR="00875C3C" w:rsidRDefault="00875C3C" w:rsidP="00C977C4">
      <w:pPr>
        <w:jc w:val="both"/>
      </w:pPr>
    </w:p>
    <w:p w14:paraId="3A49A446" w14:textId="77777777" w:rsidR="00D17F57" w:rsidRPr="00DE574A" w:rsidRDefault="007F05F8" w:rsidP="00C977C4">
      <w:pPr>
        <w:keepNext/>
        <w:jc w:val="both"/>
        <w:rPr>
          <w:b/>
          <w:sz w:val="20"/>
          <w:szCs w:val="20"/>
        </w:rPr>
      </w:pPr>
      <w:r w:rsidRPr="00DE574A">
        <w:rPr>
          <w:b/>
          <w:sz w:val="20"/>
          <w:szCs w:val="20"/>
        </w:rPr>
        <w:lastRenderedPageBreak/>
        <w:t>Figure 2. Adjusted predictions for selected sleep features</w:t>
      </w:r>
    </w:p>
    <w:p w14:paraId="362FD89D" w14:textId="44251287" w:rsidR="00D17F57" w:rsidRPr="001F2132" w:rsidRDefault="007F05F8" w:rsidP="00C977C4">
      <w:pPr>
        <w:keepNext/>
        <w:jc w:val="both"/>
      </w:pPr>
      <w:del w:id="193" w:author="Ewan Carr" w:date="2023-02-28T17:32:00Z">
        <w:r w:rsidRPr="001F2132" w:rsidDel="00C85B33">
          <w:rPr>
            <w:noProof/>
          </w:rPr>
          <w:drawing>
            <wp:inline distT="114300" distB="114300" distL="114300" distR="114300" wp14:anchorId="20F574C5" wp14:editId="14A076C5">
              <wp:extent cx="5943600" cy="4749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4749800"/>
                      </a:xfrm>
                      <a:prstGeom prst="rect">
                        <a:avLst/>
                      </a:prstGeom>
                      <a:ln/>
                    </pic:spPr>
                  </pic:pic>
                </a:graphicData>
              </a:graphic>
            </wp:inline>
          </w:drawing>
        </w:r>
      </w:del>
      <w:ins w:id="194" w:author="Ewan Carr" w:date="2023-02-28T17:32:00Z">
        <w:r w:rsidR="00C85B33">
          <w:rPr>
            <w:noProof/>
          </w:rPr>
          <w:drawing>
            <wp:inline distT="0" distB="0" distL="0" distR="0" wp14:anchorId="5D44AC11" wp14:editId="5ED6612C">
              <wp:extent cx="5943600" cy="4754880"/>
              <wp:effectExtent l="0" t="0" r="0" b="0"/>
              <wp:docPr id="12" name="Picture 1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PowerPoi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ins>
    </w:p>
    <w:p w14:paraId="6495C7F0" w14:textId="77777777" w:rsidR="00D17F57" w:rsidRPr="001F2132" w:rsidRDefault="007F05F8" w:rsidP="00C977C4">
      <w:pPr>
        <w:pStyle w:val="Heading3"/>
        <w:spacing w:before="240" w:after="240" w:line="240" w:lineRule="auto"/>
        <w:jc w:val="both"/>
        <w:rPr>
          <w:rFonts w:cs="Times New Roman"/>
        </w:rPr>
      </w:pPr>
      <w:bookmarkStart w:id="195" w:name="_lfxmkafyxakz" w:colFirst="0" w:colLast="0"/>
      <w:bookmarkEnd w:id="195"/>
      <w:r w:rsidRPr="001F2132">
        <w:rPr>
          <w:rFonts w:cs="Times New Roman"/>
        </w:rPr>
        <w:t>Sensitivity analyses</w:t>
      </w:r>
    </w:p>
    <w:p w14:paraId="61243846" w14:textId="02B9A535" w:rsidR="00D17F57" w:rsidRPr="00D677F5" w:rsidRDefault="007F05F8" w:rsidP="00C977C4">
      <w:pPr>
        <w:spacing w:after="240"/>
        <w:jc w:val="both"/>
        <w:rPr>
          <w:szCs w:val="22"/>
        </w:rPr>
      </w:pPr>
      <w:r w:rsidRPr="00D677F5">
        <w:rPr>
          <w:szCs w:val="22"/>
        </w:rPr>
        <w:t>We found no evidence to suggest that the effect of sleep differed for participants with v</w:t>
      </w:r>
      <w:r w:rsidR="00010F28">
        <w:rPr>
          <w:szCs w:val="22"/>
        </w:rPr>
        <w:t>ersus</w:t>
      </w:r>
      <w:r w:rsidRPr="00D677F5">
        <w:rPr>
          <w:szCs w:val="22"/>
        </w:rPr>
        <w:t xml:space="preserve"> without atypical depression. In all cases, the improvement in model fit when including an interaction term (sleep feature × ​atypical subtype) was negligible (Supplementary Table </w:t>
      </w:r>
      <w:r w:rsidR="004E5C24" w:rsidRPr="00D677F5">
        <w:rPr>
          <w:szCs w:val="22"/>
        </w:rPr>
        <w:t>2.</w:t>
      </w:r>
      <w:r w:rsidRPr="00D677F5">
        <w:rPr>
          <w:szCs w:val="22"/>
        </w:rPr>
        <w:t>4).</w:t>
      </w:r>
    </w:p>
    <w:p w14:paraId="458FB975" w14:textId="390E7DAC" w:rsidR="00D17F57" w:rsidRPr="00D677F5" w:rsidRDefault="007F05F8" w:rsidP="00C977C4">
      <w:pPr>
        <w:spacing w:after="240"/>
        <w:jc w:val="both"/>
        <w:rPr>
          <w:szCs w:val="22"/>
        </w:rPr>
      </w:pPr>
      <w:r w:rsidRPr="00D677F5">
        <w:rPr>
          <w:szCs w:val="22"/>
        </w:rPr>
        <w:t xml:space="preserve">Our findings were consistent when removing sleep items from IDS-SR, although some effect sizes were attenuated. For example, the AME for the change in total sleep time variance was 0·66 (89% </w:t>
      </w:r>
      <w:proofErr w:type="spellStart"/>
      <w:r w:rsidRPr="00D677F5">
        <w:rPr>
          <w:szCs w:val="22"/>
        </w:rPr>
        <w:t>CrI</w:t>
      </w:r>
      <w:proofErr w:type="spellEnd"/>
      <w:r w:rsidRPr="00D677F5">
        <w:rPr>
          <w:szCs w:val="22"/>
        </w:rPr>
        <w:t xml:space="preserve">: 0·29, 1·01) when using the original scale and 0·52 (89% </w:t>
      </w:r>
      <w:proofErr w:type="spellStart"/>
      <w:r w:rsidRPr="00D677F5">
        <w:rPr>
          <w:szCs w:val="22"/>
        </w:rPr>
        <w:t>CrI</w:t>
      </w:r>
      <w:proofErr w:type="spellEnd"/>
      <w:r w:rsidRPr="00D677F5">
        <w:rPr>
          <w:szCs w:val="22"/>
        </w:rPr>
        <w:t>: 0·18, 0·85) when removing the sleep items. However, the direction of evidence was otherwise unchanged (see Supplementary Table 2</w:t>
      </w:r>
      <w:r w:rsidR="004E5C24" w:rsidRPr="00D677F5">
        <w:rPr>
          <w:szCs w:val="22"/>
        </w:rPr>
        <w:t>.</w:t>
      </w:r>
      <w:r w:rsidR="001B2D7B">
        <w:rPr>
          <w:szCs w:val="22"/>
        </w:rPr>
        <w:t>5</w:t>
      </w:r>
      <w:r w:rsidRPr="00D677F5">
        <w:rPr>
          <w:szCs w:val="22"/>
        </w:rPr>
        <w:t>).</w:t>
      </w:r>
    </w:p>
    <w:p w14:paraId="35CAAA27" w14:textId="77777777" w:rsidR="00D17F57" w:rsidRPr="0026589F" w:rsidRDefault="007F05F8" w:rsidP="00C977C4">
      <w:pPr>
        <w:pStyle w:val="Heading1"/>
        <w:spacing w:before="240" w:after="240" w:line="240" w:lineRule="auto"/>
        <w:rPr>
          <w:rFonts w:cs="Times New Roman"/>
          <w:sz w:val="28"/>
          <w:szCs w:val="28"/>
        </w:rPr>
      </w:pPr>
      <w:bookmarkStart w:id="196" w:name="_7j2ciuauviyi" w:colFirst="0" w:colLast="0"/>
      <w:bookmarkEnd w:id="196"/>
      <w:r w:rsidRPr="0026589F">
        <w:rPr>
          <w:rFonts w:cs="Times New Roman"/>
          <w:sz w:val="28"/>
          <w:szCs w:val="28"/>
        </w:rPr>
        <w:t>Discussion</w:t>
      </w:r>
    </w:p>
    <w:p w14:paraId="3AEE5C2E" w14:textId="77777777" w:rsidR="00D17F57" w:rsidRPr="00D677F5" w:rsidRDefault="007F05F8" w:rsidP="00C977C4">
      <w:pPr>
        <w:spacing w:after="240"/>
        <w:jc w:val="both"/>
        <w:rPr>
          <w:szCs w:val="22"/>
        </w:rPr>
      </w:pPr>
      <w:r w:rsidRPr="00D677F5">
        <w:rPr>
          <w:szCs w:val="22"/>
        </w:rPr>
        <w:t xml:space="preserve">This study identified consistent associations between wearable-derived sleep features and our two outcomes of interest: depressive relapse and depression severity. Greater sleep variability was associated with a higher probability of relapse and increased depression severity in the subsequent month. We found no evidence of associations between measures of sleep quality and depression </w:t>
      </w:r>
      <w:r w:rsidRPr="00D677F5">
        <w:rPr>
          <w:szCs w:val="22"/>
        </w:rPr>
        <w:lastRenderedPageBreak/>
        <w:t>outcomes. Regarding sleep regularity, we found later and more variable sleep midpoints to be associated with increased depression severity.</w:t>
      </w:r>
    </w:p>
    <w:p w14:paraId="65532B86" w14:textId="349B8114" w:rsidR="00D17F57" w:rsidRPr="00D677F5" w:rsidRDefault="007F05F8" w:rsidP="00C977C4">
      <w:pPr>
        <w:spacing w:after="240"/>
        <w:jc w:val="both"/>
        <w:rPr>
          <w:color w:val="FF0000"/>
          <w:szCs w:val="22"/>
        </w:rPr>
      </w:pPr>
      <w:r w:rsidRPr="00D677F5">
        <w:rPr>
          <w:szCs w:val="22"/>
        </w:rPr>
        <w:t>We have previously reported short-term associations between sleep features and depressive symptoms in RADAR-MDD.</w:t>
      </w:r>
      <w:r w:rsidR="004E5C24" w:rsidRPr="00D677F5">
        <w:rPr>
          <w:szCs w:val="22"/>
        </w:rPr>
        <w:fldChar w:fldCharType="begin"/>
      </w:r>
      <w:r w:rsidR="003D2AD3">
        <w:rPr>
          <w:szCs w:val="22"/>
        </w:rPr>
        <w:instrText xml:space="preserve"> ADDIN ZOTERO_ITEM CSL_CITATION {"citationID":"6SLdDIZ2","properties":{"formattedCitation":"\\super 12\\nosupersub{}","plainCitation":"12","noteIndex":0},"citationItems":[{"id":11,"uris":["http://zotero.org/users/8626959/items/ZE26FNQN"],"itemData":{"id":11,"type":"article-journal","abstract":"BACKGROUND: Sleep problems tend to vary according to the course of the disorder in individuals with mental health problems. Research in mental health has associated sleep pathologies with depression. However, the gold standard for sleep assessment, polysomnography (PSG), is not suitable for long-term, continuous monitoring of daily sleep, and methods such as sleep diaries rely on subjective recall, which is qualitative and inaccurate. Wearable devices, on the other hand, provide a low-cost and convenient means to monitor sleep in home settings.\nOBJECTIVE: The main aim of this study was to devise and extract sleep features from data collected using a wearable device and analyze their associations with depressive symptom severity and sleep quality as measured by the self-assessed Patient Health Questionnaire 8-item (PHQ-8).\nMETHODS: Daily sleep data were collected passively by Fitbit wristband devices, and depressive symptom severity was self-reported every 2 weeks by the PHQ-8. The data used in this paper included 2812 PHQ-8 records from 368 participants recruited from 3 study sites in the Netherlands, Spain, and the United Kingdom. We extracted 18 sleep features from Fitbit data that describe participant sleep in the following 5 aspects: sleep architecture, sleep stability, sleep quality, insomnia, and hypersomnia. Linear mixed regression models were used to explore associations between sleep features and depressive symptom severity. The z score was used to evaluate the significance of the coefficient of each feature.\nRESULTS: We tested our models on the entire dataset and separately on the data of 3 different study sites. We identified 14 sleep features that were significantly (P&lt;.05) associated with the PHQ-8 score on the entire dataset, among them awake time percentage (z=5.45, P&lt;.001), awakening times (z=5.53, P&lt;.001), insomnia (z=4.55, P&lt;.001), mean sleep offset time (z=6.19, P&lt;.001), and hypersomnia (z=5.30, P&lt;.001) were the top 5 features ranked by z score statistics. Associations between sleep features and PHQ-8 scores varied across different sites, possibly due to differences in the populations. We observed that many of our findings were consistent with previous studies, which used other measurements to assess sleep, such as PSG and sleep questionnaires.\nCONCLUSIONS: We demonstrated that several derived sleep features extracted from consumer wearable devices show potential for the remote measurement of sleep as biomarkers of depression in real-world settings. These findings may provide the basis for the development of clinical tools to passively monitor disease state and trajectory, with minimal burden on the participant.","container-title":"JMIR mHealth and uHealth","DOI":"10.2196/24604","ISSN":"2291-5222","issue":"4","journalAbbreviation":"JMIR Mhealth Uhealth","language":"eng","note":"PMID: 33843591\nPMCID: PMC8076992","page":"e24604","source":"PubMed","title":"Relationship Between Major Depression Symptom Severity and Sleep Collected Using a Wristband Wearable Device: Multicenter Longitudinal Observational Study","title-short":"Relationship Between Major Depression Symptom Severity and Sleep Collected Using a Wristband Wearable Device","volume":"9","author":[{"family":"Zhang","given":"Yuezhou"},{"family":"Folarin","given":"Amos A."},{"family":"Sun","given":"Shaoxiong"},{"family":"Cummins","given":"Nicholas"},{"family":"Bendayan","given":"Rebecca"},{"family":"Ranjan","given":"Yatharth"},{"family":"Rashid","given":"Zulqarnain"},{"family":"Conde","given":"Pauline"},{"family":"Stewart","given":"Callum"},{"family":"Laiou","given":"Petroula"},{"family":"Matcham","given":"Faith"},{"family":"White","given":"Katie M."},{"family":"Lamers","given":"Femke"},{"family":"Siddi","given":"Sara"},{"family":"Simblett","given":"Sara"},{"family":"Myin-Germeys","given":"Inez"},{"family":"Rintala","given":"Aki"},{"family":"Wykes","given":"Til"},{"family":"Haro","given":"Josep Maria"},{"family":"Penninx","given":"Brenda Wjh"},{"family":"Narayan","given":"Vaibhav A."},{"family":"Hotopf","given":"Matthew"},{"family":"Dobson","given":"Richard Jb"},{"literal":"RADAR-CNS Consortium"}],"issued":{"date-parts":[["2021",4,12]]}}}],"schema":"https://github.com/citation-style-language/schema/raw/master/csl-citation.json"} </w:instrText>
      </w:r>
      <w:r w:rsidR="004E5C24" w:rsidRPr="00D677F5">
        <w:rPr>
          <w:szCs w:val="22"/>
        </w:rPr>
        <w:fldChar w:fldCharType="separate"/>
      </w:r>
      <w:r w:rsidR="003D2AD3" w:rsidRPr="003D2AD3">
        <w:rPr>
          <w:vertAlign w:val="superscript"/>
        </w:rPr>
        <w:t>12</w:t>
      </w:r>
      <w:r w:rsidR="004E5C24" w:rsidRPr="00D677F5">
        <w:rPr>
          <w:szCs w:val="22"/>
        </w:rPr>
        <w:fldChar w:fldCharType="end"/>
      </w:r>
      <w:r w:rsidRPr="00D677F5">
        <w:rPr>
          <w:szCs w:val="22"/>
        </w:rPr>
        <w:t xml:space="preserve"> </w:t>
      </w:r>
      <w:r w:rsidR="00276B0F">
        <w:rPr>
          <w:szCs w:val="22"/>
        </w:rPr>
        <w:t>Here, w</w:t>
      </w:r>
      <w:r w:rsidRPr="00D677F5">
        <w:rPr>
          <w:szCs w:val="22"/>
        </w:rPr>
        <w:t xml:space="preserve">e report similar results, </w:t>
      </w:r>
      <w:r w:rsidR="00276B0F">
        <w:rPr>
          <w:szCs w:val="22"/>
        </w:rPr>
        <w:t>with</w:t>
      </w:r>
      <w:r w:rsidR="00276B0F" w:rsidRPr="00D677F5">
        <w:rPr>
          <w:szCs w:val="22"/>
        </w:rPr>
        <w:t xml:space="preserve"> </w:t>
      </w:r>
      <w:r w:rsidRPr="00D677F5">
        <w:rPr>
          <w:szCs w:val="22"/>
        </w:rPr>
        <w:t>positive associations between depression outcomes and sleep time and sleep variability and negative associations between depression and sleep efficiency. However</w:t>
      </w:r>
      <w:r w:rsidR="008F388C">
        <w:rPr>
          <w:szCs w:val="22"/>
        </w:rPr>
        <w:t xml:space="preserve">, the present analysis expands on earlier </w:t>
      </w:r>
      <w:r w:rsidRPr="00D677F5">
        <w:rPr>
          <w:szCs w:val="22"/>
        </w:rPr>
        <w:t>findings by including estimates of effect size, more robust depression outcomes, consider</w:t>
      </w:r>
      <w:r w:rsidR="00300ECD">
        <w:rPr>
          <w:szCs w:val="22"/>
        </w:rPr>
        <w:t>ing</w:t>
      </w:r>
      <w:r w:rsidRPr="00D677F5">
        <w:rPr>
          <w:szCs w:val="22"/>
        </w:rPr>
        <w:t xml:space="preserve"> non-linear effects</w:t>
      </w:r>
      <w:r w:rsidR="0096739B">
        <w:rPr>
          <w:szCs w:val="22"/>
        </w:rPr>
        <w:t>, and accounting for important</w:t>
      </w:r>
      <w:r w:rsidRPr="00D677F5">
        <w:rPr>
          <w:szCs w:val="22"/>
        </w:rPr>
        <w:t xml:space="preserve"> confounders.</w:t>
      </w:r>
    </w:p>
    <w:p w14:paraId="42B99337" w14:textId="761279B4" w:rsidR="00D17F57" w:rsidRPr="00D677F5" w:rsidRDefault="007F05F8" w:rsidP="00C977C4">
      <w:pPr>
        <w:spacing w:after="240"/>
        <w:jc w:val="both"/>
        <w:rPr>
          <w:szCs w:val="22"/>
        </w:rPr>
      </w:pPr>
      <w:r w:rsidRPr="00D677F5">
        <w:rPr>
          <w:szCs w:val="22"/>
        </w:rPr>
        <w:t xml:space="preserve">The Lancet Psychiatry </w:t>
      </w:r>
      <w:r w:rsidRPr="00D677F5">
        <w:rPr>
          <w:i/>
          <w:szCs w:val="22"/>
        </w:rPr>
        <w:t>Commission on Psychological Treatments Research in Tomorrow’s Science</w:t>
      </w:r>
      <w:r w:rsidRPr="00D677F5">
        <w:rPr>
          <w:szCs w:val="22"/>
        </w:rPr>
        <w:t xml:space="preserve"> highlights the potential for technology to deliver novel interventions.</w:t>
      </w:r>
      <w:r w:rsidR="004E5C24" w:rsidRPr="00D677F5">
        <w:rPr>
          <w:szCs w:val="22"/>
        </w:rPr>
        <w:fldChar w:fldCharType="begin"/>
      </w:r>
      <w:r w:rsidR="003D2AD3">
        <w:rPr>
          <w:szCs w:val="22"/>
        </w:rPr>
        <w:instrText xml:space="preserve"> ADDIN ZOTERO_ITEM CSL_CITATION {"citationID":"L3pjHnVn","properties":{"formattedCitation":"\\super 27\\nosupersub{}","plainCitation":"27","noteIndex":0},"citationItems":[{"id":358,"uris":["http://zotero.org/users/8626959/items/65BTCITD"],"itemData":{"id":358,"type":"article-journal","container-title":"The Lancet Psychiatry","DOI":"10.1016/S2215-0366(17)30513-8","ISSN":"22150366","issue":"3","journalAbbreviation":"The Lancet Psychiatry","language":"en","page":"237-286","source":"DOI.org (Crossref)","title":"The Lancet Psychiatry Commission on psychological treatments research in tomorrow's science","volume":"5","author":[{"family":"Holmes","given":"Emily A"},{"family":"Ghaderi","given":"Ata"},{"family":"Harmer","given":"Catherine J"},{"family":"Ramchandani","given":"Paul G"},{"family":"Cuijpers","given":"Pim"},{"family":"Morrison","given":"Anthony P"},{"family":"Roiser","given":"Jonathan P"},{"family":"Bockting","given":"Claudi L H"},{"family":"O'Connor","given":"Rory C"},{"family":"Shafran","given":"Roz"},{"family":"Moulds","given":"Michelle L"},{"family":"Craske","given":"Michelle G"}],"issued":{"date-parts":[["2018",3]]}}}],"schema":"https://github.com/citation-style-language/schema/raw/master/csl-citation.json"} </w:instrText>
      </w:r>
      <w:r w:rsidR="004E5C24" w:rsidRPr="00D677F5">
        <w:rPr>
          <w:szCs w:val="22"/>
        </w:rPr>
        <w:fldChar w:fldCharType="separate"/>
      </w:r>
      <w:r w:rsidR="003D2AD3" w:rsidRPr="003D2AD3">
        <w:rPr>
          <w:vertAlign w:val="superscript"/>
        </w:rPr>
        <w:t>27</w:t>
      </w:r>
      <w:r w:rsidR="004E5C24" w:rsidRPr="00D677F5">
        <w:rPr>
          <w:szCs w:val="22"/>
        </w:rPr>
        <w:fldChar w:fldCharType="end"/>
      </w:r>
      <w:r w:rsidRPr="00D677F5">
        <w:rPr>
          <w:szCs w:val="22"/>
        </w:rPr>
        <w:t xml:space="preserve"> </w:t>
      </w:r>
      <w:r w:rsidR="00AE3BDE">
        <w:rPr>
          <w:szCs w:val="22"/>
        </w:rPr>
        <w:t xml:space="preserve">Our findings here demonstrate </w:t>
      </w:r>
      <w:r w:rsidRPr="00D677F5">
        <w:rPr>
          <w:szCs w:val="22"/>
        </w:rPr>
        <w:t xml:space="preserve">the potential of consumer technologies to measure sleep parameters that may be predictive of deterioration and relapse in MDD, and provide targets for personalised intervention. </w:t>
      </w:r>
      <w:r w:rsidR="00AE3BDE">
        <w:rPr>
          <w:szCs w:val="22"/>
        </w:rPr>
        <w:t>These</w:t>
      </w:r>
      <w:r w:rsidR="00AE3BDE" w:rsidRPr="00D677F5">
        <w:rPr>
          <w:szCs w:val="22"/>
        </w:rPr>
        <w:t xml:space="preserve"> </w:t>
      </w:r>
      <w:r w:rsidRPr="00D677F5">
        <w:rPr>
          <w:szCs w:val="22"/>
        </w:rPr>
        <w:t>findings broaden the existing evidence base</w:t>
      </w:r>
      <w:r w:rsidR="00DA16F3">
        <w:rPr>
          <w:szCs w:val="22"/>
        </w:rPr>
        <w:fldChar w:fldCharType="begin"/>
      </w:r>
      <w:r w:rsidR="003D2AD3">
        <w:rPr>
          <w:szCs w:val="22"/>
        </w:rPr>
        <w:instrText xml:space="preserve"> ADDIN ZOTERO_ITEM CSL_CITATION {"citationID":"KkCgWHwS","properties":{"formattedCitation":"\\super 5\\nosupersub{}","plainCitation":"5","noteIndex":0},"citationItems":[{"id":386,"uris":["http://zotero.org/users/8626959/items/NWUMFTH3"],"itemData":{"id":386,"type":"article-journal","abstract":"It has been established that 4.4 to 20% of the general population suffers from a major depressive disorder (MDD), which is frequently associated with a dysregulation of normal sleep-wake mechanisms. Disturbances of circadian rhythms are a cardinal feature of psychiatric dysfunctions, including MDD, which tends to indicate that biological clocks may play a role in their pathophysiology. Thus, episodes of depression and mania or hypomania can arise as a consequence of the disruption of zeitgebers (time cues). In addition, the habit of sleeping at a time that is out of phase with the body's other biological rhythms is a common finding in depressed patients. In this review, we have covered a vast area, emerging from human and animal studies, which supports the link between sleep and depression. In doing so, this paper covers a broad range of distinct mechanisms that may underlie the link between sleep and depression. This review further highlights the mechanisms that may underlie such link (e.g. circadian rhythm alterations, melatonin, and neuroinflammatory dysregulation), as well as evidence for a link between sleep and depression (e.g. objective findings of sleep during depressive episodes, effects of pharmacotherapy, chronotherapy, comorbidity of obstructive sleep apnea and depression), are presented.","container-title":"Psychiatry Research","DOI":"10.1016/j.psychres.2020.113239","ISSN":"0165-1781","journalAbbreviation":"Psychiatry Research","language":"en","page":"113239","source":"ScienceDirect","title":"Clarifying the role of sleep in depression: A narrative review","title-short":"Clarifying the role of sleep in depression","volume":"291","author":[{"family":"Pandi-Perumal","given":"Seithikurippu R."},{"family":"Monti","given":"Jaime M."},{"family":"Burman","given":"Deepa"},{"family":"Karthikeyan","given":"Ramanujam"},{"family":"BaHammam","given":"Ahmed S."},{"family":"Spence","given":"David Warren"},{"family":"Brown","given":"Gregory M."},{"family":"Narashimhan","given":"Meera"}],"issued":{"date-parts":[["2020",9,1]]}}}],"schema":"https://github.com/citation-style-language/schema/raw/master/csl-citation.json"} </w:instrText>
      </w:r>
      <w:r w:rsidR="00DA16F3">
        <w:rPr>
          <w:szCs w:val="22"/>
        </w:rPr>
        <w:fldChar w:fldCharType="separate"/>
      </w:r>
      <w:r w:rsidR="003D2AD3" w:rsidRPr="003D2AD3">
        <w:rPr>
          <w:vertAlign w:val="superscript"/>
        </w:rPr>
        <w:t>5</w:t>
      </w:r>
      <w:r w:rsidR="00DA16F3">
        <w:rPr>
          <w:szCs w:val="22"/>
        </w:rPr>
        <w:fldChar w:fldCharType="end"/>
      </w:r>
      <w:r w:rsidRPr="00D677F5">
        <w:rPr>
          <w:szCs w:val="22"/>
        </w:rPr>
        <w:t xml:space="preserve"> to include measurements of </w:t>
      </w:r>
      <w:r w:rsidRPr="00D677F5">
        <w:rPr>
          <w:i/>
          <w:szCs w:val="22"/>
        </w:rPr>
        <w:t xml:space="preserve">variability </w:t>
      </w:r>
      <w:r w:rsidRPr="00D677F5">
        <w:rPr>
          <w:szCs w:val="22"/>
        </w:rPr>
        <w:t>in sleep parameters. Accurate assessments of sleep variability are challenging to capture using conventional use of short-term PSG or ESM, which often exhibits subjective reporting bias.</w:t>
      </w:r>
      <w:r w:rsidR="004E6E69" w:rsidRPr="00D677F5">
        <w:rPr>
          <w:szCs w:val="22"/>
        </w:rPr>
        <w:fldChar w:fldCharType="begin"/>
      </w:r>
      <w:r w:rsidR="003D2AD3">
        <w:rPr>
          <w:szCs w:val="22"/>
        </w:rPr>
        <w:instrText xml:space="preserve"> ADDIN ZOTERO_ITEM CSL_CITATION {"citationID":"XNB77FxS","properties":{"formattedCitation":"\\super 28\\nosupersub{}","plainCitation":"28","noteIndex":0},"citationItems":[{"id":411,"uris":["http://zotero.org/users/8626959/items/XTXJDFGE"],"itemData":{"id":411,"type":"article-journal","abstract":"Palmier-Claus JE, Myin-Germeys I, Barkus E, Bentley L, Udachina A, Delespaul PAEG, Lewis SW, Dunn G. Experience sampling research in individuals with mental illness: reflections and guidance. Objective: The experience sampling method (ESM) represents a valuable way of assessing clinical phenomena in real world settings and across time. Despite its theoretical advantages, using this methodology in psychiatric populations is challenging. This paper acts as a guide to researchers wishing to employ this approach when investigating mental illness. Method: The contents represent the opinions of researchers around the United Kingdom and the Netherlands who are experienced at using the ESM. Results: In ESM studies, participants are required to fill in questions about their current thoughts, feelings and experiences when prompted by an electronic device (e.g. a wristwatch, PDA). Entries are typically made at fixed or random intervals over 6 days. This article outlines how to design and validate an ESM diary. We then discuss which sampling procedure to use and how to increase compliance through effective briefing and telephone sessions. Debriefing, data management and analytical issues are considered, before suggestions for future clinical uses of the ESM are made. Conclusion: The last decade has seen an increase in the number of studies employing the ESM in clinical research. Further research is needed to examine the optimal equipment and procedure for different clinical groups.","container-title":"Acta Psychiatrica Scandinavica","DOI":"10.1111/j.1600-0447.2010.01596.x","ISSN":"1600-0447","issue":"1","language":"en","note":"_eprint: https://onlinelibrary.wiley.com/doi/pdf/10.1111/j.1600-0447.2010.01596.x","page":"12-20","source":"Wiley Online Library","title":"Experience sampling research in individuals with mental illness: reflections and guidance","title-short":"Experience sampling research in individuals with mental illness","volume":"123","author":[{"family":"Palmier-Claus","given":"J. E."},{"family":"Myin-Germeys","given":"I."},{"family":"Barkus","given":"E."},{"family":"Bentley","given":"L."},{"family":"Udachina","given":"A."},{"family":"Delespaul","given":"P. a. E. G."},{"family":"Lewis","given":"S. W."},{"family":"Dunn","given":"G."}],"issued":{"date-parts":[["2011"]]}}}],"schema":"https://github.com/citation-style-language/schema/raw/master/csl-citation.json"} </w:instrText>
      </w:r>
      <w:r w:rsidR="004E6E69" w:rsidRPr="00D677F5">
        <w:rPr>
          <w:szCs w:val="22"/>
        </w:rPr>
        <w:fldChar w:fldCharType="separate"/>
      </w:r>
      <w:r w:rsidR="003D2AD3" w:rsidRPr="003D2AD3">
        <w:rPr>
          <w:vertAlign w:val="superscript"/>
        </w:rPr>
        <w:t>28</w:t>
      </w:r>
      <w:r w:rsidR="004E6E69" w:rsidRPr="00D677F5">
        <w:rPr>
          <w:szCs w:val="22"/>
        </w:rPr>
        <w:fldChar w:fldCharType="end"/>
      </w:r>
      <w:r w:rsidRPr="00D677F5">
        <w:rPr>
          <w:szCs w:val="22"/>
        </w:rPr>
        <w:t xml:space="preserve"> Our findings highlight the importance of within-person variability for predicting future depression outcomes, over and above absolute sleep duration. Furthermore, due to the longitudinal nature of the dataset, we </w:t>
      </w:r>
      <w:r w:rsidR="00261730">
        <w:rPr>
          <w:szCs w:val="22"/>
        </w:rPr>
        <w:t>were</w:t>
      </w:r>
      <w:r w:rsidRPr="00D677F5">
        <w:rPr>
          <w:szCs w:val="22"/>
        </w:rPr>
        <w:t xml:space="preserve"> able to show that more variable sleep patterns preceded relapse, and may therefore be targetable in interventions to improve depression outcomes.</w:t>
      </w:r>
    </w:p>
    <w:p w14:paraId="64516F28" w14:textId="68A64B58" w:rsidR="00D17F57" w:rsidRPr="00D677F5" w:rsidRDefault="007F05F8" w:rsidP="00C977C4">
      <w:pPr>
        <w:spacing w:after="240"/>
        <w:jc w:val="both"/>
        <w:rPr>
          <w:szCs w:val="22"/>
        </w:rPr>
      </w:pPr>
      <w:r w:rsidRPr="00D677F5">
        <w:rPr>
          <w:szCs w:val="22"/>
        </w:rPr>
        <w:t xml:space="preserve">We found no evidence to support </w:t>
      </w:r>
      <w:r w:rsidR="007B7E98">
        <w:rPr>
          <w:szCs w:val="22"/>
        </w:rPr>
        <w:t xml:space="preserve">a link between sleep </w:t>
      </w:r>
      <w:r w:rsidRPr="00D677F5">
        <w:rPr>
          <w:szCs w:val="22"/>
        </w:rPr>
        <w:t>quality and depression outcomes.</w:t>
      </w:r>
      <w:r w:rsidR="004E6E69" w:rsidRPr="00D677F5">
        <w:rPr>
          <w:szCs w:val="22"/>
        </w:rPr>
        <w:fldChar w:fldCharType="begin"/>
      </w:r>
      <w:r w:rsidR="003D2AD3">
        <w:rPr>
          <w:szCs w:val="22"/>
        </w:rPr>
        <w:instrText xml:space="preserve"> ADDIN ZOTERO_ITEM CSL_CITATION {"citationID":"yk2lqWoC","properties":{"formattedCitation":"\\super 5\\nosupersub{}","plainCitation":"5","noteIndex":0},"citationItems":[{"id":386,"uris":["http://zotero.org/users/8626959/items/NWUMFTH3"],"itemData":{"id":386,"type":"article-journal","abstract":"It has been established that 4.4 to 20% of the general population suffers from a major depressive disorder (MDD), which is frequently associated with a dysregulation of normal sleep-wake mechanisms. Disturbances of circadian rhythms are a cardinal feature of psychiatric dysfunctions, including MDD, which tends to indicate that biological clocks may play a role in their pathophysiology. Thus, episodes of depression and mania or hypomania can arise as a consequence of the disruption of zeitgebers (time cues). In addition, the habit of sleeping at a time that is out of phase with the body's other biological rhythms is a common finding in depressed patients. In this review, we have covered a vast area, emerging from human and animal studies, which supports the link between sleep and depression. In doing so, this paper covers a broad range of distinct mechanisms that may underlie the link between sleep and depression. This review further highlights the mechanisms that may underlie such link (e.g. circadian rhythm alterations, melatonin, and neuroinflammatory dysregulation), as well as evidence for a link between sleep and depression (e.g. objective findings of sleep during depressive episodes, effects of pharmacotherapy, chronotherapy, comorbidity of obstructive sleep apnea and depression), are presented.","container-title":"Psychiatry Research","DOI":"10.1016/j.psychres.2020.113239","ISSN":"0165-1781","journalAbbreviation":"Psychiatry Research","language":"en","page":"113239","source":"ScienceDirect","title":"Clarifying the role of sleep in depression: A narrative review","title-short":"Clarifying the role of sleep in depression","volume":"291","author":[{"family":"Pandi-Perumal","given":"Seithikurippu R."},{"family":"Monti","given":"Jaime M."},{"family":"Burman","given":"Deepa"},{"family":"Karthikeyan","given":"Ramanujam"},{"family":"BaHammam","given":"Ahmed S."},{"family":"Spence","given":"David Warren"},{"family":"Brown","given":"Gregory M."},{"family":"Narashimhan","given":"Meera"}],"issued":{"date-parts":[["2020",9,1]]}}}],"schema":"https://github.com/citation-style-language/schema/raw/master/csl-citation.json"} </w:instrText>
      </w:r>
      <w:r w:rsidR="004E6E69" w:rsidRPr="00D677F5">
        <w:rPr>
          <w:szCs w:val="22"/>
        </w:rPr>
        <w:fldChar w:fldCharType="separate"/>
      </w:r>
      <w:r w:rsidR="003D2AD3" w:rsidRPr="003D2AD3">
        <w:rPr>
          <w:vertAlign w:val="superscript"/>
        </w:rPr>
        <w:t>5</w:t>
      </w:r>
      <w:r w:rsidR="004E6E69" w:rsidRPr="00D677F5">
        <w:rPr>
          <w:szCs w:val="22"/>
        </w:rPr>
        <w:fldChar w:fldCharType="end"/>
      </w:r>
      <w:r w:rsidRPr="00D677F5">
        <w:rPr>
          <w:szCs w:val="22"/>
        </w:rPr>
        <w:t xml:space="preserve"> Wearable-derived estimates of sleep quality differ significantly from PSG estimates which are prone to underestimating sleep onset latency, and lack accuracy in determining wake/sleep epochs which has implications for estimates of sleep fragmentation and efficiency.</w:t>
      </w:r>
      <w:r w:rsidR="004E6E69" w:rsidRPr="00D677F5">
        <w:rPr>
          <w:szCs w:val="22"/>
        </w:rPr>
        <w:fldChar w:fldCharType="begin"/>
      </w:r>
      <w:r w:rsidR="003D2AD3">
        <w:rPr>
          <w:szCs w:val="22"/>
        </w:rPr>
        <w:instrText xml:space="preserve"> ADDIN ZOTERO_ITEM CSL_CITATION {"citationID":"EbcaEqDQ","properties":{"formattedCitation":"\\super 29\\nosupersub{}","plainCitation":"29","noteIndex":0},"citationItems":[{"id":202,"uris":["http://zotero.org/users/8626959/items/6R63HE75"],"itemData":{"id":202,"type":"article-journal","abstract":"Background: Wearable sleep monitors are of high interest to consumers and researchers because of their ability to provide estimation of sleep patterns in free-living conditions in a cost-efficient way.\nObjective: We conducted a systematic review of publications reporting on the performance of wristband Fitbit models in assessing sleep parameters and stages.\nMethods: In adherence with the Preferred Reporting Items for Systematic Reviews and Meta-Analyses (PRISMA) statement, we comprehensively searched the Cumulative Index to Nursing and Allied Health Literature (CINAHL), Cochrane, Embase, MEDLINE, PubMed, PsycINFO, and Web of Science databases using the keyword Fitbit to identify relevant publications meeting predefined inclusion and exclusion criteria.\nResults: The search yielded 3085 candidate articles. After eliminating duplicates and in compliance with inclusion and exclusion criteria, 22 articles qualified for systematic review, with 8 providing quantitative data for meta-analysis. In reference to polysomnography (PSG), nonsleep-staging Fitbit models tended to overestimate total sleep time (TST; range from approximately 7 to 67 mins; effect size=-0.51, P&amp;lt;.001; heterogenicity: I2=8.8%, P=.36) and sleep efficiency (SE; range from approximately 2% to 15%; effect size=-0.74, P&amp;lt;.001; heterogenicity: I2=24.0%, P=.25), and underestimate wake after sleep onset (WASO; range from approximately 6 to 44 mins; effect size=0.60, P&amp;lt;.001; heterogenicity: I2=0%, P=.92) and there was no significant difference in sleep onset latency (SOL; P=.37; heterogenicity: I2=0%, P=.92). In reference to PSG, nonsleep-staging Fitbit models correctly identified sleep epochs with accuracy values between 0.81 and 0.91, sensitivity values between 0.87 and 0.99, and specificity values between 0.10 and 0.52. Recent-generation Fitbit models that collectively utilize heart rate variability and body movement to assess sleep stages performed better than early-generation nonsleep-staging ones that utilize only body movement. Sleep-staging Fitbit models, in comparison to PSG, showed no significant difference in measured values of WASO (P=.25; heterogenicity: I2=0%, P=.92), TST (P=.29; heterogenicity: I2=0%, P=.98), and SE (P=.19) but they underestimated SOL (P=.03; heterogenicity: I2=0%, P=.66). Sleep-staging Fitbit models showed higher sensitivity (0.95-0.96) and specificity (0.58-0.69) values in detecting sleep epochs than nonsleep-staging models and those reported in the literature for regular wrist actigraphy.\nConclusions: Sleep-staging Fitbit models showed promising performance, especially in differentiating wake from sleep. However, although these models are a convenient and economical means for consumers to obtain gross estimates of sleep parameters and time spent in sleep stages, they are of limited specificity and are not a substitute for PSG.","container-title":"Journal of Medical Internet Research","DOI":"10.2196/16273","issue":"11","language":"EN","note":"Company: Journal of Medical Internet Research\nDistributor: Journal of Medical Internet Research\nInstitution: Journal of Medical Internet Research\nLabel: Journal of Medical Internet Research\npublisher: JMIR Publications Inc., Toronto, Canada","page":"e16273","source":"www.jmir.org","title":"Accuracy of Wristband Fitbit Models in Assessing Sleep: Systematic Review and Meta-Analysis","title-short":"Accuracy of Wristband Fitbit Models in Assessing Sleep","volume":"21","author":[{"family":"Haghayegh","given":"Shahab"},{"family":"Khoshnevis","given":"Sepideh"},{"family":"Smolensky","given":"Michael H."},{"family":"Diller","given":"Kenneth R."},{"family":"Castriotta","given":"Richard J."}],"issued":{"date-parts":[["2019",11,28]]}}}],"schema":"https://github.com/citation-style-language/schema/raw/master/csl-citation.json"} </w:instrText>
      </w:r>
      <w:r w:rsidR="004E6E69" w:rsidRPr="00D677F5">
        <w:rPr>
          <w:szCs w:val="22"/>
        </w:rPr>
        <w:fldChar w:fldCharType="separate"/>
      </w:r>
      <w:r w:rsidR="003D2AD3" w:rsidRPr="003D2AD3">
        <w:rPr>
          <w:vertAlign w:val="superscript"/>
        </w:rPr>
        <w:t>29</w:t>
      </w:r>
      <w:r w:rsidR="004E6E69" w:rsidRPr="00D677F5">
        <w:rPr>
          <w:szCs w:val="22"/>
        </w:rPr>
        <w:fldChar w:fldCharType="end"/>
      </w:r>
    </w:p>
    <w:p w14:paraId="75A3B69B" w14:textId="23FCCEEA" w:rsidR="00D17F57" w:rsidRPr="00D677F5" w:rsidRDefault="00CC6C51" w:rsidP="00C977C4">
      <w:pPr>
        <w:spacing w:after="240"/>
        <w:jc w:val="both"/>
        <w:rPr>
          <w:szCs w:val="22"/>
        </w:rPr>
      </w:pPr>
      <w:r>
        <w:rPr>
          <w:szCs w:val="22"/>
        </w:rPr>
        <w:t>Our work has</w:t>
      </w:r>
      <w:r w:rsidRPr="00D677F5">
        <w:rPr>
          <w:szCs w:val="22"/>
        </w:rPr>
        <w:t xml:space="preserve"> several limitations. Firstly, despite our target of identifying 100 relapses </w:t>
      </w:r>
      <w:r w:rsidR="000303BE">
        <w:rPr>
          <w:szCs w:val="22"/>
        </w:rPr>
        <w:t>during</w:t>
      </w:r>
      <w:r w:rsidRPr="00D677F5">
        <w:rPr>
          <w:szCs w:val="22"/>
        </w:rPr>
        <w:t xml:space="preserve"> follow-up, we only recorded 38 events. This is fewer than expected given past literature</w:t>
      </w:r>
      <w:r w:rsidR="004E6E69" w:rsidRPr="00D677F5">
        <w:rPr>
          <w:szCs w:val="22"/>
        </w:rPr>
        <w:t>,</w:t>
      </w:r>
      <w:r w:rsidR="004E6E69" w:rsidRPr="00D677F5">
        <w:rPr>
          <w:szCs w:val="22"/>
        </w:rPr>
        <w:fldChar w:fldCharType="begin"/>
      </w:r>
      <w:r w:rsidR="003D2AD3">
        <w:rPr>
          <w:szCs w:val="22"/>
        </w:rPr>
        <w:instrText xml:space="preserve"> ADDIN ZOTERO_ITEM CSL_CITATION {"citationID":"t0KXajvl","properties":{"formattedCitation":"\\super 30\\nosupersub{}","plainCitation":"30","noteIndex":0},"citationItems":[{"id":419,"uris":["http://zotero.org/users/8626959/items/UQQN2RXS"],"itemData":{"id":419,"type":"article-journal","abstract":"OBJECTIVE: Selective serotonin reuptake inhibitors (SSRIs) are widely used to treat depression, but the rates, timing, and baseline predictors of remission in \"real world\" patients are not established. The authors' primary objectives in this study were to evaluate the effectiveness of citalopram, an SSRI, using measurement-based care in actual practice, and to identify predictors of symptom remission in outpatients with major depressive disorder.\nMETHOD: This clinical study included outpatients with major depressive disorder who were treated in 23 psychiatric and 18 primary care \"real world\" settings. The patients received flexible doses of citalopram prescribed by clinicians for up to 14 weeks. The clinicians were assisted by a clinical research coordinator in the application of measurement-based care, which included the routine measurement of symptoms and side effects at each treatment visit and the use of a treatment manual that described when and how to modify medication doses based on these measures. Remission was defined as an exit score of &lt;or=7 on the 17-item Hamilton Depression Rating Scale (HAM-D) (primary outcome) or a score of &lt;or=5 on the 16-item Quick Inventory of Depressive Symptomatology, Self-Report (QIDS-SR) (secondary outcome). Response was defined as a reduction of &gt;or=50% in baseline QIDS-SR score.\nRESULTS: Nearly 80% of the 2,876 outpatients in the analyzed sample had chronic or recurrent major depression; most also had a number of comorbid general medical and psychiatric conditions. The mean exit citalopram dose was 41.8 mg/day. Remission rates were 28% (HAM-D) and 33% (QIDS-SR). The response rate was 47% (QIDS-SR). Patients in primary and psychiatric care settings did not differ in remission or response rates. A substantial portion of participants who achieved either response or remission at study exit did so at or after 8 weeks of treatment. Participants who were Caucasian, female, employed, or had higher levels of education or income had higher HAM-D remission rates; longer index episodes, more concurrent psychiatric disorders (especially anxiety disorders or drug abuse), more general medical disorders, and lower baseline function and quality of life were associated with lower HAM-D remission rates.\nCONCLUSIONS: The response and remission rates in this highly generalizable sample with substantial axis I and axis III comorbidity closely resemble those seen in 8-week efficacy trials. The systematic use of easily implemented measurement-based care procedures may have assisted in achieving these results.","container-title":"The American Journal of Psychiatry","DOI":"10.1176/appi.ajp.163.1.28","ISSN":"0002-953X","issue":"1","journalAbbreviation":"Am J Psychiatry","language":"eng","note":"PMID: 16390886","page":"28-40","source":"PubMed","title":"Evaluation of outcomes with citalopram for depression using measurement-based care in STAR*D: implications for clinical practice","title-short":"Evaluation of outcomes with citalopram for depression using measurement-based care in STAR*D","volume":"163","author":[{"family":"Trivedi","given":"Madhukar H."},{"family":"Rush","given":"A. John"},{"family":"Wisniewski","given":"Stephen R."},{"family":"Nierenberg","given":"Andrew A."},{"family":"Warden","given":"Diane"},{"family":"Ritz","given":"Louise"},{"family":"Norquist","given":"Grayson"},{"family":"Howland","given":"Robert H."},{"family":"Lebowitz","given":"Barry"},{"family":"McGrath","given":"Patrick J."},{"family":"Shores-Wilson","given":"Kathy"},{"family":"Biggs","given":"Melanie M."},{"family":"Balasubramani","given":"G. K."},{"family":"Fava","given":"Maurizio"},{"literal":"STAR*D Study Team"}],"issued":{"date-parts":[["2006",1]]}}}],"schema":"https://github.com/citation-style-language/schema/raw/master/csl-citation.json"} </w:instrText>
      </w:r>
      <w:r w:rsidR="004E6E69" w:rsidRPr="00D677F5">
        <w:rPr>
          <w:szCs w:val="22"/>
        </w:rPr>
        <w:fldChar w:fldCharType="separate"/>
      </w:r>
      <w:r w:rsidR="003D2AD3" w:rsidRPr="003D2AD3">
        <w:rPr>
          <w:vertAlign w:val="superscript"/>
        </w:rPr>
        <w:t>30</w:t>
      </w:r>
      <w:r w:rsidR="004E6E69" w:rsidRPr="00D677F5">
        <w:rPr>
          <w:szCs w:val="22"/>
        </w:rPr>
        <w:fldChar w:fldCharType="end"/>
      </w:r>
      <w:r w:rsidRPr="00D677F5">
        <w:rPr>
          <w:szCs w:val="22"/>
        </w:rPr>
        <w:t xml:space="preserve"> and potentially due to our inclusive eligibility criteria</w:t>
      </w:r>
      <w:r w:rsidR="001B2A92">
        <w:rPr>
          <w:szCs w:val="22"/>
        </w:rPr>
        <w:t xml:space="preserve">: RADAR-MDD aimed to identify predictors of remission, and therefore did not exclude participants based on their </w:t>
      </w:r>
      <w:r w:rsidRPr="00D677F5">
        <w:rPr>
          <w:szCs w:val="22"/>
        </w:rPr>
        <w:t xml:space="preserve">baseline depression severity. This resulted in many participants not being able to experience a relapse due to their </w:t>
      </w:r>
      <w:r w:rsidR="00E80796">
        <w:rPr>
          <w:szCs w:val="22"/>
        </w:rPr>
        <w:t>pre-</w:t>
      </w:r>
      <w:r w:rsidRPr="00D677F5">
        <w:rPr>
          <w:szCs w:val="22"/>
        </w:rPr>
        <w:t xml:space="preserve">existing high levels of depression severity at </w:t>
      </w:r>
      <w:r w:rsidR="0052135F">
        <w:rPr>
          <w:szCs w:val="22"/>
        </w:rPr>
        <w:t>enrolment</w:t>
      </w:r>
      <w:r w:rsidRPr="00D677F5">
        <w:rPr>
          <w:szCs w:val="22"/>
        </w:rPr>
        <w:t xml:space="preserve">. It is also possible that due to the remote nature of data collection we missed relapses. The consistency of our findings for the two depression outcomes, with the same direction of effects for all sleep features, suggests that the absence of evidence for some relapse models may represent a lack of statistical power rather than lack of association. A further limitation is that we required participants to have sleep information for at least 8 weekdays in the four weeks preceding each outcome assessment. This minimum was chosen to balance the need for reliable summaries of sleep parameters against the number of excluded observations. We could have increased the minimum number of days, but this would have resulted in fewer observations and reduced overall power. </w:t>
      </w:r>
    </w:p>
    <w:p w14:paraId="24A14B53" w14:textId="77777777" w:rsidR="00D17F57" w:rsidRPr="00D677F5" w:rsidRDefault="007F05F8" w:rsidP="00C977C4">
      <w:pPr>
        <w:spacing w:after="240"/>
        <w:jc w:val="both"/>
        <w:rPr>
          <w:szCs w:val="22"/>
        </w:rPr>
      </w:pPr>
      <w:r w:rsidRPr="00D677F5">
        <w:rPr>
          <w:szCs w:val="22"/>
        </w:rPr>
        <w:t xml:space="preserve">Future analyses should extend this work to develop and validate prediction models for relapse based on sleep and other biomarkers collected via wearable devices. Such models would enable personalised interventions targeting individuals with more variable sleep duration or timing. Our analyses suggested that interventions to reduce sleep variability could reduce the population risk of depression relapse by 18% to 38%. While these estimates indicate the upper limit of what </w:t>
      </w:r>
      <w:r w:rsidRPr="00D677F5">
        <w:rPr>
          <w:szCs w:val="22"/>
        </w:rPr>
        <w:lastRenderedPageBreak/>
        <w:t>personalised interventions could potentially achieve in the future, if effective, it’s important to note that they rely on strong causal assumptions (such as the absence of unmeasured confounding) and should be interpreted with caution.</w:t>
      </w:r>
    </w:p>
    <w:p w14:paraId="5AD38219" w14:textId="1BFDF3E3" w:rsidR="00D17F57" w:rsidRPr="00D677F5" w:rsidRDefault="007F05F8" w:rsidP="00C977C4">
      <w:pPr>
        <w:spacing w:after="240"/>
        <w:jc w:val="both"/>
        <w:rPr>
          <w:szCs w:val="22"/>
        </w:rPr>
      </w:pPr>
      <w:r w:rsidRPr="00D677F5">
        <w:rPr>
          <w:szCs w:val="22"/>
        </w:rPr>
        <w:t>In conclusion, disordered sleep is a prevalent and disruptive feature of depression, which is challenging to capture. Our study demonstrates a role for commercially-available activity trackers to predict relapse risk and depression severity in people with established, recurrent MDD. Specifically, variability in sleep duration and sleep midpoint on weekdays may be useful targets for personalised intervention.</w:t>
      </w:r>
    </w:p>
    <w:p w14:paraId="54CCCA90" w14:textId="127451F2" w:rsidR="00C842C9" w:rsidRPr="00C842C9" w:rsidRDefault="00C842C9" w:rsidP="00C977C4">
      <w:pPr>
        <w:pStyle w:val="Heading1"/>
        <w:spacing w:line="240" w:lineRule="auto"/>
      </w:pPr>
      <w:r>
        <w:t>Acknowledgements</w:t>
      </w:r>
    </w:p>
    <w:p w14:paraId="44D92536" w14:textId="44B4A39E" w:rsidR="00762E80" w:rsidRDefault="00762E80" w:rsidP="00C977C4">
      <w:pPr>
        <w:spacing w:after="240"/>
        <w:jc w:val="both"/>
        <w:rPr>
          <w:szCs w:val="22"/>
        </w:rPr>
      </w:pPr>
      <w:r w:rsidRPr="00762E80">
        <w:rPr>
          <w:szCs w:val="22"/>
        </w:rPr>
        <w:t>Participant recruitment in Amsterdam was partially accomplished</w:t>
      </w:r>
      <w:r>
        <w:rPr>
          <w:szCs w:val="22"/>
        </w:rPr>
        <w:t xml:space="preserve"> </w:t>
      </w:r>
      <w:r w:rsidRPr="00762E80">
        <w:rPr>
          <w:szCs w:val="22"/>
        </w:rPr>
        <w:t>through Hersenonderzoek.nl, a Dutch online registry that facilitates</w:t>
      </w:r>
      <w:r>
        <w:rPr>
          <w:szCs w:val="22"/>
        </w:rPr>
        <w:t xml:space="preserve"> </w:t>
      </w:r>
      <w:r w:rsidRPr="00762E80">
        <w:rPr>
          <w:szCs w:val="22"/>
        </w:rPr>
        <w:t xml:space="preserve">participant recruitment for neuroscience studies (https://hersenonderzoek.nl/). Hersenonderzoek.nl is funded by </w:t>
      </w:r>
      <w:proofErr w:type="spellStart"/>
      <w:r w:rsidRPr="00762E80">
        <w:rPr>
          <w:szCs w:val="22"/>
        </w:rPr>
        <w:t>ZonMw-Memorabel</w:t>
      </w:r>
      <w:proofErr w:type="spellEnd"/>
      <w:r w:rsidRPr="00762E80">
        <w:rPr>
          <w:szCs w:val="22"/>
        </w:rPr>
        <w:t xml:space="preserve"> (project no 73305095003), a project in the context of the Dutch </w:t>
      </w:r>
      <w:proofErr w:type="spellStart"/>
      <w:r w:rsidRPr="00762E80">
        <w:rPr>
          <w:szCs w:val="22"/>
        </w:rPr>
        <w:t>Deltaplan</w:t>
      </w:r>
      <w:proofErr w:type="spellEnd"/>
      <w:r>
        <w:rPr>
          <w:szCs w:val="22"/>
        </w:rPr>
        <w:t xml:space="preserve"> </w:t>
      </w:r>
      <w:proofErr w:type="spellStart"/>
      <w:r w:rsidRPr="00762E80">
        <w:rPr>
          <w:szCs w:val="22"/>
        </w:rPr>
        <w:t>Dementie</w:t>
      </w:r>
      <w:proofErr w:type="spellEnd"/>
      <w:r w:rsidRPr="00762E80">
        <w:rPr>
          <w:szCs w:val="22"/>
        </w:rPr>
        <w:t xml:space="preserve">, </w:t>
      </w:r>
      <w:proofErr w:type="spellStart"/>
      <w:r w:rsidRPr="00762E80">
        <w:rPr>
          <w:szCs w:val="22"/>
        </w:rPr>
        <w:t>Gieskes-Strijbis</w:t>
      </w:r>
      <w:proofErr w:type="spellEnd"/>
      <w:r w:rsidRPr="00762E80">
        <w:rPr>
          <w:szCs w:val="22"/>
        </w:rPr>
        <w:t xml:space="preserve"> Foundation, the Alzheimer's Society in </w:t>
      </w:r>
      <w:proofErr w:type="spellStart"/>
      <w:r w:rsidRPr="00762E80">
        <w:rPr>
          <w:szCs w:val="22"/>
        </w:rPr>
        <w:t>theNetherlands</w:t>
      </w:r>
      <w:proofErr w:type="spellEnd"/>
      <w:r w:rsidRPr="00762E80">
        <w:rPr>
          <w:szCs w:val="22"/>
        </w:rPr>
        <w:t xml:space="preserve"> and Brain Foundation Netherlands.</w:t>
      </w:r>
      <w:r>
        <w:rPr>
          <w:szCs w:val="22"/>
        </w:rPr>
        <w:t xml:space="preserve"> </w:t>
      </w:r>
      <w:r w:rsidRPr="00762E80">
        <w:rPr>
          <w:szCs w:val="22"/>
        </w:rPr>
        <w:t>Participants in Spain were recruited through the following in-</w:t>
      </w:r>
      <w:proofErr w:type="spellStart"/>
      <w:r w:rsidRPr="00762E80">
        <w:rPr>
          <w:szCs w:val="22"/>
        </w:rPr>
        <w:t>stitutions</w:t>
      </w:r>
      <w:proofErr w:type="spellEnd"/>
      <w:r w:rsidRPr="00762E80">
        <w:rPr>
          <w:szCs w:val="22"/>
        </w:rPr>
        <w:t xml:space="preserve">: Parc </w:t>
      </w:r>
      <w:proofErr w:type="spellStart"/>
      <w:r w:rsidRPr="00762E80">
        <w:rPr>
          <w:szCs w:val="22"/>
        </w:rPr>
        <w:t>Sanitari</w:t>
      </w:r>
      <w:proofErr w:type="spellEnd"/>
      <w:r w:rsidRPr="00762E80">
        <w:rPr>
          <w:szCs w:val="22"/>
        </w:rPr>
        <w:t xml:space="preserve"> Sant Joan de D ́</w:t>
      </w:r>
      <w:proofErr w:type="spellStart"/>
      <w:r w:rsidRPr="00762E80">
        <w:rPr>
          <w:szCs w:val="22"/>
        </w:rPr>
        <w:t>eu</w:t>
      </w:r>
      <w:proofErr w:type="spellEnd"/>
      <w:r w:rsidRPr="00762E80">
        <w:rPr>
          <w:szCs w:val="22"/>
        </w:rPr>
        <w:t xml:space="preserve"> network of mental health</w:t>
      </w:r>
      <w:r>
        <w:rPr>
          <w:szCs w:val="22"/>
        </w:rPr>
        <w:t xml:space="preserve"> </w:t>
      </w:r>
      <w:r w:rsidRPr="00762E80">
        <w:rPr>
          <w:szCs w:val="22"/>
        </w:rPr>
        <w:t xml:space="preserve">services (Barcelona); </w:t>
      </w:r>
      <w:proofErr w:type="spellStart"/>
      <w:r w:rsidRPr="00762E80">
        <w:rPr>
          <w:szCs w:val="22"/>
        </w:rPr>
        <w:t>Institut</w:t>
      </w:r>
      <w:proofErr w:type="spellEnd"/>
      <w:r w:rsidRPr="00762E80">
        <w:rPr>
          <w:szCs w:val="22"/>
        </w:rPr>
        <w:t xml:space="preserve"> </w:t>
      </w:r>
      <w:proofErr w:type="spellStart"/>
      <w:r w:rsidRPr="00762E80">
        <w:rPr>
          <w:szCs w:val="22"/>
        </w:rPr>
        <w:t>Catal`a</w:t>
      </w:r>
      <w:proofErr w:type="spellEnd"/>
      <w:r w:rsidRPr="00762E80">
        <w:rPr>
          <w:szCs w:val="22"/>
        </w:rPr>
        <w:t xml:space="preserve"> de la Salut primary care services</w:t>
      </w:r>
      <w:r>
        <w:rPr>
          <w:szCs w:val="22"/>
        </w:rPr>
        <w:t xml:space="preserve"> </w:t>
      </w:r>
      <w:r w:rsidRPr="00762E80">
        <w:rPr>
          <w:szCs w:val="22"/>
        </w:rPr>
        <w:t xml:space="preserve">(Barcelona); </w:t>
      </w:r>
      <w:proofErr w:type="spellStart"/>
      <w:r w:rsidRPr="00762E80">
        <w:rPr>
          <w:szCs w:val="22"/>
        </w:rPr>
        <w:t>Institut</w:t>
      </w:r>
      <w:proofErr w:type="spellEnd"/>
      <w:r w:rsidRPr="00762E80">
        <w:rPr>
          <w:szCs w:val="22"/>
        </w:rPr>
        <w:t xml:space="preserve"> Pere Mata-Mental Health Care (Terrassa); Hospital</w:t>
      </w:r>
      <w:r>
        <w:rPr>
          <w:szCs w:val="22"/>
        </w:rPr>
        <w:t xml:space="preserve"> </w:t>
      </w:r>
      <w:proofErr w:type="spellStart"/>
      <w:r w:rsidRPr="00762E80">
        <w:rPr>
          <w:szCs w:val="22"/>
        </w:rPr>
        <w:t>Clínico</w:t>
      </w:r>
      <w:proofErr w:type="spellEnd"/>
      <w:r w:rsidRPr="00762E80">
        <w:rPr>
          <w:szCs w:val="22"/>
        </w:rPr>
        <w:t xml:space="preserve"> San Carlos (Madrid).</w:t>
      </w:r>
      <w:r>
        <w:rPr>
          <w:szCs w:val="22"/>
        </w:rPr>
        <w:t xml:space="preserve"> </w:t>
      </w:r>
      <w:r w:rsidRPr="00762E80">
        <w:rPr>
          <w:szCs w:val="22"/>
        </w:rPr>
        <w:t>We thank all the members of the RADAR-CNS patient advisory board</w:t>
      </w:r>
      <w:r>
        <w:rPr>
          <w:szCs w:val="22"/>
        </w:rPr>
        <w:t xml:space="preserve"> </w:t>
      </w:r>
      <w:r w:rsidRPr="00762E80">
        <w:rPr>
          <w:szCs w:val="22"/>
        </w:rPr>
        <w:t>for their contribution to the device selection procedures, and their</w:t>
      </w:r>
      <w:r>
        <w:rPr>
          <w:szCs w:val="22"/>
        </w:rPr>
        <w:t xml:space="preserve"> </w:t>
      </w:r>
      <w:r w:rsidRPr="00762E80">
        <w:rPr>
          <w:szCs w:val="22"/>
        </w:rPr>
        <w:t>invaluable advice throughout the study protocol design.</w:t>
      </w:r>
      <w:r>
        <w:rPr>
          <w:szCs w:val="22"/>
        </w:rPr>
        <w:t xml:space="preserve"> </w:t>
      </w:r>
      <w:r w:rsidRPr="00762E80">
        <w:rPr>
          <w:szCs w:val="22"/>
        </w:rPr>
        <w:t>This research was reviewed by a team with experience of mental</w:t>
      </w:r>
      <w:r>
        <w:rPr>
          <w:szCs w:val="22"/>
        </w:rPr>
        <w:t xml:space="preserve"> </w:t>
      </w:r>
      <w:r w:rsidRPr="00762E80">
        <w:rPr>
          <w:szCs w:val="22"/>
        </w:rPr>
        <w:t>health problems and their carers who have been specially trained to</w:t>
      </w:r>
      <w:r>
        <w:rPr>
          <w:szCs w:val="22"/>
        </w:rPr>
        <w:t xml:space="preserve"> </w:t>
      </w:r>
      <w:r w:rsidRPr="00762E80">
        <w:rPr>
          <w:szCs w:val="22"/>
        </w:rPr>
        <w:t>advise on research proposals and documentation through the Feasibility</w:t>
      </w:r>
      <w:r>
        <w:rPr>
          <w:szCs w:val="22"/>
        </w:rPr>
        <w:t xml:space="preserve"> </w:t>
      </w:r>
      <w:r w:rsidRPr="00762E80">
        <w:rPr>
          <w:szCs w:val="22"/>
        </w:rPr>
        <w:t>and Acceptability Support Team for Researchers (FAST-R): a free,</w:t>
      </w:r>
      <w:r>
        <w:rPr>
          <w:szCs w:val="22"/>
        </w:rPr>
        <w:t xml:space="preserve"> </w:t>
      </w:r>
      <w:r w:rsidRPr="00762E80">
        <w:rPr>
          <w:szCs w:val="22"/>
        </w:rPr>
        <w:t>confidential service in England provided by the National Institute for</w:t>
      </w:r>
      <w:r>
        <w:rPr>
          <w:szCs w:val="22"/>
        </w:rPr>
        <w:t xml:space="preserve"> </w:t>
      </w:r>
      <w:r w:rsidRPr="00762E80">
        <w:rPr>
          <w:szCs w:val="22"/>
        </w:rPr>
        <w:t>Health Research Maudsley Biomedical Research Centre via King's College London and South London and Maudsley NHS Foundation Trust.</w:t>
      </w:r>
      <w:r>
        <w:rPr>
          <w:szCs w:val="22"/>
        </w:rPr>
        <w:t xml:space="preserve"> </w:t>
      </w:r>
      <w:r w:rsidRPr="00762E80">
        <w:rPr>
          <w:szCs w:val="22"/>
        </w:rPr>
        <w:t>We thank all GLAD Study volunteers for their participation, an</w:t>
      </w:r>
      <w:r>
        <w:rPr>
          <w:szCs w:val="22"/>
        </w:rPr>
        <w:t xml:space="preserve">d </w:t>
      </w:r>
      <w:r w:rsidRPr="00762E80">
        <w:rPr>
          <w:szCs w:val="22"/>
        </w:rPr>
        <w:t xml:space="preserve">gratefully acknowledge the NIHR </w:t>
      </w:r>
      <w:proofErr w:type="spellStart"/>
      <w:r w:rsidRPr="00762E80">
        <w:rPr>
          <w:szCs w:val="22"/>
        </w:rPr>
        <w:t>BioResource</w:t>
      </w:r>
      <w:proofErr w:type="spellEnd"/>
      <w:r w:rsidRPr="00762E80">
        <w:rPr>
          <w:szCs w:val="22"/>
        </w:rPr>
        <w:t xml:space="preserve">, NIHR </w:t>
      </w:r>
      <w:proofErr w:type="spellStart"/>
      <w:r w:rsidRPr="00762E80">
        <w:rPr>
          <w:szCs w:val="22"/>
        </w:rPr>
        <w:t>BioResource</w:t>
      </w:r>
      <w:proofErr w:type="spellEnd"/>
      <w:r w:rsidRPr="00762E80">
        <w:rPr>
          <w:szCs w:val="22"/>
        </w:rPr>
        <w:t xml:space="preserve"> centres, NHS Trusts and staff for their contribution. We also acknowledge</w:t>
      </w:r>
      <w:r>
        <w:rPr>
          <w:szCs w:val="22"/>
        </w:rPr>
        <w:t xml:space="preserve"> </w:t>
      </w:r>
      <w:r w:rsidRPr="00762E80">
        <w:rPr>
          <w:szCs w:val="22"/>
        </w:rPr>
        <w:t>NIHR BRC, King's College London, South London and Maudsley NHS</w:t>
      </w:r>
      <w:r>
        <w:rPr>
          <w:szCs w:val="22"/>
        </w:rPr>
        <w:t xml:space="preserve"> </w:t>
      </w:r>
      <w:r w:rsidRPr="00762E80">
        <w:rPr>
          <w:szCs w:val="22"/>
        </w:rPr>
        <w:t>Trust and King's Health Partners. We thank the National Institute for</w:t>
      </w:r>
      <w:r>
        <w:rPr>
          <w:szCs w:val="22"/>
        </w:rPr>
        <w:t xml:space="preserve"> </w:t>
      </w:r>
      <w:r w:rsidRPr="00762E80">
        <w:rPr>
          <w:szCs w:val="22"/>
        </w:rPr>
        <w:t>Health Research, NHS Blood and Transplant, and Health Data Research</w:t>
      </w:r>
      <w:r>
        <w:rPr>
          <w:szCs w:val="22"/>
        </w:rPr>
        <w:t xml:space="preserve"> </w:t>
      </w:r>
      <w:r w:rsidRPr="00762E80">
        <w:rPr>
          <w:szCs w:val="22"/>
        </w:rPr>
        <w:t>UK as part of the Digital Innovation Hub Programme</w:t>
      </w:r>
    </w:p>
    <w:p w14:paraId="3F8A8622" w14:textId="01B9FEC3" w:rsidR="00D17F57" w:rsidRPr="001F2132" w:rsidRDefault="007F05F8" w:rsidP="00122E3F">
      <w:pPr>
        <w:pStyle w:val="Heading1"/>
        <w:spacing w:line="240" w:lineRule="auto"/>
        <w:rPr>
          <w:rFonts w:cs="Times New Roman"/>
        </w:rPr>
      </w:pPr>
      <w:bookmarkStart w:id="197" w:name="_8z27ptld83ia" w:colFirst="0" w:colLast="0"/>
      <w:bookmarkEnd w:id="197"/>
      <w:r w:rsidRPr="001F2132">
        <w:rPr>
          <w:rFonts w:cs="Times New Roman"/>
        </w:rPr>
        <w:t>References</w:t>
      </w:r>
    </w:p>
    <w:p w14:paraId="0A1DF09C" w14:textId="77777777" w:rsidR="003D2AD3" w:rsidRPr="003D2AD3" w:rsidRDefault="004E6E69" w:rsidP="003D2AD3">
      <w:pPr>
        <w:pStyle w:val="Bibliography"/>
        <w:rPr>
          <w:rFonts w:cs="Times New Roman"/>
        </w:rPr>
      </w:pPr>
      <w:r w:rsidRPr="00DF2036">
        <w:rPr>
          <w:szCs w:val="22"/>
        </w:rPr>
        <w:fldChar w:fldCharType="begin"/>
      </w:r>
      <w:r w:rsidR="003D2AD3">
        <w:rPr>
          <w:szCs w:val="22"/>
        </w:rPr>
        <w:instrText xml:space="preserve"> ADDIN ZOTERO_BIBL {"uncited":[],"omitted":[],"custom":[]} CSL_BIBLIOGRAPHY </w:instrText>
      </w:r>
      <w:r w:rsidRPr="00DF2036">
        <w:rPr>
          <w:szCs w:val="22"/>
        </w:rPr>
        <w:fldChar w:fldCharType="separate"/>
      </w:r>
      <w:r w:rsidR="003D2AD3" w:rsidRPr="003D2AD3">
        <w:rPr>
          <w:rFonts w:cs="Times New Roman"/>
        </w:rPr>
        <w:t>1.</w:t>
      </w:r>
      <w:r w:rsidR="003D2AD3" w:rsidRPr="003D2AD3">
        <w:rPr>
          <w:rFonts w:cs="Times New Roman"/>
        </w:rPr>
        <w:tab/>
        <w:t xml:space="preserve">Herrman, H. </w:t>
      </w:r>
      <w:r w:rsidR="003D2AD3" w:rsidRPr="003D2AD3">
        <w:rPr>
          <w:rFonts w:cs="Times New Roman"/>
          <w:i/>
          <w:iCs/>
        </w:rPr>
        <w:t>et al.</w:t>
      </w:r>
      <w:r w:rsidR="003D2AD3" w:rsidRPr="003D2AD3">
        <w:rPr>
          <w:rFonts w:cs="Times New Roman"/>
        </w:rPr>
        <w:t xml:space="preserve"> Time for united action on depression: a Lancet–World Psychiatric Association Commission. </w:t>
      </w:r>
      <w:r w:rsidR="003D2AD3" w:rsidRPr="003D2AD3">
        <w:rPr>
          <w:rFonts w:cs="Times New Roman"/>
          <w:i/>
          <w:iCs/>
        </w:rPr>
        <w:t>The Lancet</w:t>
      </w:r>
      <w:r w:rsidR="003D2AD3" w:rsidRPr="003D2AD3">
        <w:rPr>
          <w:rFonts w:cs="Times New Roman"/>
        </w:rPr>
        <w:t xml:space="preserve"> </w:t>
      </w:r>
      <w:r w:rsidR="003D2AD3" w:rsidRPr="003D2AD3">
        <w:rPr>
          <w:rFonts w:cs="Times New Roman"/>
          <w:b/>
          <w:bCs/>
        </w:rPr>
        <w:t>399</w:t>
      </w:r>
      <w:r w:rsidR="003D2AD3" w:rsidRPr="003D2AD3">
        <w:rPr>
          <w:rFonts w:cs="Times New Roman"/>
        </w:rPr>
        <w:t>, 957–1022 (2022).</w:t>
      </w:r>
    </w:p>
    <w:p w14:paraId="39A43C48" w14:textId="77777777" w:rsidR="003D2AD3" w:rsidRPr="003D2AD3" w:rsidRDefault="003D2AD3" w:rsidP="003D2AD3">
      <w:pPr>
        <w:pStyle w:val="Bibliography"/>
        <w:rPr>
          <w:rFonts w:cs="Times New Roman"/>
        </w:rPr>
      </w:pPr>
      <w:r w:rsidRPr="003D2AD3">
        <w:rPr>
          <w:rFonts w:cs="Times New Roman"/>
        </w:rPr>
        <w:t>2.</w:t>
      </w:r>
      <w:r w:rsidRPr="003D2AD3">
        <w:rPr>
          <w:rFonts w:cs="Times New Roman"/>
        </w:rPr>
        <w:tab/>
        <w:t xml:space="preserve">James, S. L. </w:t>
      </w:r>
      <w:r w:rsidRPr="003D2AD3">
        <w:rPr>
          <w:rFonts w:cs="Times New Roman"/>
          <w:i/>
          <w:iCs/>
        </w:rPr>
        <w:t>et al.</w:t>
      </w:r>
      <w:r w:rsidRPr="003D2AD3">
        <w:rPr>
          <w:rFonts w:cs="Times New Roman"/>
        </w:rPr>
        <w:t xml:space="preserve"> Global, regional, and national incidence, prevalence, and years lived with disability for 354 diseases and injuries for 195 countries and territories, 1990–2017: a systematic analysis for the Global Burden of Disease Study 2017. </w:t>
      </w:r>
      <w:r w:rsidRPr="003D2AD3">
        <w:rPr>
          <w:rFonts w:cs="Times New Roman"/>
          <w:i/>
          <w:iCs/>
        </w:rPr>
        <w:t>The Lancet</w:t>
      </w:r>
      <w:r w:rsidRPr="003D2AD3">
        <w:rPr>
          <w:rFonts w:cs="Times New Roman"/>
        </w:rPr>
        <w:t xml:space="preserve"> </w:t>
      </w:r>
      <w:r w:rsidRPr="003D2AD3">
        <w:rPr>
          <w:rFonts w:cs="Times New Roman"/>
          <w:b/>
          <w:bCs/>
        </w:rPr>
        <w:t>392</w:t>
      </w:r>
      <w:r w:rsidRPr="003D2AD3">
        <w:rPr>
          <w:rFonts w:cs="Times New Roman"/>
        </w:rPr>
        <w:t>, 1789–1858 (2018).</w:t>
      </w:r>
    </w:p>
    <w:p w14:paraId="6CA9650E" w14:textId="77777777" w:rsidR="003D2AD3" w:rsidRPr="003D2AD3" w:rsidRDefault="003D2AD3" w:rsidP="003D2AD3">
      <w:pPr>
        <w:pStyle w:val="Bibliography"/>
        <w:rPr>
          <w:rFonts w:cs="Times New Roman"/>
        </w:rPr>
      </w:pPr>
      <w:r w:rsidRPr="003D2AD3">
        <w:rPr>
          <w:rFonts w:cs="Times New Roman"/>
        </w:rPr>
        <w:lastRenderedPageBreak/>
        <w:t>3.</w:t>
      </w:r>
      <w:r w:rsidRPr="003D2AD3">
        <w:rPr>
          <w:rFonts w:cs="Times New Roman"/>
        </w:rPr>
        <w:tab/>
        <w:t xml:space="preserve">Verduijn, J. </w:t>
      </w:r>
      <w:r w:rsidRPr="003D2AD3">
        <w:rPr>
          <w:rFonts w:cs="Times New Roman"/>
          <w:i/>
          <w:iCs/>
        </w:rPr>
        <w:t>et al.</w:t>
      </w:r>
      <w:r w:rsidRPr="003D2AD3">
        <w:rPr>
          <w:rFonts w:cs="Times New Roman"/>
        </w:rPr>
        <w:t xml:space="preserve"> Reconsidering the prognosis of major depressive disorder across diagnostic boundaries: full recovery is the exception rather than the rule. </w:t>
      </w:r>
      <w:r w:rsidRPr="003D2AD3">
        <w:rPr>
          <w:rFonts w:cs="Times New Roman"/>
          <w:i/>
          <w:iCs/>
        </w:rPr>
        <w:t>BMC Medicine</w:t>
      </w:r>
      <w:r w:rsidRPr="003D2AD3">
        <w:rPr>
          <w:rFonts w:cs="Times New Roman"/>
        </w:rPr>
        <w:t xml:space="preserve"> </w:t>
      </w:r>
      <w:r w:rsidRPr="003D2AD3">
        <w:rPr>
          <w:rFonts w:cs="Times New Roman"/>
          <w:b/>
          <w:bCs/>
        </w:rPr>
        <w:t>15</w:t>
      </w:r>
      <w:r w:rsidRPr="003D2AD3">
        <w:rPr>
          <w:rFonts w:cs="Times New Roman"/>
        </w:rPr>
        <w:t>, 215 (2017).</w:t>
      </w:r>
    </w:p>
    <w:p w14:paraId="3996AE31" w14:textId="77777777" w:rsidR="003D2AD3" w:rsidRPr="003D2AD3" w:rsidRDefault="003D2AD3" w:rsidP="003D2AD3">
      <w:pPr>
        <w:pStyle w:val="Bibliography"/>
        <w:rPr>
          <w:rFonts w:cs="Times New Roman"/>
        </w:rPr>
      </w:pPr>
      <w:r w:rsidRPr="003D2AD3">
        <w:rPr>
          <w:rFonts w:cs="Times New Roman"/>
        </w:rPr>
        <w:t>4.</w:t>
      </w:r>
      <w:r w:rsidRPr="003D2AD3">
        <w:rPr>
          <w:rFonts w:cs="Times New Roman"/>
        </w:rPr>
        <w:tab/>
        <w:t xml:space="preserve">Schulz, P. &amp; Steimer, T. Neurobiology of Circadian Systems. </w:t>
      </w:r>
      <w:r w:rsidRPr="003D2AD3">
        <w:rPr>
          <w:rFonts w:cs="Times New Roman"/>
          <w:i/>
          <w:iCs/>
        </w:rPr>
        <w:t>CNS Drugs</w:t>
      </w:r>
      <w:r w:rsidRPr="003D2AD3">
        <w:rPr>
          <w:rFonts w:cs="Times New Roman"/>
        </w:rPr>
        <w:t xml:space="preserve"> </w:t>
      </w:r>
      <w:r w:rsidRPr="003D2AD3">
        <w:rPr>
          <w:rFonts w:cs="Times New Roman"/>
          <w:b/>
          <w:bCs/>
        </w:rPr>
        <w:t>23</w:t>
      </w:r>
      <w:r w:rsidRPr="003D2AD3">
        <w:rPr>
          <w:rFonts w:cs="Times New Roman"/>
        </w:rPr>
        <w:t>, 3–13 (2009).</w:t>
      </w:r>
    </w:p>
    <w:p w14:paraId="64A55B0D" w14:textId="77777777" w:rsidR="003D2AD3" w:rsidRPr="003D2AD3" w:rsidRDefault="003D2AD3" w:rsidP="003D2AD3">
      <w:pPr>
        <w:pStyle w:val="Bibliography"/>
        <w:rPr>
          <w:rFonts w:cs="Times New Roman"/>
        </w:rPr>
      </w:pPr>
      <w:r w:rsidRPr="003D2AD3">
        <w:rPr>
          <w:rFonts w:cs="Times New Roman"/>
        </w:rPr>
        <w:t>5.</w:t>
      </w:r>
      <w:r w:rsidRPr="003D2AD3">
        <w:rPr>
          <w:rFonts w:cs="Times New Roman"/>
        </w:rPr>
        <w:tab/>
        <w:t xml:space="preserve">Pandi-Perumal, S. R. </w:t>
      </w:r>
      <w:r w:rsidRPr="003D2AD3">
        <w:rPr>
          <w:rFonts w:cs="Times New Roman"/>
          <w:i/>
          <w:iCs/>
        </w:rPr>
        <w:t>et al.</w:t>
      </w:r>
      <w:r w:rsidRPr="003D2AD3">
        <w:rPr>
          <w:rFonts w:cs="Times New Roman"/>
        </w:rPr>
        <w:t xml:space="preserve"> Clarifying the role of sleep in depression: A narrative review. </w:t>
      </w:r>
      <w:r w:rsidRPr="003D2AD3">
        <w:rPr>
          <w:rFonts w:cs="Times New Roman"/>
          <w:i/>
          <w:iCs/>
        </w:rPr>
        <w:t>Psychiatry Research</w:t>
      </w:r>
      <w:r w:rsidRPr="003D2AD3">
        <w:rPr>
          <w:rFonts w:cs="Times New Roman"/>
        </w:rPr>
        <w:t xml:space="preserve"> </w:t>
      </w:r>
      <w:r w:rsidRPr="003D2AD3">
        <w:rPr>
          <w:rFonts w:cs="Times New Roman"/>
          <w:b/>
          <w:bCs/>
        </w:rPr>
        <w:t>291</w:t>
      </w:r>
      <w:r w:rsidRPr="003D2AD3">
        <w:rPr>
          <w:rFonts w:cs="Times New Roman"/>
        </w:rPr>
        <w:t>, 113239 (2020).</w:t>
      </w:r>
    </w:p>
    <w:p w14:paraId="36A2E5FA" w14:textId="77777777" w:rsidR="003D2AD3" w:rsidRPr="003D2AD3" w:rsidRDefault="003D2AD3" w:rsidP="003D2AD3">
      <w:pPr>
        <w:pStyle w:val="Bibliography"/>
        <w:rPr>
          <w:rFonts w:cs="Times New Roman"/>
        </w:rPr>
      </w:pPr>
      <w:r w:rsidRPr="003D2AD3">
        <w:rPr>
          <w:rFonts w:cs="Times New Roman"/>
        </w:rPr>
        <w:t>6.</w:t>
      </w:r>
      <w:r w:rsidRPr="003D2AD3">
        <w:rPr>
          <w:rFonts w:cs="Times New Roman"/>
        </w:rPr>
        <w:tab/>
        <w:t xml:space="preserve">Hasler, B. P., Buysse, D. J., Kupfer, D. J. &amp; Germain, A. Phase relationships between core body temperature, melatonin, and sleep are associated with depression severity: Further evidence for circadian misalignment in non-seasonal depression. </w:t>
      </w:r>
      <w:r w:rsidRPr="003D2AD3">
        <w:rPr>
          <w:rFonts w:cs="Times New Roman"/>
          <w:i/>
          <w:iCs/>
        </w:rPr>
        <w:t>Psychiatry Research</w:t>
      </w:r>
      <w:r w:rsidRPr="003D2AD3">
        <w:rPr>
          <w:rFonts w:cs="Times New Roman"/>
        </w:rPr>
        <w:t xml:space="preserve"> </w:t>
      </w:r>
      <w:r w:rsidRPr="003D2AD3">
        <w:rPr>
          <w:rFonts w:cs="Times New Roman"/>
          <w:b/>
          <w:bCs/>
        </w:rPr>
        <w:t>178</w:t>
      </w:r>
      <w:r w:rsidRPr="003D2AD3">
        <w:rPr>
          <w:rFonts w:cs="Times New Roman"/>
        </w:rPr>
        <w:t>, 205–207 (2010).</w:t>
      </w:r>
    </w:p>
    <w:p w14:paraId="225D8303" w14:textId="77777777" w:rsidR="003D2AD3" w:rsidRPr="003D2AD3" w:rsidRDefault="003D2AD3" w:rsidP="003D2AD3">
      <w:pPr>
        <w:pStyle w:val="Bibliography"/>
        <w:rPr>
          <w:rFonts w:cs="Times New Roman"/>
        </w:rPr>
      </w:pPr>
      <w:r w:rsidRPr="003D2AD3">
        <w:rPr>
          <w:rFonts w:cs="Times New Roman"/>
        </w:rPr>
        <w:t>7.</w:t>
      </w:r>
      <w:r w:rsidRPr="003D2AD3">
        <w:rPr>
          <w:rFonts w:cs="Times New Roman"/>
        </w:rPr>
        <w:tab/>
        <w:t xml:space="preserve">Franzen, P. L. &amp; Buysse, D. J. Sleep disturbances and depression: risk relationships for subsequent depression and therapeutic implications. </w:t>
      </w:r>
      <w:r w:rsidRPr="003D2AD3">
        <w:rPr>
          <w:rFonts w:cs="Times New Roman"/>
          <w:i/>
          <w:iCs/>
        </w:rPr>
        <w:t>Dialogues in Clinical Neuroscience</w:t>
      </w:r>
      <w:r w:rsidRPr="003D2AD3">
        <w:rPr>
          <w:rFonts w:cs="Times New Roman"/>
        </w:rPr>
        <w:t xml:space="preserve"> </w:t>
      </w:r>
      <w:r w:rsidRPr="003D2AD3">
        <w:rPr>
          <w:rFonts w:cs="Times New Roman"/>
          <w:b/>
          <w:bCs/>
        </w:rPr>
        <w:t>10</w:t>
      </w:r>
      <w:r w:rsidRPr="003D2AD3">
        <w:rPr>
          <w:rFonts w:cs="Times New Roman"/>
        </w:rPr>
        <w:t>, 473–481 (2008).</w:t>
      </w:r>
    </w:p>
    <w:p w14:paraId="7877BFBC" w14:textId="77777777" w:rsidR="003D2AD3" w:rsidRPr="003D2AD3" w:rsidRDefault="003D2AD3" w:rsidP="003D2AD3">
      <w:pPr>
        <w:pStyle w:val="Bibliography"/>
        <w:rPr>
          <w:rFonts w:cs="Times New Roman"/>
        </w:rPr>
      </w:pPr>
      <w:r w:rsidRPr="003D2AD3">
        <w:rPr>
          <w:rFonts w:cs="Times New Roman"/>
        </w:rPr>
        <w:t>8.</w:t>
      </w:r>
      <w:r w:rsidRPr="003D2AD3">
        <w:rPr>
          <w:rFonts w:cs="Times New Roman"/>
        </w:rPr>
        <w:tab/>
        <w:t xml:space="preserve">Daghlas, I., Lane, J. M., Saxena, R. &amp; Vetter, C. Genetically Proxied Diurnal Preference, Sleep Timing, and Risk of Major Depressive Disorder. </w:t>
      </w:r>
      <w:r w:rsidRPr="003D2AD3">
        <w:rPr>
          <w:rFonts w:cs="Times New Roman"/>
          <w:i/>
          <w:iCs/>
        </w:rPr>
        <w:t>JAMA Psychiatry</w:t>
      </w:r>
      <w:r w:rsidRPr="003D2AD3">
        <w:rPr>
          <w:rFonts w:cs="Times New Roman"/>
        </w:rPr>
        <w:t xml:space="preserve"> </w:t>
      </w:r>
      <w:r w:rsidRPr="003D2AD3">
        <w:rPr>
          <w:rFonts w:cs="Times New Roman"/>
          <w:b/>
          <w:bCs/>
        </w:rPr>
        <w:t>78</w:t>
      </w:r>
      <w:r w:rsidRPr="003D2AD3">
        <w:rPr>
          <w:rFonts w:cs="Times New Roman"/>
        </w:rPr>
        <w:t>, 903–910 (2021).</w:t>
      </w:r>
    </w:p>
    <w:p w14:paraId="25039199" w14:textId="77777777" w:rsidR="003D2AD3" w:rsidRPr="003D2AD3" w:rsidRDefault="003D2AD3" w:rsidP="003D2AD3">
      <w:pPr>
        <w:pStyle w:val="Bibliography"/>
        <w:rPr>
          <w:rFonts w:cs="Times New Roman"/>
        </w:rPr>
      </w:pPr>
      <w:r w:rsidRPr="003D2AD3">
        <w:rPr>
          <w:rFonts w:cs="Times New Roman"/>
        </w:rPr>
        <w:t>9.</w:t>
      </w:r>
      <w:r w:rsidRPr="003D2AD3">
        <w:rPr>
          <w:rFonts w:cs="Times New Roman"/>
        </w:rPr>
        <w:tab/>
        <w:t xml:space="preserve">Sun, Y. </w:t>
      </w:r>
      <w:r w:rsidRPr="003D2AD3">
        <w:rPr>
          <w:rFonts w:cs="Times New Roman"/>
          <w:i/>
          <w:iCs/>
        </w:rPr>
        <w:t>et al.</w:t>
      </w:r>
      <w:r w:rsidRPr="003D2AD3">
        <w:rPr>
          <w:rFonts w:cs="Times New Roman"/>
        </w:rPr>
        <w:t xml:space="preserve"> The bidirectional relationship between sleep duration and depression in community-dwelling middle-aged and elderly individuals: evidence from a longitudinal study. </w:t>
      </w:r>
      <w:r w:rsidRPr="003D2AD3">
        <w:rPr>
          <w:rFonts w:cs="Times New Roman"/>
          <w:i/>
          <w:iCs/>
        </w:rPr>
        <w:t>Sleep Medicine</w:t>
      </w:r>
      <w:r w:rsidRPr="003D2AD3">
        <w:rPr>
          <w:rFonts w:cs="Times New Roman"/>
        </w:rPr>
        <w:t xml:space="preserve"> </w:t>
      </w:r>
      <w:r w:rsidRPr="003D2AD3">
        <w:rPr>
          <w:rFonts w:cs="Times New Roman"/>
          <w:b/>
          <w:bCs/>
        </w:rPr>
        <w:t>52</w:t>
      </w:r>
      <w:r w:rsidRPr="003D2AD3">
        <w:rPr>
          <w:rFonts w:cs="Times New Roman"/>
        </w:rPr>
        <w:t>, 221–229 (2018).</w:t>
      </w:r>
    </w:p>
    <w:p w14:paraId="14F56FA1" w14:textId="77777777" w:rsidR="003D2AD3" w:rsidRPr="003D2AD3" w:rsidRDefault="003D2AD3" w:rsidP="003D2AD3">
      <w:pPr>
        <w:pStyle w:val="Bibliography"/>
        <w:rPr>
          <w:rFonts w:cs="Times New Roman"/>
        </w:rPr>
      </w:pPr>
      <w:r w:rsidRPr="003D2AD3">
        <w:rPr>
          <w:rFonts w:cs="Times New Roman"/>
        </w:rPr>
        <w:t>10.</w:t>
      </w:r>
      <w:r w:rsidRPr="003D2AD3">
        <w:rPr>
          <w:rFonts w:cs="Times New Roman"/>
        </w:rPr>
        <w:tab/>
        <w:t xml:space="preserve">Bei, B., Manber, R., Allen, N. B., Trinder, J. &amp; Wiley, J. F. Too Long, Too Short, or Too Variable? Sleep Intraindividual Variability and Its Associations With Perceived Sleep Quality and Mood in Adolescents During Naturalistically Unconstrained Sleep. </w:t>
      </w:r>
      <w:r w:rsidRPr="003D2AD3">
        <w:rPr>
          <w:rFonts w:cs="Times New Roman"/>
          <w:i/>
          <w:iCs/>
        </w:rPr>
        <w:t>Sleep</w:t>
      </w:r>
      <w:r w:rsidRPr="003D2AD3">
        <w:rPr>
          <w:rFonts w:cs="Times New Roman"/>
        </w:rPr>
        <w:t xml:space="preserve"> </w:t>
      </w:r>
      <w:r w:rsidRPr="003D2AD3">
        <w:rPr>
          <w:rFonts w:cs="Times New Roman"/>
          <w:b/>
          <w:bCs/>
        </w:rPr>
        <w:t>40</w:t>
      </w:r>
      <w:r w:rsidRPr="003D2AD3">
        <w:rPr>
          <w:rFonts w:cs="Times New Roman"/>
        </w:rPr>
        <w:t>, (2017).</w:t>
      </w:r>
    </w:p>
    <w:p w14:paraId="26C82D2F" w14:textId="77777777" w:rsidR="003D2AD3" w:rsidRPr="003D2AD3" w:rsidRDefault="003D2AD3" w:rsidP="003D2AD3">
      <w:pPr>
        <w:pStyle w:val="Bibliography"/>
        <w:rPr>
          <w:rFonts w:cs="Times New Roman"/>
        </w:rPr>
      </w:pPr>
      <w:r w:rsidRPr="003D2AD3">
        <w:rPr>
          <w:rFonts w:cs="Times New Roman"/>
        </w:rPr>
        <w:t>11.</w:t>
      </w:r>
      <w:r w:rsidRPr="003D2AD3">
        <w:rPr>
          <w:rFonts w:cs="Times New Roman"/>
        </w:rPr>
        <w:tab/>
        <w:t xml:space="preserve">Matcham, F. </w:t>
      </w:r>
      <w:r w:rsidRPr="003D2AD3">
        <w:rPr>
          <w:rFonts w:cs="Times New Roman"/>
          <w:i/>
          <w:iCs/>
        </w:rPr>
        <w:t>et al.</w:t>
      </w:r>
      <w:r w:rsidRPr="003D2AD3">
        <w:rPr>
          <w:rFonts w:cs="Times New Roman"/>
        </w:rPr>
        <w:t xml:space="preserve"> Remote assessment of disease and relapse in major depressive disorder (RADAR-MDD): a multi-centre prospective cohort study protocol. </w:t>
      </w:r>
      <w:r w:rsidRPr="003D2AD3">
        <w:rPr>
          <w:rFonts w:cs="Times New Roman"/>
          <w:i/>
          <w:iCs/>
        </w:rPr>
        <w:t>BMC Psychiatry</w:t>
      </w:r>
      <w:r w:rsidRPr="003D2AD3">
        <w:rPr>
          <w:rFonts w:cs="Times New Roman"/>
        </w:rPr>
        <w:t xml:space="preserve"> </w:t>
      </w:r>
      <w:r w:rsidRPr="003D2AD3">
        <w:rPr>
          <w:rFonts w:cs="Times New Roman"/>
          <w:b/>
          <w:bCs/>
        </w:rPr>
        <w:t>19</w:t>
      </w:r>
      <w:r w:rsidRPr="003D2AD3">
        <w:rPr>
          <w:rFonts w:cs="Times New Roman"/>
        </w:rPr>
        <w:t>, 72 (2019).</w:t>
      </w:r>
    </w:p>
    <w:p w14:paraId="687A38AB" w14:textId="77777777" w:rsidR="003D2AD3" w:rsidRPr="003D2AD3" w:rsidRDefault="003D2AD3" w:rsidP="003D2AD3">
      <w:pPr>
        <w:pStyle w:val="Bibliography"/>
        <w:rPr>
          <w:rFonts w:cs="Times New Roman"/>
        </w:rPr>
      </w:pPr>
      <w:r w:rsidRPr="003D2AD3">
        <w:rPr>
          <w:rFonts w:cs="Times New Roman"/>
        </w:rPr>
        <w:lastRenderedPageBreak/>
        <w:t>12.</w:t>
      </w:r>
      <w:r w:rsidRPr="003D2AD3">
        <w:rPr>
          <w:rFonts w:cs="Times New Roman"/>
        </w:rPr>
        <w:tab/>
        <w:t xml:space="preserve">Zhang, Y. </w:t>
      </w:r>
      <w:r w:rsidRPr="003D2AD3">
        <w:rPr>
          <w:rFonts w:cs="Times New Roman"/>
          <w:i/>
          <w:iCs/>
        </w:rPr>
        <w:t>et al.</w:t>
      </w:r>
      <w:r w:rsidRPr="003D2AD3">
        <w:rPr>
          <w:rFonts w:cs="Times New Roman"/>
        </w:rPr>
        <w:t xml:space="preserve"> Relationship Between Major Depression Symptom Severity and Sleep Collected Using a Wristband Wearable Device: Multicenter Longitudinal Observational Study. </w:t>
      </w:r>
      <w:r w:rsidRPr="003D2AD3">
        <w:rPr>
          <w:rFonts w:cs="Times New Roman"/>
          <w:i/>
          <w:iCs/>
        </w:rPr>
        <w:t>JMIR Mhealth Uhealth</w:t>
      </w:r>
      <w:r w:rsidRPr="003D2AD3">
        <w:rPr>
          <w:rFonts w:cs="Times New Roman"/>
        </w:rPr>
        <w:t xml:space="preserve"> </w:t>
      </w:r>
      <w:r w:rsidRPr="003D2AD3">
        <w:rPr>
          <w:rFonts w:cs="Times New Roman"/>
          <w:b/>
          <w:bCs/>
        </w:rPr>
        <w:t>9</w:t>
      </w:r>
      <w:r w:rsidRPr="003D2AD3">
        <w:rPr>
          <w:rFonts w:cs="Times New Roman"/>
        </w:rPr>
        <w:t>, e24604 (2021).</w:t>
      </w:r>
    </w:p>
    <w:p w14:paraId="33DCD4BC" w14:textId="77777777" w:rsidR="003D2AD3" w:rsidRPr="003D2AD3" w:rsidRDefault="003D2AD3" w:rsidP="003D2AD3">
      <w:pPr>
        <w:pStyle w:val="Bibliography"/>
        <w:rPr>
          <w:rFonts w:cs="Times New Roman"/>
        </w:rPr>
      </w:pPr>
      <w:r w:rsidRPr="003D2AD3">
        <w:rPr>
          <w:rFonts w:cs="Times New Roman"/>
        </w:rPr>
        <w:t>13.</w:t>
      </w:r>
      <w:r w:rsidRPr="003D2AD3">
        <w:rPr>
          <w:rFonts w:cs="Times New Roman"/>
        </w:rPr>
        <w:tab/>
        <w:t xml:space="preserve">Chinoy, E. D. </w:t>
      </w:r>
      <w:r w:rsidRPr="003D2AD3">
        <w:rPr>
          <w:rFonts w:cs="Times New Roman"/>
          <w:i/>
          <w:iCs/>
        </w:rPr>
        <w:t>et al.</w:t>
      </w:r>
      <w:r w:rsidRPr="003D2AD3">
        <w:rPr>
          <w:rFonts w:cs="Times New Roman"/>
        </w:rPr>
        <w:t xml:space="preserve"> Performance of seven consumer sleep-tracking devices compared with polysomnography. </w:t>
      </w:r>
      <w:r w:rsidRPr="003D2AD3">
        <w:rPr>
          <w:rFonts w:cs="Times New Roman"/>
          <w:i/>
          <w:iCs/>
        </w:rPr>
        <w:t>Sleep</w:t>
      </w:r>
      <w:r w:rsidRPr="003D2AD3">
        <w:rPr>
          <w:rFonts w:cs="Times New Roman"/>
        </w:rPr>
        <w:t xml:space="preserve"> </w:t>
      </w:r>
      <w:r w:rsidRPr="003D2AD3">
        <w:rPr>
          <w:rFonts w:cs="Times New Roman"/>
          <w:b/>
          <w:bCs/>
        </w:rPr>
        <w:t>44</w:t>
      </w:r>
      <w:r w:rsidRPr="003D2AD3">
        <w:rPr>
          <w:rFonts w:cs="Times New Roman"/>
        </w:rPr>
        <w:t>, zsaa291 (2021).</w:t>
      </w:r>
    </w:p>
    <w:p w14:paraId="39D9F741" w14:textId="77777777" w:rsidR="003D2AD3" w:rsidRPr="003D2AD3" w:rsidRDefault="003D2AD3" w:rsidP="003D2AD3">
      <w:pPr>
        <w:pStyle w:val="Bibliography"/>
        <w:rPr>
          <w:rFonts w:cs="Times New Roman"/>
        </w:rPr>
      </w:pPr>
      <w:r w:rsidRPr="003D2AD3">
        <w:rPr>
          <w:rFonts w:cs="Times New Roman"/>
        </w:rPr>
        <w:t>14.</w:t>
      </w:r>
      <w:r w:rsidRPr="003D2AD3">
        <w:rPr>
          <w:rFonts w:cs="Times New Roman"/>
        </w:rPr>
        <w:tab/>
        <w:t xml:space="preserve">Kroenke, K. </w:t>
      </w:r>
      <w:r w:rsidRPr="003D2AD3">
        <w:rPr>
          <w:rFonts w:cs="Times New Roman"/>
          <w:i/>
          <w:iCs/>
        </w:rPr>
        <w:t>et al.</w:t>
      </w:r>
      <w:r w:rsidRPr="003D2AD3">
        <w:rPr>
          <w:rFonts w:cs="Times New Roman"/>
        </w:rPr>
        <w:t xml:space="preserve"> The PHQ-8 as a measure of current depression in the general population. </w:t>
      </w:r>
      <w:r w:rsidRPr="003D2AD3">
        <w:rPr>
          <w:rFonts w:cs="Times New Roman"/>
          <w:i/>
          <w:iCs/>
        </w:rPr>
        <w:t>Journal of Affective Disorders</w:t>
      </w:r>
      <w:r w:rsidRPr="003D2AD3">
        <w:rPr>
          <w:rFonts w:cs="Times New Roman"/>
        </w:rPr>
        <w:t xml:space="preserve"> </w:t>
      </w:r>
      <w:r w:rsidRPr="003D2AD3">
        <w:rPr>
          <w:rFonts w:cs="Times New Roman"/>
          <w:b/>
          <w:bCs/>
        </w:rPr>
        <w:t>114</w:t>
      </w:r>
      <w:r w:rsidRPr="003D2AD3">
        <w:rPr>
          <w:rFonts w:cs="Times New Roman"/>
        </w:rPr>
        <w:t>, 163–173 (2009).</w:t>
      </w:r>
    </w:p>
    <w:p w14:paraId="79EF52F9" w14:textId="77777777" w:rsidR="003D2AD3" w:rsidRPr="003D2AD3" w:rsidRDefault="003D2AD3" w:rsidP="003D2AD3">
      <w:pPr>
        <w:pStyle w:val="Bibliography"/>
        <w:rPr>
          <w:rFonts w:cs="Times New Roman"/>
        </w:rPr>
      </w:pPr>
      <w:r w:rsidRPr="003D2AD3">
        <w:rPr>
          <w:rFonts w:cs="Times New Roman"/>
        </w:rPr>
        <w:t>15.</w:t>
      </w:r>
      <w:r w:rsidRPr="003D2AD3">
        <w:rPr>
          <w:rFonts w:cs="Times New Roman"/>
        </w:rPr>
        <w:tab/>
        <w:t xml:space="preserve">Matcham, F. </w:t>
      </w:r>
      <w:r w:rsidRPr="003D2AD3">
        <w:rPr>
          <w:rFonts w:cs="Times New Roman"/>
          <w:i/>
          <w:iCs/>
        </w:rPr>
        <w:t>et al.</w:t>
      </w:r>
      <w:r w:rsidRPr="003D2AD3">
        <w:rPr>
          <w:rFonts w:cs="Times New Roman"/>
        </w:rPr>
        <w:t xml:space="preserve"> Remote Assessment of Disease and Relapse in Major Depressive Disorder (RADAR-MDD): recruitment, retention, and data availability in a longitudinal remote measurement study. </w:t>
      </w:r>
      <w:r w:rsidRPr="003D2AD3">
        <w:rPr>
          <w:rFonts w:cs="Times New Roman"/>
          <w:i/>
          <w:iCs/>
        </w:rPr>
        <w:t>BMC Psychiatry</w:t>
      </w:r>
      <w:r w:rsidRPr="003D2AD3">
        <w:rPr>
          <w:rFonts w:cs="Times New Roman"/>
        </w:rPr>
        <w:t xml:space="preserve"> </w:t>
      </w:r>
      <w:r w:rsidRPr="003D2AD3">
        <w:rPr>
          <w:rFonts w:cs="Times New Roman"/>
          <w:b/>
          <w:bCs/>
        </w:rPr>
        <w:t>22</w:t>
      </w:r>
      <w:r w:rsidRPr="003D2AD3">
        <w:rPr>
          <w:rFonts w:cs="Times New Roman"/>
        </w:rPr>
        <w:t>, 136 (2022).</w:t>
      </w:r>
    </w:p>
    <w:p w14:paraId="6D4F1CE8" w14:textId="77777777" w:rsidR="003D2AD3" w:rsidRPr="003D2AD3" w:rsidRDefault="003D2AD3" w:rsidP="003D2AD3">
      <w:pPr>
        <w:pStyle w:val="Bibliography"/>
        <w:rPr>
          <w:rFonts w:cs="Times New Roman"/>
        </w:rPr>
      </w:pPr>
      <w:r w:rsidRPr="003D2AD3">
        <w:rPr>
          <w:rFonts w:cs="Times New Roman"/>
        </w:rPr>
        <w:t>16.</w:t>
      </w:r>
      <w:r w:rsidRPr="003D2AD3">
        <w:rPr>
          <w:rFonts w:cs="Times New Roman"/>
        </w:rPr>
        <w:tab/>
        <w:t xml:space="preserve">Kessler, R. C., Andrews, G., Mroczek, D., Ustun, B. &amp; Wittchen, H.-U. The World Health Organization Composite International Diagnostic Interview short-form (CIDI-SF). </w:t>
      </w:r>
      <w:r w:rsidRPr="003D2AD3">
        <w:rPr>
          <w:rFonts w:cs="Times New Roman"/>
          <w:i/>
          <w:iCs/>
        </w:rPr>
        <w:t>International Journal of Methods in Psychiatric Research</w:t>
      </w:r>
      <w:r w:rsidRPr="003D2AD3">
        <w:rPr>
          <w:rFonts w:cs="Times New Roman"/>
        </w:rPr>
        <w:t xml:space="preserve"> </w:t>
      </w:r>
      <w:r w:rsidRPr="003D2AD3">
        <w:rPr>
          <w:rFonts w:cs="Times New Roman"/>
          <w:b/>
          <w:bCs/>
        </w:rPr>
        <w:t>7</w:t>
      </w:r>
      <w:r w:rsidRPr="003D2AD3">
        <w:rPr>
          <w:rFonts w:cs="Times New Roman"/>
        </w:rPr>
        <w:t>, 171–185 (1998).</w:t>
      </w:r>
    </w:p>
    <w:p w14:paraId="0F14D344" w14:textId="77777777" w:rsidR="003D2AD3" w:rsidRPr="003D2AD3" w:rsidRDefault="003D2AD3" w:rsidP="003D2AD3">
      <w:pPr>
        <w:pStyle w:val="Bibliography"/>
        <w:rPr>
          <w:rFonts w:cs="Times New Roman"/>
        </w:rPr>
      </w:pPr>
      <w:r w:rsidRPr="003D2AD3">
        <w:rPr>
          <w:rFonts w:cs="Times New Roman"/>
        </w:rPr>
        <w:t>17.</w:t>
      </w:r>
      <w:r w:rsidRPr="003D2AD3">
        <w:rPr>
          <w:rFonts w:cs="Times New Roman"/>
        </w:rPr>
        <w:tab/>
        <w:t xml:space="preserve">Rush, A. J., Carmody, T. &amp; Reimitz, P.-E. The Inventory of Depressive Symptomatology (IDS): Clinician (IDS-C) and Self-Report (IDS-SR) ratings of depressive symptoms. </w:t>
      </w:r>
      <w:r w:rsidRPr="003D2AD3">
        <w:rPr>
          <w:rFonts w:cs="Times New Roman"/>
          <w:i/>
          <w:iCs/>
        </w:rPr>
        <w:t>International Journal of Methods in Psychiatric Research</w:t>
      </w:r>
      <w:r w:rsidRPr="003D2AD3">
        <w:rPr>
          <w:rFonts w:cs="Times New Roman"/>
        </w:rPr>
        <w:t xml:space="preserve"> </w:t>
      </w:r>
      <w:r w:rsidRPr="003D2AD3">
        <w:rPr>
          <w:rFonts w:cs="Times New Roman"/>
          <w:b/>
          <w:bCs/>
        </w:rPr>
        <w:t>9</w:t>
      </w:r>
      <w:r w:rsidRPr="003D2AD3">
        <w:rPr>
          <w:rFonts w:cs="Times New Roman"/>
        </w:rPr>
        <w:t>, 45–59 (2000).</w:t>
      </w:r>
    </w:p>
    <w:p w14:paraId="2CF9893B" w14:textId="77777777" w:rsidR="003D2AD3" w:rsidRPr="003D2AD3" w:rsidRDefault="003D2AD3" w:rsidP="003D2AD3">
      <w:pPr>
        <w:pStyle w:val="Bibliography"/>
        <w:rPr>
          <w:rFonts w:cs="Times New Roman"/>
        </w:rPr>
      </w:pPr>
      <w:r w:rsidRPr="003D2AD3">
        <w:rPr>
          <w:rFonts w:cs="Times New Roman"/>
        </w:rPr>
        <w:t>18.</w:t>
      </w:r>
      <w:r w:rsidRPr="003D2AD3">
        <w:rPr>
          <w:rFonts w:cs="Times New Roman"/>
        </w:rPr>
        <w:tab/>
        <w:t xml:space="preserve">Young, M. A., Watel, L. G., Lahmeyer, H. W. &amp; Eastman, C. I. The temporal onset of individual symptoms in winter depression: differentiating underlying mechanisms. </w:t>
      </w:r>
      <w:r w:rsidRPr="003D2AD3">
        <w:rPr>
          <w:rFonts w:cs="Times New Roman"/>
          <w:i/>
          <w:iCs/>
        </w:rPr>
        <w:t>Journal of Affective Disorders</w:t>
      </w:r>
      <w:r w:rsidRPr="003D2AD3">
        <w:rPr>
          <w:rFonts w:cs="Times New Roman"/>
        </w:rPr>
        <w:t xml:space="preserve"> </w:t>
      </w:r>
      <w:r w:rsidRPr="003D2AD3">
        <w:rPr>
          <w:rFonts w:cs="Times New Roman"/>
          <w:b/>
          <w:bCs/>
        </w:rPr>
        <w:t>22</w:t>
      </w:r>
      <w:r w:rsidRPr="003D2AD3">
        <w:rPr>
          <w:rFonts w:cs="Times New Roman"/>
        </w:rPr>
        <w:t>, 191–197 (1991).</w:t>
      </w:r>
    </w:p>
    <w:p w14:paraId="7C1278BE" w14:textId="77777777" w:rsidR="003D2AD3" w:rsidRPr="003D2AD3" w:rsidRDefault="003D2AD3" w:rsidP="003D2AD3">
      <w:pPr>
        <w:pStyle w:val="Bibliography"/>
        <w:rPr>
          <w:rFonts w:cs="Times New Roman"/>
        </w:rPr>
      </w:pPr>
      <w:r w:rsidRPr="003D2AD3">
        <w:rPr>
          <w:rFonts w:cs="Times New Roman"/>
        </w:rPr>
        <w:t>19.</w:t>
      </w:r>
      <w:r w:rsidRPr="003D2AD3">
        <w:rPr>
          <w:rFonts w:cs="Times New Roman"/>
        </w:rPr>
        <w:tab/>
        <w:t xml:space="preserve">Bei, B., Wiley, J. F., Trinder, J. &amp; Manber, R. Beyond the mean: A systematic review on the correlates of daily intraindividual variability of sleep/wake patterns. </w:t>
      </w:r>
      <w:r w:rsidRPr="003D2AD3">
        <w:rPr>
          <w:rFonts w:cs="Times New Roman"/>
          <w:i/>
          <w:iCs/>
        </w:rPr>
        <w:t>Sleep Medicine Reviews</w:t>
      </w:r>
      <w:r w:rsidRPr="003D2AD3">
        <w:rPr>
          <w:rFonts w:cs="Times New Roman"/>
        </w:rPr>
        <w:t xml:space="preserve"> </w:t>
      </w:r>
      <w:r w:rsidRPr="003D2AD3">
        <w:rPr>
          <w:rFonts w:cs="Times New Roman"/>
          <w:b/>
          <w:bCs/>
        </w:rPr>
        <w:t>28</w:t>
      </w:r>
      <w:r w:rsidRPr="003D2AD3">
        <w:rPr>
          <w:rFonts w:cs="Times New Roman"/>
        </w:rPr>
        <w:t>, 108–124 (2016).</w:t>
      </w:r>
    </w:p>
    <w:p w14:paraId="6BAF08D5" w14:textId="77777777" w:rsidR="003D2AD3" w:rsidRPr="003D2AD3" w:rsidRDefault="003D2AD3" w:rsidP="003D2AD3">
      <w:pPr>
        <w:pStyle w:val="Bibliography"/>
        <w:rPr>
          <w:rFonts w:cs="Times New Roman"/>
        </w:rPr>
      </w:pPr>
      <w:r w:rsidRPr="003D2AD3">
        <w:rPr>
          <w:rFonts w:cs="Times New Roman"/>
        </w:rPr>
        <w:lastRenderedPageBreak/>
        <w:t>20.</w:t>
      </w:r>
      <w:r w:rsidRPr="003D2AD3">
        <w:rPr>
          <w:rFonts w:cs="Times New Roman"/>
        </w:rPr>
        <w:tab/>
        <w:t xml:space="preserve">Posternak, M. A. Biological markers of atypical depression. </w:t>
      </w:r>
      <w:r w:rsidRPr="003D2AD3">
        <w:rPr>
          <w:rFonts w:cs="Times New Roman"/>
          <w:i/>
          <w:iCs/>
        </w:rPr>
        <w:t>Harv Rev Psychiatry</w:t>
      </w:r>
      <w:r w:rsidRPr="003D2AD3">
        <w:rPr>
          <w:rFonts w:cs="Times New Roman"/>
        </w:rPr>
        <w:t xml:space="preserve"> </w:t>
      </w:r>
      <w:r w:rsidRPr="003D2AD3">
        <w:rPr>
          <w:rFonts w:cs="Times New Roman"/>
          <w:b/>
          <w:bCs/>
        </w:rPr>
        <w:t>11</w:t>
      </w:r>
      <w:r w:rsidRPr="003D2AD3">
        <w:rPr>
          <w:rFonts w:cs="Times New Roman"/>
        </w:rPr>
        <w:t>, 1–7 (2003).</w:t>
      </w:r>
    </w:p>
    <w:p w14:paraId="34F2BE4D" w14:textId="77777777" w:rsidR="003D2AD3" w:rsidRPr="003D2AD3" w:rsidRDefault="003D2AD3" w:rsidP="003D2AD3">
      <w:pPr>
        <w:pStyle w:val="Bibliography"/>
        <w:rPr>
          <w:rFonts w:cs="Times New Roman"/>
        </w:rPr>
      </w:pPr>
      <w:r w:rsidRPr="003D2AD3">
        <w:rPr>
          <w:rFonts w:cs="Times New Roman"/>
        </w:rPr>
        <w:t>21.</w:t>
      </w:r>
      <w:r w:rsidRPr="003D2AD3">
        <w:rPr>
          <w:rFonts w:cs="Times New Roman"/>
        </w:rPr>
        <w:tab/>
        <w:t xml:space="preserve">Novick, J. S. </w:t>
      </w:r>
      <w:r w:rsidRPr="003D2AD3">
        <w:rPr>
          <w:rFonts w:cs="Times New Roman"/>
          <w:i/>
          <w:iCs/>
        </w:rPr>
        <w:t>et al.</w:t>
      </w:r>
      <w:r w:rsidRPr="003D2AD3">
        <w:rPr>
          <w:rFonts w:cs="Times New Roman"/>
        </w:rPr>
        <w:t xml:space="preserve"> Clinical and demographic features of atypical depression in outpatients with major depressive disorder: preliminary findings from STAR*D. </w:t>
      </w:r>
      <w:r w:rsidRPr="003D2AD3">
        <w:rPr>
          <w:rFonts w:cs="Times New Roman"/>
          <w:i/>
          <w:iCs/>
        </w:rPr>
        <w:t>J Clin Psychiatry</w:t>
      </w:r>
      <w:r w:rsidRPr="003D2AD3">
        <w:rPr>
          <w:rFonts w:cs="Times New Roman"/>
        </w:rPr>
        <w:t xml:space="preserve"> </w:t>
      </w:r>
      <w:r w:rsidRPr="003D2AD3">
        <w:rPr>
          <w:rFonts w:cs="Times New Roman"/>
          <w:b/>
          <w:bCs/>
        </w:rPr>
        <w:t>66</w:t>
      </w:r>
      <w:r w:rsidRPr="003D2AD3">
        <w:rPr>
          <w:rFonts w:cs="Times New Roman"/>
        </w:rPr>
        <w:t>, 1002–1011 (2005).</w:t>
      </w:r>
    </w:p>
    <w:p w14:paraId="5F7B719A" w14:textId="77777777" w:rsidR="003D2AD3" w:rsidRPr="003D2AD3" w:rsidRDefault="003D2AD3" w:rsidP="003D2AD3">
      <w:pPr>
        <w:pStyle w:val="Bibliography"/>
        <w:rPr>
          <w:rFonts w:cs="Times New Roman"/>
        </w:rPr>
      </w:pPr>
      <w:r w:rsidRPr="003D2AD3">
        <w:rPr>
          <w:rFonts w:cs="Times New Roman"/>
        </w:rPr>
        <w:t>22.</w:t>
      </w:r>
      <w:r w:rsidRPr="003D2AD3">
        <w:rPr>
          <w:rFonts w:cs="Times New Roman"/>
        </w:rPr>
        <w:tab/>
        <w:t xml:space="preserve">Daeppen, J.-B., Yersin, B., Landry, U., Pécoud, A. &amp; Decrey, H. Reliability and Validity of the Alcohol Use Disorders Identification Test (AUDIT) Imbedded Within a General Health Risk Screening Questionnaire: Results of a Survey in 332 Primary Care Patients. </w:t>
      </w:r>
      <w:r w:rsidRPr="003D2AD3">
        <w:rPr>
          <w:rFonts w:cs="Times New Roman"/>
          <w:i/>
          <w:iCs/>
        </w:rPr>
        <w:t>Alcoholism: Clinical and Experimental Research</w:t>
      </w:r>
      <w:r w:rsidRPr="003D2AD3">
        <w:rPr>
          <w:rFonts w:cs="Times New Roman"/>
        </w:rPr>
        <w:t xml:space="preserve"> </w:t>
      </w:r>
      <w:r w:rsidRPr="003D2AD3">
        <w:rPr>
          <w:rFonts w:cs="Times New Roman"/>
          <w:b/>
          <w:bCs/>
        </w:rPr>
        <w:t>24</w:t>
      </w:r>
      <w:r w:rsidRPr="003D2AD3">
        <w:rPr>
          <w:rFonts w:cs="Times New Roman"/>
        </w:rPr>
        <w:t>, 659–665 (2000).</w:t>
      </w:r>
    </w:p>
    <w:p w14:paraId="1DC214C9" w14:textId="77777777" w:rsidR="003D2AD3" w:rsidRPr="003D2AD3" w:rsidRDefault="003D2AD3" w:rsidP="003D2AD3">
      <w:pPr>
        <w:pStyle w:val="Bibliography"/>
        <w:rPr>
          <w:rFonts w:cs="Times New Roman"/>
        </w:rPr>
      </w:pPr>
      <w:r w:rsidRPr="003D2AD3">
        <w:rPr>
          <w:rFonts w:cs="Times New Roman"/>
        </w:rPr>
        <w:t>23.</w:t>
      </w:r>
      <w:r w:rsidRPr="003D2AD3">
        <w:rPr>
          <w:rFonts w:cs="Times New Roman"/>
        </w:rPr>
        <w:tab/>
        <w:t xml:space="preserve">Vittengl, J. R. </w:t>
      </w:r>
      <w:r w:rsidRPr="003D2AD3">
        <w:rPr>
          <w:rFonts w:cs="Times New Roman"/>
          <w:i/>
          <w:iCs/>
        </w:rPr>
        <w:t>et al.</w:t>
      </w:r>
      <w:r w:rsidRPr="003D2AD3">
        <w:rPr>
          <w:rFonts w:cs="Times New Roman"/>
        </w:rPr>
        <w:t xml:space="preserve"> Divergent Outcomes in Cognitive-Behavioral Therapy and Pharmacotherapy for Adult Depression. </w:t>
      </w:r>
      <w:r w:rsidRPr="003D2AD3">
        <w:rPr>
          <w:rFonts w:cs="Times New Roman"/>
          <w:i/>
          <w:iCs/>
        </w:rPr>
        <w:t>AJP</w:t>
      </w:r>
      <w:r w:rsidRPr="003D2AD3">
        <w:rPr>
          <w:rFonts w:cs="Times New Roman"/>
        </w:rPr>
        <w:t xml:space="preserve"> </w:t>
      </w:r>
      <w:r w:rsidRPr="003D2AD3">
        <w:rPr>
          <w:rFonts w:cs="Times New Roman"/>
          <w:b/>
          <w:bCs/>
        </w:rPr>
        <w:t>173</w:t>
      </w:r>
      <w:r w:rsidRPr="003D2AD3">
        <w:rPr>
          <w:rFonts w:cs="Times New Roman"/>
        </w:rPr>
        <w:t>, 481–490 (2016).</w:t>
      </w:r>
    </w:p>
    <w:p w14:paraId="39A435D1" w14:textId="77777777" w:rsidR="003D2AD3" w:rsidRPr="003D2AD3" w:rsidRDefault="003D2AD3" w:rsidP="003D2AD3">
      <w:pPr>
        <w:pStyle w:val="Bibliography"/>
        <w:rPr>
          <w:rFonts w:cs="Times New Roman"/>
        </w:rPr>
      </w:pPr>
      <w:r w:rsidRPr="003D2AD3">
        <w:rPr>
          <w:rFonts w:cs="Times New Roman"/>
        </w:rPr>
        <w:t>24.</w:t>
      </w:r>
      <w:r w:rsidRPr="003D2AD3">
        <w:rPr>
          <w:rFonts w:cs="Times New Roman"/>
        </w:rPr>
        <w:tab/>
        <w:t xml:space="preserve">Bürkner, P.-C. brms: An R Package for Bayesian Multilevel Models Using Stan. </w:t>
      </w:r>
      <w:r w:rsidRPr="003D2AD3">
        <w:rPr>
          <w:rFonts w:cs="Times New Roman"/>
          <w:i/>
          <w:iCs/>
        </w:rPr>
        <w:t>Journal of Statistical Software</w:t>
      </w:r>
      <w:r w:rsidRPr="003D2AD3">
        <w:rPr>
          <w:rFonts w:cs="Times New Roman"/>
        </w:rPr>
        <w:t xml:space="preserve"> </w:t>
      </w:r>
      <w:r w:rsidRPr="003D2AD3">
        <w:rPr>
          <w:rFonts w:cs="Times New Roman"/>
          <w:b/>
          <w:bCs/>
        </w:rPr>
        <w:t>80</w:t>
      </w:r>
      <w:r w:rsidRPr="003D2AD3">
        <w:rPr>
          <w:rFonts w:cs="Times New Roman"/>
        </w:rPr>
        <w:t>, 1–28 (2017).</w:t>
      </w:r>
    </w:p>
    <w:p w14:paraId="6BB161BF" w14:textId="77777777" w:rsidR="003D2AD3" w:rsidRPr="003D2AD3" w:rsidRDefault="003D2AD3" w:rsidP="003D2AD3">
      <w:pPr>
        <w:pStyle w:val="Bibliography"/>
        <w:rPr>
          <w:rFonts w:cs="Times New Roman"/>
        </w:rPr>
      </w:pPr>
      <w:r w:rsidRPr="003D2AD3">
        <w:rPr>
          <w:rFonts w:cs="Times New Roman"/>
        </w:rPr>
        <w:t>25.</w:t>
      </w:r>
      <w:r w:rsidRPr="003D2AD3">
        <w:rPr>
          <w:rFonts w:cs="Times New Roman"/>
        </w:rPr>
        <w:tab/>
        <w:t xml:space="preserve">Sjölander, A. &amp; Vansteelandt, S. Frequentist versus Bayesian approaches to multiple testing. </w:t>
      </w:r>
      <w:r w:rsidRPr="003D2AD3">
        <w:rPr>
          <w:rFonts w:cs="Times New Roman"/>
          <w:i/>
          <w:iCs/>
        </w:rPr>
        <w:t>Eur J Epidemiol</w:t>
      </w:r>
      <w:r w:rsidRPr="003D2AD3">
        <w:rPr>
          <w:rFonts w:cs="Times New Roman"/>
        </w:rPr>
        <w:t xml:space="preserve"> </w:t>
      </w:r>
      <w:r w:rsidRPr="003D2AD3">
        <w:rPr>
          <w:rFonts w:cs="Times New Roman"/>
          <w:b/>
          <w:bCs/>
        </w:rPr>
        <w:t>34</w:t>
      </w:r>
      <w:r w:rsidRPr="003D2AD3">
        <w:rPr>
          <w:rFonts w:cs="Times New Roman"/>
        </w:rPr>
        <w:t>, 809–821 (2019).</w:t>
      </w:r>
    </w:p>
    <w:p w14:paraId="0EFFDFE4" w14:textId="77777777" w:rsidR="003D2AD3" w:rsidRPr="003D2AD3" w:rsidRDefault="003D2AD3" w:rsidP="003D2AD3">
      <w:pPr>
        <w:pStyle w:val="Bibliography"/>
        <w:rPr>
          <w:rFonts w:cs="Times New Roman"/>
        </w:rPr>
      </w:pPr>
      <w:r w:rsidRPr="003D2AD3">
        <w:rPr>
          <w:rFonts w:cs="Times New Roman"/>
        </w:rPr>
        <w:t>26.</w:t>
      </w:r>
      <w:r w:rsidRPr="003D2AD3">
        <w:rPr>
          <w:rFonts w:cs="Times New Roman"/>
        </w:rPr>
        <w:tab/>
        <w:t>Sivula, T., Magnusson, M., Matamoros, A. A. &amp; Vehtari, A. Uncertainty in Bayesian Leave-One-Out Cross-Validation Based Model Comparison. Preprint at http://arxiv.org/abs/2008.10296 (2022).</w:t>
      </w:r>
    </w:p>
    <w:p w14:paraId="093CD8EA" w14:textId="77777777" w:rsidR="003D2AD3" w:rsidRPr="003D2AD3" w:rsidRDefault="003D2AD3" w:rsidP="003D2AD3">
      <w:pPr>
        <w:pStyle w:val="Bibliography"/>
        <w:rPr>
          <w:rFonts w:cs="Times New Roman"/>
        </w:rPr>
      </w:pPr>
      <w:r w:rsidRPr="003D2AD3">
        <w:rPr>
          <w:rFonts w:cs="Times New Roman"/>
        </w:rPr>
        <w:t>27.</w:t>
      </w:r>
      <w:r w:rsidRPr="003D2AD3">
        <w:rPr>
          <w:rFonts w:cs="Times New Roman"/>
        </w:rPr>
        <w:tab/>
        <w:t xml:space="preserve">Holmes, E. A. </w:t>
      </w:r>
      <w:r w:rsidRPr="003D2AD3">
        <w:rPr>
          <w:rFonts w:cs="Times New Roman"/>
          <w:i/>
          <w:iCs/>
        </w:rPr>
        <w:t>et al.</w:t>
      </w:r>
      <w:r w:rsidRPr="003D2AD3">
        <w:rPr>
          <w:rFonts w:cs="Times New Roman"/>
        </w:rPr>
        <w:t xml:space="preserve"> The Lancet Psychiatry Commission on psychological treatments research in tomorrow’s science. </w:t>
      </w:r>
      <w:r w:rsidRPr="003D2AD3">
        <w:rPr>
          <w:rFonts w:cs="Times New Roman"/>
          <w:i/>
          <w:iCs/>
        </w:rPr>
        <w:t>The Lancet Psychiatry</w:t>
      </w:r>
      <w:r w:rsidRPr="003D2AD3">
        <w:rPr>
          <w:rFonts w:cs="Times New Roman"/>
        </w:rPr>
        <w:t xml:space="preserve"> </w:t>
      </w:r>
      <w:r w:rsidRPr="003D2AD3">
        <w:rPr>
          <w:rFonts w:cs="Times New Roman"/>
          <w:b/>
          <w:bCs/>
        </w:rPr>
        <w:t>5</w:t>
      </w:r>
      <w:r w:rsidRPr="003D2AD3">
        <w:rPr>
          <w:rFonts w:cs="Times New Roman"/>
        </w:rPr>
        <w:t>, 237–286 (2018).</w:t>
      </w:r>
    </w:p>
    <w:p w14:paraId="7E5A4D7D" w14:textId="77777777" w:rsidR="003D2AD3" w:rsidRPr="003D2AD3" w:rsidRDefault="003D2AD3" w:rsidP="003D2AD3">
      <w:pPr>
        <w:pStyle w:val="Bibliography"/>
        <w:rPr>
          <w:rFonts w:cs="Times New Roman"/>
        </w:rPr>
      </w:pPr>
      <w:r w:rsidRPr="003D2AD3">
        <w:rPr>
          <w:rFonts w:cs="Times New Roman"/>
        </w:rPr>
        <w:t>28.</w:t>
      </w:r>
      <w:r w:rsidRPr="003D2AD3">
        <w:rPr>
          <w:rFonts w:cs="Times New Roman"/>
        </w:rPr>
        <w:tab/>
        <w:t xml:space="preserve">Palmier-Claus, J. E. </w:t>
      </w:r>
      <w:r w:rsidRPr="003D2AD3">
        <w:rPr>
          <w:rFonts w:cs="Times New Roman"/>
          <w:i/>
          <w:iCs/>
        </w:rPr>
        <w:t>et al.</w:t>
      </w:r>
      <w:r w:rsidRPr="003D2AD3">
        <w:rPr>
          <w:rFonts w:cs="Times New Roman"/>
        </w:rPr>
        <w:t xml:space="preserve"> Experience sampling research in individuals with mental illness: reflections and guidance. </w:t>
      </w:r>
      <w:r w:rsidRPr="003D2AD3">
        <w:rPr>
          <w:rFonts w:cs="Times New Roman"/>
          <w:i/>
          <w:iCs/>
        </w:rPr>
        <w:t>Acta Psychiatrica Scandinavica</w:t>
      </w:r>
      <w:r w:rsidRPr="003D2AD3">
        <w:rPr>
          <w:rFonts w:cs="Times New Roman"/>
        </w:rPr>
        <w:t xml:space="preserve"> </w:t>
      </w:r>
      <w:r w:rsidRPr="003D2AD3">
        <w:rPr>
          <w:rFonts w:cs="Times New Roman"/>
          <w:b/>
          <w:bCs/>
        </w:rPr>
        <w:t>123</w:t>
      </w:r>
      <w:r w:rsidRPr="003D2AD3">
        <w:rPr>
          <w:rFonts w:cs="Times New Roman"/>
        </w:rPr>
        <w:t>, 12–20 (2011).</w:t>
      </w:r>
    </w:p>
    <w:p w14:paraId="695BB55C" w14:textId="77777777" w:rsidR="003D2AD3" w:rsidRPr="003D2AD3" w:rsidRDefault="003D2AD3" w:rsidP="003D2AD3">
      <w:pPr>
        <w:pStyle w:val="Bibliography"/>
        <w:rPr>
          <w:rFonts w:cs="Times New Roman"/>
        </w:rPr>
      </w:pPr>
      <w:r w:rsidRPr="003D2AD3">
        <w:rPr>
          <w:rFonts w:cs="Times New Roman"/>
        </w:rPr>
        <w:lastRenderedPageBreak/>
        <w:t>29.</w:t>
      </w:r>
      <w:r w:rsidRPr="003D2AD3">
        <w:rPr>
          <w:rFonts w:cs="Times New Roman"/>
        </w:rPr>
        <w:tab/>
        <w:t xml:space="preserve">Haghayegh, S., Khoshnevis, S., Smolensky, M. H., Diller, K. R. &amp; Castriotta, R. J. Accuracy of Wristband Fitbit Models in Assessing Sleep: Systematic Review and Meta-Analysis. </w:t>
      </w:r>
      <w:r w:rsidRPr="003D2AD3">
        <w:rPr>
          <w:rFonts w:cs="Times New Roman"/>
          <w:i/>
          <w:iCs/>
        </w:rPr>
        <w:t>Journal of Medical Internet Research</w:t>
      </w:r>
      <w:r w:rsidRPr="003D2AD3">
        <w:rPr>
          <w:rFonts w:cs="Times New Roman"/>
        </w:rPr>
        <w:t xml:space="preserve"> </w:t>
      </w:r>
      <w:r w:rsidRPr="003D2AD3">
        <w:rPr>
          <w:rFonts w:cs="Times New Roman"/>
          <w:b/>
          <w:bCs/>
        </w:rPr>
        <w:t>21</w:t>
      </w:r>
      <w:r w:rsidRPr="003D2AD3">
        <w:rPr>
          <w:rFonts w:cs="Times New Roman"/>
        </w:rPr>
        <w:t>, e16273 (2019).</w:t>
      </w:r>
    </w:p>
    <w:p w14:paraId="7E497B7C" w14:textId="77777777" w:rsidR="003D2AD3" w:rsidRPr="003D2AD3" w:rsidRDefault="003D2AD3" w:rsidP="003D2AD3">
      <w:pPr>
        <w:pStyle w:val="Bibliography"/>
        <w:rPr>
          <w:rFonts w:cs="Times New Roman"/>
        </w:rPr>
      </w:pPr>
      <w:r w:rsidRPr="003D2AD3">
        <w:rPr>
          <w:rFonts w:cs="Times New Roman"/>
        </w:rPr>
        <w:t>30.</w:t>
      </w:r>
      <w:r w:rsidRPr="003D2AD3">
        <w:rPr>
          <w:rFonts w:cs="Times New Roman"/>
        </w:rPr>
        <w:tab/>
        <w:t xml:space="preserve">Trivedi, M. H. </w:t>
      </w:r>
      <w:r w:rsidRPr="003D2AD3">
        <w:rPr>
          <w:rFonts w:cs="Times New Roman"/>
          <w:i/>
          <w:iCs/>
        </w:rPr>
        <w:t>et al.</w:t>
      </w:r>
      <w:r w:rsidRPr="003D2AD3">
        <w:rPr>
          <w:rFonts w:cs="Times New Roman"/>
        </w:rPr>
        <w:t xml:space="preserve"> Evaluation of outcomes with citalopram for depression using measurement-based care in STAR*D: implications for clinical practice. </w:t>
      </w:r>
      <w:r w:rsidRPr="003D2AD3">
        <w:rPr>
          <w:rFonts w:cs="Times New Roman"/>
          <w:i/>
          <w:iCs/>
        </w:rPr>
        <w:t>Am J Psychiatry</w:t>
      </w:r>
      <w:r w:rsidRPr="003D2AD3">
        <w:rPr>
          <w:rFonts w:cs="Times New Roman"/>
        </w:rPr>
        <w:t xml:space="preserve"> </w:t>
      </w:r>
      <w:r w:rsidRPr="003D2AD3">
        <w:rPr>
          <w:rFonts w:cs="Times New Roman"/>
          <w:b/>
          <w:bCs/>
        </w:rPr>
        <w:t>163</w:t>
      </w:r>
      <w:r w:rsidRPr="003D2AD3">
        <w:rPr>
          <w:rFonts w:cs="Times New Roman"/>
        </w:rPr>
        <w:t>, 28–40 (2006).</w:t>
      </w:r>
    </w:p>
    <w:p w14:paraId="576F4053" w14:textId="4B425990" w:rsidR="003D2AD3" w:rsidRDefault="004E6E69" w:rsidP="00CC25BA">
      <w:pPr>
        <w:jc w:val="both"/>
        <w:rPr>
          <w:szCs w:val="22"/>
        </w:rPr>
      </w:pPr>
      <w:r w:rsidRPr="00DF2036">
        <w:rPr>
          <w:szCs w:val="22"/>
        </w:rPr>
        <w:fldChar w:fldCharType="end"/>
      </w:r>
    </w:p>
    <w:p w14:paraId="4B72D2BC" w14:textId="77777777" w:rsidR="003D2AD3" w:rsidRDefault="003D2AD3">
      <w:pPr>
        <w:rPr>
          <w:szCs w:val="22"/>
        </w:rPr>
      </w:pPr>
      <w:r>
        <w:rPr>
          <w:szCs w:val="22"/>
        </w:rPr>
        <w:br w:type="page"/>
      </w:r>
    </w:p>
    <w:p w14:paraId="3A461554" w14:textId="4444E73B" w:rsidR="00D17F57" w:rsidRPr="001F2132" w:rsidRDefault="007F05F8" w:rsidP="00AE5F9A">
      <w:pPr>
        <w:pStyle w:val="Heading1"/>
        <w:widowControl w:val="0"/>
        <w:spacing w:line="480" w:lineRule="auto"/>
        <w:ind w:left="264"/>
        <w:rPr>
          <w:rFonts w:cs="Times New Roman"/>
        </w:rPr>
      </w:pPr>
      <w:bookmarkStart w:id="198" w:name="_bm68zh7s03wv" w:colFirst="0" w:colLast="0"/>
      <w:bookmarkStart w:id="199" w:name="_cuvoh7kp2vpz" w:colFirst="0" w:colLast="0"/>
      <w:bookmarkEnd w:id="198"/>
      <w:bookmarkEnd w:id="199"/>
      <w:r w:rsidRPr="001F2132">
        <w:rPr>
          <w:rFonts w:cs="Times New Roman"/>
        </w:rPr>
        <w:lastRenderedPageBreak/>
        <w:t>Supplementary Material</w:t>
      </w:r>
    </w:p>
    <w:p w14:paraId="611C2E8B" w14:textId="77777777" w:rsidR="00AE5F9A" w:rsidRPr="00C842C9" w:rsidRDefault="00AE5F9A" w:rsidP="003D2AD3">
      <w:pPr>
        <w:pStyle w:val="Heading2"/>
      </w:pPr>
      <w:r w:rsidRPr="00C842C9">
        <w:t>Supplementary Material 1: Questionnaires implemented in RADAR-MDD</w:t>
      </w:r>
    </w:p>
    <w:p w14:paraId="0202807B" w14:textId="26A5E956" w:rsidR="00AE5F9A" w:rsidRPr="001F2132" w:rsidRDefault="00AE5F9A" w:rsidP="003D2AD3">
      <w:pPr>
        <w:pStyle w:val="Heading3"/>
      </w:pPr>
      <w:r w:rsidRPr="001F2132">
        <w:t>1.0 Baseline Assessments</w:t>
      </w:r>
    </w:p>
    <w:p w14:paraId="5B683D53" w14:textId="1F2C4FEA" w:rsidR="00AE5F9A" w:rsidRPr="001F2132" w:rsidRDefault="00AE5F9A" w:rsidP="003D2AD3">
      <w:pPr>
        <w:pStyle w:val="Heading4"/>
      </w:pPr>
      <w:r w:rsidRPr="001F2132">
        <w:t>1.1 Socio-demographics</w:t>
      </w:r>
    </w:p>
    <w:p w14:paraId="49058247" w14:textId="77777777" w:rsidR="00AE5F9A" w:rsidRPr="001F2132" w:rsidRDefault="00AE5F9A" w:rsidP="00AE5F9A"/>
    <w:p w14:paraId="7363B18F"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What is your date of birth?</w:t>
      </w:r>
    </w:p>
    <w:p w14:paraId="529FBDFF"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What was your age at your last birthday?</w:t>
      </w:r>
    </w:p>
    <w:p w14:paraId="5548D400"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Are you:</w:t>
      </w:r>
    </w:p>
    <w:p w14:paraId="65F9E135"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Male</w:t>
      </w:r>
    </w:p>
    <w:p w14:paraId="3E41ACF5"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Female</w:t>
      </w:r>
    </w:p>
    <w:p w14:paraId="789512C2"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Other</w:t>
      </w:r>
    </w:p>
    <w:p w14:paraId="09FDA1ED"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What gender were you assigned at birth?</w:t>
      </w:r>
    </w:p>
    <w:p w14:paraId="6239C7E7"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Male</w:t>
      </w:r>
    </w:p>
    <w:p w14:paraId="5DB6DBB5"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Female</w:t>
      </w:r>
    </w:p>
    <w:p w14:paraId="4B179315"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Are you:</w:t>
      </w:r>
    </w:p>
    <w:p w14:paraId="62726EC8"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 xml:space="preserve">Single </w:t>
      </w:r>
    </w:p>
    <w:p w14:paraId="5B10ECE9"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Cohabiting with your partner</w:t>
      </w:r>
    </w:p>
    <w:p w14:paraId="335D82F5"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Married and living with your husband/wife</w:t>
      </w:r>
    </w:p>
    <w:p w14:paraId="2575C274"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Married and separated from your husband/wife</w:t>
      </w:r>
    </w:p>
    <w:p w14:paraId="31B1A0A0"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Divorced</w:t>
      </w:r>
    </w:p>
    <w:p w14:paraId="066BF4B8"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Widowed</w:t>
      </w:r>
    </w:p>
    <w:p w14:paraId="7697DB1B"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Are you living with someone in the household as a couple?</w:t>
      </w:r>
    </w:p>
    <w:p w14:paraId="3ABD97B7"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Do you have children?</w:t>
      </w:r>
    </w:p>
    <w:p w14:paraId="16721988"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rPr>
        <w:t>No</w:t>
      </w:r>
    </w:p>
    <w:p w14:paraId="324A25E9"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Yes</w:t>
      </w:r>
    </w:p>
    <w:p w14:paraId="619D3BA0" w14:textId="77777777" w:rsidR="00AE5F9A" w:rsidRPr="001F2132" w:rsidRDefault="00AE5F9A" w:rsidP="00AE5F9A">
      <w:pPr>
        <w:pStyle w:val="ListParagraph"/>
        <w:numPr>
          <w:ilvl w:val="2"/>
          <w:numId w:val="7"/>
        </w:numPr>
        <w:spacing w:line="240" w:lineRule="auto"/>
        <w:rPr>
          <w:rFonts w:cs="Times New Roman"/>
          <w:lang w:val="en-US"/>
        </w:rPr>
      </w:pPr>
      <w:r w:rsidRPr="001F2132">
        <w:rPr>
          <w:rFonts w:cs="Times New Roman"/>
        </w:rPr>
        <w:t>How many?</w:t>
      </w:r>
    </w:p>
    <w:p w14:paraId="68055D1D" w14:textId="77777777" w:rsidR="00AE5F9A" w:rsidRPr="001F2132" w:rsidRDefault="00AE5F9A" w:rsidP="00AE5F9A">
      <w:pPr>
        <w:pStyle w:val="ListParagraph"/>
        <w:numPr>
          <w:ilvl w:val="2"/>
          <w:numId w:val="7"/>
        </w:numPr>
        <w:spacing w:line="240" w:lineRule="auto"/>
        <w:rPr>
          <w:rFonts w:cs="Times New Roman"/>
          <w:lang w:val="en-US"/>
        </w:rPr>
      </w:pPr>
      <w:r w:rsidRPr="001F2132">
        <w:rPr>
          <w:rFonts w:cs="Times New Roman"/>
        </w:rPr>
        <w:t>How many live with you?</w:t>
      </w:r>
    </w:p>
    <w:p w14:paraId="30D20245" w14:textId="77777777" w:rsidR="00AE5F9A" w:rsidRPr="001F2132" w:rsidRDefault="00AE5F9A" w:rsidP="00AE5F9A">
      <w:pPr>
        <w:pStyle w:val="ListParagraph"/>
        <w:numPr>
          <w:ilvl w:val="2"/>
          <w:numId w:val="7"/>
        </w:numPr>
        <w:spacing w:line="240" w:lineRule="auto"/>
        <w:rPr>
          <w:rFonts w:cs="Times New Roman"/>
          <w:lang w:val="en-US"/>
        </w:rPr>
      </w:pPr>
      <w:r w:rsidRPr="001F2132">
        <w:rPr>
          <w:rFonts w:cs="Times New Roman"/>
        </w:rPr>
        <w:t>How old is your youngest child?</w:t>
      </w:r>
    </w:p>
    <w:p w14:paraId="03ADD7A7" w14:textId="77777777" w:rsidR="00AE5F9A" w:rsidRPr="001F2132" w:rsidRDefault="00AE5F9A" w:rsidP="00AE5F9A">
      <w:pPr>
        <w:pStyle w:val="ListParagraph"/>
        <w:numPr>
          <w:ilvl w:val="0"/>
          <w:numId w:val="7"/>
        </w:numPr>
        <w:spacing w:line="240" w:lineRule="auto"/>
        <w:rPr>
          <w:rFonts w:cs="Times New Roman"/>
        </w:rPr>
      </w:pPr>
      <w:r w:rsidRPr="001F2132">
        <w:rPr>
          <w:rFonts w:cs="Times New Roman"/>
        </w:rPr>
        <w:t xml:space="preserve">What is your ethnic group? </w:t>
      </w:r>
    </w:p>
    <w:p w14:paraId="3F36D931" w14:textId="77777777" w:rsidR="00AE5F9A" w:rsidRPr="001F2132" w:rsidRDefault="00AE5F9A" w:rsidP="00AE5F9A">
      <w:r w:rsidRPr="001F2132">
        <w:t>Choose one option that best describes your ethnic group or background</w:t>
      </w:r>
    </w:p>
    <w:p w14:paraId="3636F721" w14:textId="77777777" w:rsidR="00AE5F9A" w:rsidRPr="001F2132" w:rsidRDefault="00AE5F9A" w:rsidP="00AE5F9A">
      <w:pPr>
        <w:ind w:firstLine="720"/>
        <w:rPr>
          <w:b/>
        </w:rPr>
      </w:pPr>
      <w:r w:rsidRPr="001F2132">
        <w:rPr>
          <w:b/>
        </w:rPr>
        <w:t>White</w:t>
      </w:r>
    </w:p>
    <w:p w14:paraId="75B38E04" w14:textId="77777777" w:rsidR="00AE5F9A" w:rsidRPr="001F2132" w:rsidRDefault="00AE5F9A" w:rsidP="00AE5F9A">
      <w:pPr>
        <w:pStyle w:val="ListParagraph"/>
        <w:numPr>
          <w:ilvl w:val="1"/>
          <w:numId w:val="7"/>
        </w:numPr>
        <w:spacing w:line="240" w:lineRule="auto"/>
        <w:rPr>
          <w:rFonts w:cs="Times New Roman"/>
        </w:rPr>
      </w:pPr>
      <w:r w:rsidRPr="001F2132">
        <w:rPr>
          <w:rFonts w:cs="Times New Roman"/>
        </w:rPr>
        <w:t>English/Welsh/Scottish/Northern Irish/British</w:t>
      </w:r>
    </w:p>
    <w:p w14:paraId="045C3847" w14:textId="77777777" w:rsidR="00AE5F9A" w:rsidRPr="001F2132" w:rsidRDefault="00AE5F9A" w:rsidP="00AE5F9A">
      <w:pPr>
        <w:pStyle w:val="ListParagraph"/>
        <w:numPr>
          <w:ilvl w:val="1"/>
          <w:numId w:val="7"/>
        </w:numPr>
        <w:spacing w:line="240" w:lineRule="auto"/>
        <w:rPr>
          <w:rFonts w:cs="Times New Roman"/>
        </w:rPr>
      </w:pPr>
      <w:r w:rsidRPr="001F2132">
        <w:rPr>
          <w:rFonts w:cs="Times New Roman"/>
        </w:rPr>
        <w:t>Irish</w:t>
      </w:r>
    </w:p>
    <w:p w14:paraId="60E7A2FB" w14:textId="77777777" w:rsidR="00AE5F9A" w:rsidRPr="001F2132" w:rsidRDefault="00AE5F9A" w:rsidP="00AE5F9A">
      <w:pPr>
        <w:pStyle w:val="ListParagraph"/>
        <w:numPr>
          <w:ilvl w:val="1"/>
          <w:numId w:val="7"/>
        </w:numPr>
        <w:spacing w:line="240" w:lineRule="auto"/>
        <w:rPr>
          <w:rFonts w:cs="Times New Roman"/>
        </w:rPr>
      </w:pPr>
      <w:r w:rsidRPr="001F2132">
        <w:rPr>
          <w:rFonts w:cs="Times New Roman"/>
        </w:rPr>
        <w:t>Gypsy or Irish Traveller</w:t>
      </w:r>
    </w:p>
    <w:p w14:paraId="316450F3" w14:textId="77777777" w:rsidR="00AE5F9A" w:rsidRPr="001F2132" w:rsidRDefault="00AE5F9A" w:rsidP="00AE5F9A">
      <w:pPr>
        <w:pStyle w:val="ListParagraph"/>
        <w:numPr>
          <w:ilvl w:val="1"/>
          <w:numId w:val="7"/>
        </w:numPr>
        <w:spacing w:line="240" w:lineRule="auto"/>
        <w:rPr>
          <w:rFonts w:cs="Times New Roman"/>
        </w:rPr>
      </w:pPr>
      <w:r w:rsidRPr="001F2132">
        <w:rPr>
          <w:rFonts w:cs="Times New Roman"/>
        </w:rPr>
        <w:t>Any other White background, please describe</w:t>
      </w:r>
    </w:p>
    <w:p w14:paraId="708244FA" w14:textId="77777777" w:rsidR="00AE5F9A" w:rsidRPr="001F2132" w:rsidRDefault="00AE5F9A" w:rsidP="00AE5F9A">
      <w:pPr>
        <w:ind w:firstLine="720"/>
        <w:rPr>
          <w:b/>
        </w:rPr>
      </w:pPr>
      <w:r w:rsidRPr="001F2132">
        <w:rPr>
          <w:b/>
        </w:rPr>
        <w:t>Mixed/Multiple Ethnic Groups</w:t>
      </w:r>
    </w:p>
    <w:p w14:paraId="509D2EB2" w14:textId="77777777" w:rsidR="00AE5F9A" w:rsidRPr="001F2132" w:rsidRDefault="00AE5F9A" w:rsidP="00AE5F9A">
      <w:pPr>
        <w:pStyle w:val="ListParagraph"/>
        <w:numPr>
          <w:ilvl w:val="1"/>
          <w:numId w:val="7"/>
        </w:numPr>
        <w:spacing w:line="240" w:lineRule="auto"/>
        <w:ind w:left="1418" w:hanging="284"/>
        <w:rPr>
          <w:rFonts w:cs="Times New Roman"/>
        </w:rPr>
      </w:pPr>
      <w:r w:rsidRPr="001F2132">
        <w:rPr>
          <w:rFonts w:cs="Times New Roman"/>
        </w:rPr>
        <w:t xml:space="preserve">White and Black Caribbean </w:t>
      </w:r>
    </w:p>
    <w:p w14:paraId="39153084" w14:textId="77777777" w:rsidR="00AE5F9A" w:rsidRPr="001F2132" w:rsidRDefault="00AE5F9A" w:rsidP="00AE5F9A">
      <w:pPr>
        <w:pStyle w:val="ListParagraph"/>
        <w:numPr>
          <w:ilvl w:val="1"/>
          <w:numId w:val="7"/>
        </w:numPr>
        <w:spacing w:line="240" w:lineRule="auto"/>
        <w:ind w:left="1418" w:hanging="284"/>
        <w:rPr>
          <w:rFonts w:cs="Times New Roman"/>
        </w:rPr>
      </w:pPr>
      <w:r w:rsidRPr="001F2132">
        <w:rPr>
          <w:rFonts w:cs="Times New Roman"/>
        </w:rPr>
        <w:t>White and Black African</w:t>
      </w:r>
    </w:p>
    <w:p w14:paraId="7CF30739" w14:textId="77777777" w:rsidR="00AE5F9A" w:rsidRPr="001F2132" w:rsidRDefault="00AE5F9A" w:rsidP="00AE5F9A">
      <w:pPr>
        <w:pStyle w:val="ListParagraph"/>
        <w:numPr>
          <w:ilvl w:val="1"/>
          <w:numId w:val="7"/>
        </w:numPr>
        <w:spacing w:line="240" w:lineRule="auto"/>
        <w:ind w:left="1418" w:hanging="284"/>
        <w:rPr>
          <w:rFonts w:cs="Times New Roman"/>
        </w:rPr>
      </w:pPr>
      <w:r w:rsidRPr="001F2132">
        <w:rPr>
          <w:rFonts w:cs="Times New Roman"/>
        </w:rPr>
        <w:t>White and Asian</w:t>
      </w:r>
    </w:p>
    <w:p w14:paraId="12691CA8" w14:textId="77777777" w:rsidR="00AE5F9A" w:rsidRPr="001F2132" w:rsidRDefault="00AE5F9A" w:rsidP="00AE5F9A">
      <w:pPr>
        <w:pStyle w:val="ListParagraph"/>
        <w:numPr>
          <w:ilvl w:val="1"/>
          <w:numId w:val="7"/>
        </w:numPr>
        <w:spacing w:line="240" w:lineRule="auto"/>
        <w:ind w:left="1418" w:hanging="284"/>
        <w:rPr>
          <w:rFonts w:cs="Times New Roman"/>
        </w:rPr>
      </w:pPr>
      <w:r w:rsidRPr="001F2132">
        <w:rPr>
          <w:rFonts w:cs="Times New Roman"/>
        </w:rPr>
        <w:t>Any other Mixed/Multiple ethnic background, please describe</w:t>
      </w:r>
    </w:p>
    <w:p w14:paraId="657D11C0" w14:textId="77777777" w:rsidR="00AE5F9A" w:rsidRPr="001F2132" w:rsidRDefault="00AE5F9A" w:rsidP="00AE5F9A">
      <w:pPr>
        <w:ind w:firstLine="720"/>
        <w:rPr>
          <w:b/>
        </w:rPr>
      </w:pPr>
      <w:r w:rsidRPr="001F2132">
        <w:rPr>
          <w:b/>
        </w:rPr>
        <w:t>Asian/Asian British</w:t>
      </w:r>
    </w:p>
    <w:p w14:paraId="0A1EDFD9" w14:textId="77777777" w:rsidR="00AE5F9A" w:rsidRPr="001F2132" w:rsidRDefault="00AE5F9A" w:rsidP="00AE5F9A">
      <w:pPr>
        <w:pStyle w:val="ListParagraph"/>
        <w:numPr>
          <w:ilvl w:val="1"/>
          <w:numId w:val="7"/>
        </w:numPr>
        <w:spacing w:line="240" w:lineRule="auto"/>
        <w:rPr>
          <w:rFonts w:cs="Times New Roman"/>
        </w:rPr>
      </w:pPr>
      <w:r w:rsidRPr="001F2132">
        <w:rPr>
          <w:rFonts w:cs="Times New Roman"/>
        </w:rPr>
        <w:lastRenderedPageBreak/>
        <w:t>Indian</w:t>
      </w:r>
    </w:p>
    <w:p w14:paraId="5D7E4D4A" w14:textId="77777777" w:rsidR="00AE5F9A" w:rsidRPr="001F2132" w:rsidRDefault="00AE5F9A" w:rsidP="00AE5F9A">
      <w:pPr>
        <w:pStyle w:val="ListParagraph"/>
        <w:numPr>
          <w:ilvl w:val="1"/>
          <w:numId w:val="7"/>
        </w:numPr>
        <w:spacing w:line="240" w:lineRule="auto"/>
        <w:rPr>
          <w:rFonts w:cs="Times New Roman"/>
        </w:rPr>
      </w:pPr>
      <w:r w:rsidRPr="001F2132">
        <w:rPr>
          <w:rFonts w:cs="Times New Roman"/>
        </w:rPr>
        <w:t>Pakistani</w:t>
      </w:r>
    </w:p>
    <w:p w14:paraId="5167F855" w14:textId="77777777" w:rsidR="00AE5F9A" w:rsidRPr="001F2132" w:rsidRDefault="00AE5F9A" w:rsidP="00AE5F9A">
      <w:pPr>
        <w:pStyle w:val="ListParagraph"/>
        <w:numPr>
          <w:ilvl w:val="1"/>
          <w:numId w:val="7"/>
        </w:numPr>
        <w:spacing w:line="240" w:lineRule="auto"/>
        <w:rPr>
          <w:rFonts w:cs="Times New Roman"/>
        </w:rPr>
      </w:pPr>
      <w:r w:rsidRPr="001F2132">
        <w:rPr>
          <w:rFonts w:cs="Times New Roman"/>
        </w:rPr>
        <w:t>Bangladeshi</w:t>
      </w:r>
    </w:p>
    <w:p w14:paraId="1CAEB6AA" w14:textId="77777777" w:rsidR="00AE5F9A" w:rsidRPr="001F2132" w:rsidRDefault="00AE5F9A" w:rsidP="00AE5F9A">
      <w:pPr>
        <w:pStyle w:val="ListParagraph"/>
        <w:numPr>
          <w:ilvl w:val="1"/>
          <w:numId w:val="7"/>
        </w:numPr>
        <w:spacing w:line="240" w:lineRule="auto"/>
        <w:rPr>
          <w:rFonts w:cs="Times New Roman"/>
        </w:rPr>
      </w:pPr>
      <w:r w:rsidRPr="001F2132">
        <w:rPr>
          <w:rFonts w:cs="Times New Roman"/>
        </w:rPr>
        <w:t>Chinese</w:t>
      </w:r>
    </w:p>
    <w:p w14:paraId="75A24CCE" w14:textId="77777777" w:rsidR="00AE5F9A" w:rsidRPr="001F2132" w:rsidRDefault="00AE5F9A" w:rsidP="00AE5F9A">
      <w:pPr>
        <w:pStyle w:val="ListParagraph"/>
        <w:numPr>
          <w:ilvl w:val="1"/>
          <w:numId w:val="7"/>
        </w:numPr>
        <w:spacing w:line="240" w:lineRule="auto"/>
        <w:rPr>
          <w:rFonts w:cs="Times New Roman"/>
        </w:rPr>
      </w:pPr>
      <w:r w:rsidRPr="001F2132">
        <w:rPr>
          <w:rFonts w:cs="Times New Roman"/>
        </w:rPr>
        <w:t>Any other Asian background, please describe</w:t>
      </w:r>
    </w:p>
    <w:p w14:paraId="6E696BC0" w14:textId="77777777" w:rsidR="00AE5F9A" w:rsidRPr="001F2132" w:rsidRDefault="00AE5F9A" w:rsidP="00AE5F9A">
      <w:pPr>
        <w:ind w:firstLine="720"/>
        <w:rPr>
          <w:b/>
        </w:rPr>
      </w:pPr>
      <w:r w:rsidRPr="001F2132">
        <w:rPr>
          <w:b/>
        </w:rPr>
        <w:t>Black/African/Caribbean/Black British</w:t>
      </w:r>
    </w:p>
    <w:p w14:paraId="5D579AC3" w14:textId="77777777" w:rsidR="00AE5F9A" w:rsidRPr="001F2132" w:rsidRDefault="00AE5F9A" w:rsidP="00AE5F9A">
      <w:pPr>
        <w:pStyle w:val="ListParagraph"/>
        <w:numPr>
          <w:ilvl w:val="1"/>
          <w:numId w:val="7"/>
        </w:numPr>
        <w:spacing w:line="240" w:lineRule="auto"/>
        <w:rPr>
          <w:rFonts w:cs="Times New Roman"/>
        </w:rPr>
      </w:pPr>
      <w:r w:rsidRPr="001F2132">
        <w:rPr>
          <w:rFonts w:cs="Times New Roman"/>
        </w:rPr>
        <w:t>African</w:t>
      </w:r>
    </w:p>
    <w:p w14:paraId="04D907FB" w14:textId="77777777" w:rsidR="00AE5F9A" w:rsidRPr="001F2132" w:rsidRDefault="00AE5F9A" w:rsidP="00AE5F9A">
      <w:pPr>
        <w:pStyle w:val="ListParagraph"/>
        <w:numPr>
          <w:ilvl w:val="1"/>
          <w:numId w:val="7"/>
        </w:numPr>
        <w:spacing w:line="240" w:lineRule="auto"/>
        <w:rPr>
          <w:rFonts w:cs="Times New Roman"/>
        </w:rPr>
      </w:pPr>
      <w:r w:rsidRPr="001F2132">
        <w:rPr>
          <w:rFonts w:cs="Times New Roman"/>
        </w:rPr>
        <w:t>Caribbean</w:t>
      </w:r>
    </w:p>
    <w:p w14:paraId="1513D332" w14:textId="77777777" w:rsidR="00AE5F9A" w:rsidRPr="001F2132" w:rsidRDefault="00AE5F9A" w:rsidP="00AE5F9A">
      <w:pPr>
        <w:pStyle w:val="ListParagraph"/>
        <w:numPr>
          <w:ilvl w:val="1"/>
          <w:numId w:val="7"/>
        </w:numPr>
        <w:spacing w:line="240" w:lineRule="auto"/>
        <w:rPr>
          <w:rFonts w:cs="Times New Roman"/>
        </w:rPr>
      </w:pPr>
      <w:r w:rsidRPr="001F2132">
        <w:rPr>
          <w:rFonts w:cs="Times New Roman"/>
        </w:rPr>
        <w:t>Any other Black/African/Caribbean background, please describe</w:t>
      </w:r>
    </w:p>
    <w:p w14:paraId="3499E2AE" w14:textId="77777777" w:rsidR="00AE5F9A" w:rsidRPr="001F2132" w:rsidRDefault="00AE5F9A" w:rsidP="00AE5F9A">
      <w:pPr>
        <w:ind w:firstLine="720"/>
        <w:rPr>
          <w:b/>
        </w:rPr>
      </w:pPr>
      <w:r w:rsidRPr="001F2132">
        <w:rPr>
          <w:b/>
        </w:rPr>
        <w:t>Other ethnic group</w:t>
      </w:r>
    </w:p>
    <w:p w14:paraId="0E9A0BEC" w14:textId="77777777" w:rsidR="00AE5F9A" w:rsidRPr="001F2132" w:rsidRDefault="00AE5F9A" w:rsidP="00AE5F9A">
      <w:pPr>
        <w:pStyle w:val="ListParagraph"/>
        <w:numPr>
          <w:ilvl w:val="1"/>
          <w:numId w:val="7"/>
        </w:numPr>
        <w:spacing w:line="240" w:lineRule="auto"/>
        <w:rPr>
          <w:rFonts w:cs="Times New Roman"/>
        </w:rPr>
      </w:pPr>
      <w:r w:rsidRPr="001F2132">
        <w:rPr>
          <w:rFonts w:cs="Times New Roman"/>
        </w:rPr>
        <w:t>Arab</w:t>
      </w:r>
    </w:p>
    <w:p w14:paraId="46C826FD" w14:textId="77777777" w:rsidR="00AE5F9A" w:rsidRPr="001F2132" w:rsidRDefault="00AE5F9A" w:rsidP="00AE5F9A">
      <w:pPr>
        <w:pStyle w:val="ListParagraph"/>
        <w:numPr>
          <w:ilvl w:val="1"/>
          <w:numId w:val="7"/>
        </w:numPr>
        <w:spacing w:line="240" w:lineRule="auto"/>
        <w:rPr>
          <w:rFonts w:cs="Times New Roman"/>
        </w:rPr>
      </w:pPr>
      <w:r w:rsidRPr="001F2132">
        <w:rPr>
          <w:rFonts w:cs="Times New Roman"/>
        </w:rPr>
        <w:t>Any other ethnic groups, please describe</w:t>
      </w:r>
    </w:p>
    <w:p w14:paraId="078C91FA" w14:textId="77777777" w:rsidR="00AE5F9A" w:rsidRPr="001F2132" w:rsidRDefault="00AE5F9A" w:rsidP="00AE5F9A">
      <w:pPr>
        <w:pStyle w:val="ListParagraph"/>
        <w:spacing w:line="240" w:lineRule="auto"/>
        <w:ind w:left="1418"/>
        <w:rPr>
          <w:rFonts w:cs="Times New Roman"/>
        </w:rPr>
      </w:pPr>
    </w:p>
    <w:p w14:paraId="36C8E409"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What country were you born in?</w:t>
      </w:r>
    </w:p>
    <w:p w14:paraId="53E0FA4C"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How old were you when you finished your continuous full-time education or college?</w:t>
      </w:r>
    </w:p>
    <w:p w14:paraId="78EF04F5"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Did you drop out of school before the age of 15 before you received your qualification?</w:t>
      </w:r>
    </w:p>
    <w:p w14:paraId="049E128F"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Have you got any qualifications of any sort?</w:t>
      </w:r>
    </w:p>
    <w:p w14:paraId="3F3AACA0"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Which if the following qualifications do you have?</w:t>
      </w:r>
    </w:p>
    <w:p w14:paraId="48FD4433"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Degree level qualification or above</w:t>
      </w:r>
    </w:p>
    <w:p w14:paraId="372E3CB5"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 xml:space="preserve">A-Level or equivalent (HNDs, NVQ level 3, </w:t>
      </w:r>
      <w:proofErr w:type="spellStart"/>
      <w:r w:rsidRPr="001F2132">
        <w:rPr>
          <w:rFonts w:cs="Times New Roman"/>
          <w:lang w:val="en-US"/>
        </w:rPr>
        <w:t>Highers</w:t>
      </w:r>
      <w:proofErr w:type="spellEnd"/>
      <w:r w:rsidRPr="001F2132">
        <w:rPr>
          <w:rFonts w:cs="Times New Roman"/>
          <w:lang w:val="en-US"/>
        </w:rPr>
        <w:t>)</w:t>
      </w:r>
    </w:p>
    <w:p w14:paraId="03DBBFFA"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GCSE level or equivalent (O-level, NVQ level 1-2)</w:t>
      </w:r>
    </w:p>
    <w:p w14:paraId="20609398"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Below GCSE level</w:t>
      </w:r>
    </w:p>
    <w:p w14:paraId="340AE36B"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Other qualifications</w:t>
      </w:r>
    </w:p>
    <w:p w14:paraId="20C3585D"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No qualifications</w:t>
      </w:r>
    </w:p>
    <w:p w14:paraId="0121AF1F"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Are you currently receiving any of the following benefits in your own right, that is, where you are the named recipient?</w:t>
      </w:r>
    </w:p>
    <w:p w14:paraId="0447E8BF"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Jobseekers allowance</w:t>
      </w:r>
    </w:p>
    <w:p w14:paraId="55B88881"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Employment support allowance</w:t>
      </w:r>
    </w:p>
    <w:p w14:paraId="2359AD24"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Income support</w:t>
      </w:r>
    </w:p>
    <w:p w14:paraId="4254045C"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Family credit/working families tax credit</w:t>
      </w:r>
    </w:p>
    <w:p w14:paraId="2C3825CC"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State pension</w:t>
      </w:r>
    </w:p>
    <w:p w14:paraId="010EDDED"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State pension credit</w:t>
      </w:r>
    </w:p>
    <w:p w14:paraId="32648645"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Incapacity benefit</w:t>
      </w:r>
    </w:p>
    <w:p w14:paraId="557FCF3F"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Statutory sick pay</w:t>
      </w:r>
    </w:p>
    <w:p w14:paraId="233E827C"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Disability living allowance/working allowance</w:t>
      </w:r>
    </w:p>
    <w:p w14:paraId="3020A212"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Other</w:t>
      </w:r>
    </w:p>
    <w:p w14:paraId="6EF649E7"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No benefits</w:t>
      </w:r>
    </w:p>
    <w:p w14:paraId="797E1A0D"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Do you or anyone else in your household receive Housing Benefit, either directly, or by having it paid to you or on your behalf?</w:t>
      </w:r>
    </w:p>
    <w:p w14:paraId="75BA5DBB"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No</w:t>
      </w:r>
    </w:p>
    <w:p w14:paraId="09AAB643"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lang w:val="en-US"/>
        </w:rPr>
        <w:t>Yes</w:t>
      </w:r>
    </w:p>
    <w:p w14:paraId="751EEE65"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Which of the following represents your household’s annual gross income (income from all sources before deductions for income tax and national insurance</w:t>
      </w:r>
    </w:p>
    <w:p w14:paraId="3EAC9286"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rPr>
        <w:t>Less than £15,000</w:t>
      </w:r>
    </w:p>
    <w:p w14:paraId="7D7E0601"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rPr>
        <w:t>£15,000-£24,000</w:t>
      </w:r>
    </w:p>
    <w:p w14:paraId="66B940B5"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rPr>
        <w:t>£24,000-£40,000</w:t>
      </w:r>
    </w:p>
    <w:p w14:paraId="6BF452C4"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rPr>
        <w:t>£40,000-£55,000</w:t>
      </w:r>
    </w:p>
    <w:p w14:paraId="17182271"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rPr>
        <w:t>More than £55,000</w:t>
      </w:r>
    </w:p>
    <w:p w14:paraId="13EDF8A2"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How many people contribute to the household income?</w:t>
      </w:r>
    </w:p>
    <w:p w14:paraId="2B681F71"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lastRenderedPageBreak/>
        <w:t>In which of these ways do you occupy this accommodation?</w:t>
      </w:r>
    </w:p>
    <w:p w14:paraId="548AFB8E"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rPr>
        <w:t>Own outright</w:t>
      </w:r>
    </w:p>
    <w:p w14:paraId="72E157B1"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rPr>
        <w:t>Buying it with the help of a mortgage or loan</w:t>
      </w:r>
    </w:p>
    <w:p w14:paraId="49EE0ABA"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rPr>
        <w:t>Share Pay part rent and part mortgage (shared ownership)</w:t>
      </w:r>
    </w:p>
    <w:p w14:paraId="4C1E4AED"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rPr>
        <w:t>Rent it from</w:t>
      </w:r>
    </w:p>
    <w:p w14:paraId="412D3945" w14:textId="77777777" w:rsidR="00AE5F9A" w:rsidRPr="001F2132" w:rsidRDefault="00AE5F9A" w:rsidP="00AE5F9A">
      <w:pPr>
        <w:pStyle w:val="ListParagraph"/>
        <w:numPr>
          <w:ilvl w:val="2"/>
          <w:numId w:val="7"/>
        </w:numPr>
        <w:spacing w:line="240" w:lineRule="auto"/>
        <w:rPr>
          <w:rFonts w:cs="Times New Roman"/>
          <w:lang w:val="en-US"/>
        </w:rPr>
      </w:pPr>
      <w:r w:rsidRPr="001F2132">
        <w:rPr>
          <w:rFonts w:cs="Times New Roman"/>
        </w:rPr>
        <w:t>Local Authority</w:t>
      </w:r>
    </w:p>
    <w:p w14:paraId="7EFAD75E" w14:textId="77777777" w:rsidR="00AE5F9A" w:rsidRPr="001F2132" w:rsidRDefault="00AE5F9A" w:rsidP="00AE5F9A">
      <w:pPr>
        <w:pStyle w:val="ListParagraph"/>
        <w:numPr>
          <w:ilvl w:val="2"/>
          <w:numId w:val="7"/>
        </w:numPr>
        <w:spacing w:line="240" w:lineRule="auto"/>
        <w:rPr>
          <w:rFonts w:cs="Times New Roman"/>
          <w:lang w:val="en-US"/>
        </w:rPr>
      </w:pPr>
      <w:r w:rsidRPr="001F2132">
        <w:rPr>
          <w:rFonts w:cs="Times New Roman"/>
        </w:rPr>
        <w:t>Voluntary sector</w:t>
      </w:r>
    </w:p>
    <w:p w14:paraId="7825200A" w14:textId="77777777" w:rsidR="00AE5F9A" w:rsidRPr="001F2132" w:rsidRDefault="00AE5F9A" w:rsidP="00AE5F9A">
      <w:pPr>
        <w:pStyle w:val="ListParagraph"/>
        <w:numPr>
          <w:ilvl w:val="2"/>
          <w:numId w:val="7"/>
        </w:numPr>
        <w:spacing w:line="240" w:lineRule="auto"/>
        <w:rPr>
          <w:rFonts w:cs="Times New Roman"/>
          <w:lang w:val="en-US"/>
        </w:rPr>
      </w:pPr>
      <w:r w:rsidRPr="001F2132">
        <w:rPr>
          <w:rFonts w:cs="Times New Roman"/>
        </w:rPr>
        <w:t>Private landlord</w:t>
      </w:r>
    </w:p>
    <w:p w14:paraId="434B193E"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rPr>
        <w:t>Live here rent-free (including rent-free in relative’s/friend’s property; excluding squatting)</w:t>
      </w:r>
    </w:p>
    <w:p w14:paraId="331431DF"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rPr>
        <w:t>Squatting</w:t>
      </w:r>
    </w:p>
    <w:p w14:paraId="28CA0364"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How satisfied are you with this accommodation?</w:t>
      </w:r>
    </w:p>
    <w:p w14:paraId="68F0E2D3"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rPr>
        <w:t>Very dissatisfied</w:t>
      </w:r>
    </w:p>
    <w:p w14:paraId="7C3AAE23" w14:textId="77777777" w:rsidR="00AE5F9A" w:rsidRPr="001F2132" w:rsidRDefault="00AE5F9A" w:rsidP="00AE5F9A">
      <w:pPr>
        <w:pStyle w:val="ListParagraph"/>
        <w:numPr>
          <w:ilvl w:val="1"/>
          <w:numId w:val="7"/>
        </w:numPr>
        <w:spacing w:line="240" w:lineRule="auto"/>
        <w:rPr>
          <w:rFonts w:cs="Times New Roman"/>
          <w:lang w:val="en-US"/>
        </w:rPr>
      </w:pPr>
      <w:r w:rsidRPr="001F2132">
        <w:rPr>
          <w:rFonts w:cs="Times New Roman"/>
        </w:rPr>
        <w:t>Slightly dissatisfied</w:t>
      </w:r>
    </w:p>
    <w:p w14:paraId="72376DB9" w14:textId="77777777" w:rsidR="00AE5F9A" w:rsidRPr="001F2132" w:rsidRDefault="00AE5F9A" w:rsidP="00AE5F9A">
      <w:pPr>
        <w:numPr>
          <w:ilvl w:val="1"/>
          <w:numId w:val="7"/>
        </w:numPr>
        <w:autoSpaceDE w:val="0"/>
        <w:autoSpaceDN w:val="0"/>
        <w:adjustRightInd w:val="0"/>
        <w:jc w:val="both"/>
      </w:pPr>
      <w:r w:rsidRPr="001F2132">
        <w:t>Neither satisfied nor dissatisfied</w:t>
      </w:r>
    </w:p>
    <w:p w14:paraId="53793988" w14:textId="77777777" w:rsidR="00AE5F9A" w:rsidRPr="001F2132" w:rsidRDefault="00AE5F9A" w:rsidP="00AE5F9A">
      <w:pPr>
        <w:numPr>
          <w:ilvl w:val="1"/>
          <w:numId w:val="7"/>
        </w:numPr>
        <w:autoSpaceDE w:val="0"/>
        <w:autoSpaceDN w:val="0"/>
        <w:adjustRightInd w:val="0"/>
        <w:jc w:val="both"/>
      </w:pPr>
      <w:r w:rsidRPr="001F2132">
        <w:t>Fairly satisfied</w:t>
      </w:r>
    </w:p>
    <w:p w14:paraId="6CA102D3" w14:textId="77777777" w:rsidR="00AE5F9A" w:rsidRPr="001F2132" w:rsidRDefault="00AE5F9A" w:rsidP="00AE5F9A">
      <w:pPr>
        <w:numPr>
          <w:ilvl w:val="1"/>
          <w:numId w:val="7"/>
        </w:numPr>
        <w:autoSpaceDE w:val="0"/>
        <w:autoSpaceDN w:val="0"/>
        <w:adjustRightInd w:val="0"/>
        <w:jc w:val="both"/>
      </w:pPr>
      <w:r w:rsidRPr="001F2132">
        <w:t>Very satisfied</w:t>
      </w:r>
    </w:p>
    <w:p w14:paraId="77F6527C" w14:textId="77777777" w:rsidR="00AE5F9A" w:rsidRPr="001F2132" w:rsidRDefault="00AE5F9A" w:rsidP="00AE5F9A">
      <w:pPr>
        <w:pStyle w:val="ListParagraph"/>
        <w:numPr>
          <w:ilvl w:val="0"/>
          <w:numId w:val="7"/>
        </w:numPr>
        <w:spacing w:line="240" w:lineRule="auto"/>
        <w:rPr>
          <w:rFonts w:cs="Times New Roman"/>
          <w:lang w:val="en-US"/>
        </w:rPr>
      </w:pPr>
      <w:r w:rsidRPr="001F2132">
        <w:rPr>
          <w:rFonts w:cs="Times New Roman"/>
          <w:lang w:val="en-US"/>
        </w:rPr>
        <w:t>Have there been times during the past year when you were seriously behind in paying within the time allowed for any of these items:</w:t>
      </w:r>
    </w:p>
    <w:p w14:paraId="3FC74660" w14:textId="77777777" w:rsidR="00AE5F9A" w:rsidRPr="001F2132" w:rsidRDefault="00AE5F9A" w:rsidP="00AE5F9A">
      <w:pPr>
        <w:numPr>
          <w:ilvl w:val="1"/>
          <w:numId w:val="7"/>
        </w:numPr>
        <w:autoSpaceDE w:val="0"/>
        <w:autoSpaceDN w:val="0"/>
        <w:adjustRightInd w:val="0"/>
        <w:jc w:val="both"/>
      </w:pPr>
      <w:r w:rsidRPr="001F2132">
        <w:t>Rent</w:t>
      </w:r>
    </w:p>
    <w:p w14:paraId="5AE396EE" w14:textId="77777777" w:rsidR="00AE5F9A" w:rsidRPr="001F2132" w:rsidRDefault="00AE5F9A" w:rsidP="00AE5F9A">
      <w:pPr>
        <w:numPr>
          <w:ilvl w:val="1"/>
          <w:numId w:val="7"/>
        </w:numPr>
        <w:autoSpaceDE w:val="0"/>
        <w:autoSpaceDN w:val="0"/>
        <w:adjustRightInd w:val="0"/>
        <w:jc w:val="both"/>
      </w:pPr>
      <w:r w:rsidRPr="001F2132">
        <w:t>Gas</w:t>
      </w:r>
    </w:p>
    <w:p w14:paraId="6822224B" w14:textId="77777777" w:rsidR="00AE5F9A" w:rsidRPr="001F2132" w:rsidRDefault="00AE5F9A" w:rsidP="00AE5F9A">
      <w:pPr>
        <w:numPr>
          <w:ilvl w:val="1"/>
          <w:numId w:val="7"/>
        </w:numPr>
        <w:autoSpaceDE w:val="0"/>
        <w:autoSpaceDN w:val="0"/>
        <w:adjustRightInd w:val="0"/>
        <w:jc w:val="both"/>
      </w:pPr>
      <w:r w:rsidRPr="001F2132">
        <w:t>Electricity</w:t>
      </w:r>
    </w:p>
    <w:p w14:paraId="008A7E6D" w14:textId="77777777" w:rsidR="00AE5F9A" w:rsidRPr="001F2132" w:rsidRDefault="00AE5F9A" w:rsidP="00AE5F9A">
      <w:pPr>
        <w:numPr>
          <w:ilvl w:val="1"/>
          <w:numId w:val="7"/>
        </w:numPr>
        <w:autoSpaceDE w:val="0"/>
        <w:autoSpaceDN w:val="0"/>
        <w:adjustRightInd w:val="0"/>
        <w:jc w:val="both"/>
      </w:pPr>
      <w:r w:rsidRPr="001F2132">
        <w:t>Water</w:t>
      </w:r>
    </w:p>
    <w:p w14:paraId="5C20D3A5" w14:textId="77777777" w:rsidR="00AE5F9A" w:rsidRPr="001F2132" w:rsidRDefault="00AE5F9A" w:rsidP="00AE5F9A">
      <w:pPr>
        <w:numPr>
          <w:ilvl w:val="1"/>
          <w:numId w:val="7"/>
        </w:numPr>
        <w:autoSpaceDE w:val="0"/>
        <w:autoSpaceDN w:val="0"/>
        <w:adjustRightInd w:val="0"/>
        <w:jc w:val="both"/>
      </w:pPr>
      <w:r w:rsidRPr="001F2132">
        <w:t>Goods on hire purchase</w:t>
      </w:r>
    </w:p>
    <w:p w14:paraId="726435AF" w14:textId="77777777" w:rsidR="00AE5F9A" w:rsidRPr="001F2132" w:rsidRDefault="00AE5F9A" w:rsidP="00AE5F9A">
      <w:pPr>
        <w:numPr>
          <w:ilvl w:val="1"/>
          <w:numId w:val="7"/>
        </w:numPr>
        <w:autoSpaceDE w:val="0"/>
        <w:autoSpaceDN w:val="0"/>
        <w:adjustRightInd w:val="0"/>
        <w:jc w:val="both"/>
      </w:pPr>
      <w:r w:rsidRPr="001F2132">
        <w:t>Mortgage repayments</w:t>
      </w:r>
    </w:p>
    <w:p w14:paraId="096C7097" w14:textId="77777777" w:rsidR="00AE5F9A" w:rsidRPr="001F2132" w:rsidRDefault="00AE5F9A" w:rsidP="00AE5F9A">
      <w:pPr>
        <w:numPr>
          <w:ilvl w:val="1"/>
          <w:numId w:val="7"/>
        </w:numPr>
        <w:autoSpaceDE w:val="0"/>
        <w:autoSpaceDN w:val="0"/>
        <w:adjustRightInd w:val="0"/>
        <w:jc w:val="both"/>
      </w:pPr>
      <w:r w:rsidRPr="001F2132">
        <w:t>Council Tax</w:t>
      </w:r>
    </w:p>
    <w:p w14:paraId="202807A1" w14:textId="77777777" w:rsidR="00AE5F9A" w:rsidRPr="001F2132" w:rsidRDefault="00AE5F9A" w:rsidP="00AE5F9A">
      <w:pPr>
        <w:numPr>
          <w:ilvl w:val="1"/>
          <w:numId w:val="7"/>
        </w:numPr>
        <w:autoSpaceDE w:val="0"/>
        <w:autoSpaceDN w:val="0"/>
        <w:adjustRightInd w:val="0"/>
        <w:jc w:val="both"/>
      </w:pPr>
      <w:r w:rsidRPr="001F2132">
        <w:t>Credit card payments</w:t>
      </w:r>
    </w:p>
    <w:p w14:paraId="3AB97CDC" w14:textId="77777777" w:rsidR="00AE5F9A" w:rsidRPr="001F2132" w:rsidRDefault="00AE5F9A" w:rsidP="00AE5F9A">
      <w:pPr>
        <w:numPr>
          <w:ilvl w:val="1"/>
          <w:numId w:val="7"/>
        </w:numPr>
        <w:autoSpaceDE w:val="0"/>
        <w:autoSpaceDN w:val="0"/>
        <w:adjustRightInd w:val="0"/>
        <w:jc w:val="both"/>
      </w:pPr>
      <w:r w:rsidRPr="001F2132">
        <w:t>Telephone</w:t>
      </w:r>
    </w:p>
    <w:p w14:paraId="78F7E7CC" w14:textId="77777777" w:rsidR="00AE5F9A" w:rsidRPr="001F2132" w:rsidRDefault="00AE5F9A" w:rsidP="00AE5F9A">
      <w:pPr>
        <w:numPr>
          <w:ilvl w:val="1"/>
          <w:numId w:val="7"/>
        </w:numPr>
        <w:autoSpaceDE w:val="0"/>
        <w:autoSpaceDN w:val="0"/>
        <w:adjustRightInd w:val="0"/>
        <w:jc w:val="both"/>
      </w:pPr>
      <w:r w:rsidRPr="001F2132">
        <w:t>Other loans</w:t>
      </w:r>
    </w:p>
    <w:p w14:paraId="5984822E" w14:textId="77777777" w:rsidR="00AE5F9A" w:rsidRPr="001F2132" w:rsidRDefault="00AE5F9A" w:rsidP="00AE5F9A">
      <w:pPr>
        <w:numPr>
          <w:ilvl w:val="1"/>
          <w:numId w:val="7"/>
        </w:numPr>
        <w:autoSpaceDE w:val="0"/>
        <w:autoSpaceDN w:val="0"/>
        <w:adjustRightInd w:val="0"/>
        <w:jc w:val="both"/>
        <w:rPr>
          <w:lang w:val="en-US"/>
        </w:rPr>
      </w:pPr>
      <w:r w:rsidRPr="001F2132">
        <w:t>None of these</w:t>
      </w:r>
    </w:p>
    <w:p w14:paraId="4B830F54" w14:textId="77777777" w:rsidR="00AE5F9A" w:rsidRPr="001F2132" w:rsidRDefault="00AE5F9A" w:rsidP="00AE5F9A">
      <w:pPr>
        <w:autoSpaceDE w:val="0"/>
        <w:autoSpaceDN w:val="0"/>
        <w:adjustRightInd w:val="0"/>
        <w:jc w:val="both"/>
        <w:rPr>
          <w:lang w:val="en-US"/>
        </w:rPr>
      </w:pPr>
    </w:p>
    <w:p w14:paraId="76FA8B57" w14:textId="7A573C2A" w:rsidR="00AE5F9A" w:rsidRPr="003D2AD3" w:rsidRDefault="00AE5F9A" w:rsidP="003D2AD3">
      <w:pPr>
        <w:pStyle w:val="Heading4"/>
      </w:pPr>
      <w:r w:rsidRPr="001F2132">
        <w:t>1.2 Social Environment</w:t>
      </w:r>
    </w:p>
    <w:p w14:paraId="04C07C13" w14:textId="77777777" w:rsidR="00AE5F9A" w:rsidRPr="001F2132" w:rsidRDefault="00AE5F9A" w:rsidP="00AE5F9A">
      <w:pPr>
        <w:pStyle w:val="ListParagraph"/>
        <w:numPr>
          <w:ilvl w:val="0"/>
          <w:numId w:val="10"/>
        </w:numPr>
        <w:rPr>
          <w:rFonts w:cs="Times New Roman"/>
        </w:rPr>
      </w:pPr>
      <w:r w:rsidRPr="001F2132">
        <w:rPr>
          <w:rFonts w:cs="Times New Roman"/>
        </w:rPr>
        <w:t>In a typical week, how many of the following people do you come into contact with? By contact we mean talking either face-to-face or by phone</w:t>
      </w:r>
    </w:p>
    <w:p w14:paraId="676494EE" w14:textId="77777777" w:rsidR="00AE5F9A" w:rsidRPr="001F2132" w:rsidRDefault="00AE5F9A" w:rsidP="00AE5F9A">
      <w:pPr>
        <w:pStyle w:val="ListParagraph"/>
        <w:numPr>
          <w:ilvl w:val="1"/>
          <w:numId w:val="10"/>
        </w:numPr>
        <w:rPr>
          <w:rFonts w:cs="Times New Roman"/>
        </w:rPr>
      </w:pPr>
      <w:r w:rsidRPr="001F2132">
        <w:rPr>
          <w:rFonts w:cs="Times New Roman"/>
        </w:rPr>
        <w:t>Brother/sister</w:t>
      </w:r>
    </w:p>
    <w:p w14:paraId="18B258DD" w14:textId="77777777" w:rsidR="00AE5F9A" w:rsidRPr="001F2132" w:rsidRDefault="00AE5F9A" w:rsidP="00AE5F9A">
      <w:pPr>
        <w:pStyle w:val="ListParagraph"/>
        <w:numPr>
          <w:ilvl w:val="1"/>
          <w:numId w:val="10"/>
        </w:numPr>
        <w:rPr>
          <w:rFonts w:cs="Times New Roman"/>
        </w:rPr>
      </w:pPr>
      <w:r w:rsidRPr="001F2132">
        <w:rPr>
          <w:rFonts w:cs="Times New Roman"/>
        </w:rPr>
        <w:t>In-laws</w:t>
      </w:r>
    </w:p>
    <w:p w14:paraId="0D07C711" w14:textId="77777777" w:rsidR="00AE5F9A" w:rsidRPr="001F2132" w:rsidRDefault="00AE5F9A" w:rsidP="00AE5F9A">
      <w:pPr>
        <w:pStyle w:val="ListParagraph"/>
        <w:numPr>
          <w:ilvl w:val="1"/>
          <w:numId w:val="10"/>
        </w:numPr>
        <w:rPr>
          <w:rFonts w:cs="Times New Roman"/>
        </w:rPr>
      </w:pPr>
      <w:r w:rsidRPr="001F2132">
        <w:rPr>
          <w:rFonts w:cs="Times New Roman"/>
        </w:rPr>
        <w:t>Other relatives</w:t>
      </w:r>
    </w:p>
    <w:p w14:paraId="7E6C942A" w14:textId="77777777" w:rsidR="00AE5F9A" w:rsidRPr="001F2132" w:rsidRDefault="00AE5F9A" w:rsidP="00AE5F9A">
      <w:pPr>
        <w:pStyle w:val="ListParagraph"/>
        <w:numPr>
          <w:ilvl w:val="1"/>
          <w:numId w:val="10"/>
        </w:numPr>
        <w:rPr>
          <w:rFonts w:cs="Times New Roman"/>
        </w:rPr>
      </w:pPr>
      <w:r w:rsidRPr="001F2132">
        <w:rPr>
          <w:rFonts w:cs="Times New Roman"/>
        </w:rPr>
        <w:t>Close friends</w:t>
      </w:r>
    </w:p>
    <w:p w14:paraId="267D09EB" w14:textId="77777777" w:rsidR="00AE5F9A" w:rsidRPr="001F2132" w:rsidRDefault="00AE5F9A" w:rsidP="00AE5F9A">
      <w:pPr>
        <w:pStyle w:val="ListParagraph"/>
        <w:numPr>
          <w:ilvl w:val="1"/>
          <w:numId w:val="10"/>
        </w:numPr>
        <w:rPr>
          <w:rFonts w:cs="Times New Roman"/>
        </w:rPr>
      </w:pPr>
      <w:r w:rsidRPr="001F2132">
        <w:rPr>
          <w:rFonts w:cs="Times New Roman"/>
        </w:rPr>
        <w:t>Neighbours</w:t>
      </w:r>
    </w:p>
    <w:p w14:paraId="25F23D30" w14:textId="77777777" w:rsidR="00AE5F9A" w:rsidRPr="001F2132" w:rsidRDefault="00AE5F9A" w:rsidP="00AE5F9A">
      <w:pPr>
        <w:pStyle w:val="ListParagraph"/>
        <w:numPr>
          <w:ilvl w:val="1"/>
          <w:numId w:val="10"/>
        </w:numPr>
        <w:rPr>
          <w:rFonts w:cs="Times New Roman"/>
        </w:rPr>
      </w:pPr>
      <w:r w:rsidRPr="001F2132">
        <w:rPr>
          <w:rFonts w:cs="Times New Roman"/>
        </w:rPr>
        <w:t>Co-workers</w:t>
      </w:r>
    </w:p>
    <w:p w14:paraId="5922127C" w14:textId="77777777" w:rsidR="00AE5F9A" w:rsidRPr="001F2132" w:rsidRDefault="00AE5F9A" w:rsidP="00AE5F9A">
      <w:pPr>
        <w:pStyle w:val="ListParagraph"/>
        <w:numPr>
          <w:ilvl w:val="1"/>
          <w:numId w:val="10"/>
        </w:numPr>
        <w:rPr>
          <w:rFonts w:cs="Times New Roman"/>
        </w:rPr>
      </w:pPr>
      <w:r w:rsidRPr="001F2132">
        <w:rPr>
          <w:rFonts w:cs="Times New Roman"/>
        </w:rPr>
        <w:t>Boss/supervisor</w:t>
      </w:r>
    </w:p>
    <w:p w14:paraId="0B2BF3CB" w14:textId="77777777" w:rsidR="00AE5F9A" w:rsidRPr="001F2132" w:rsidRDefault="00AE5F9A" w:rsidP="00AE5F9A">
      <w:pPr>
        <w:pStyle w:val="ListParagraph"/>
        <w:numPr>
          <w:ilvl w:val="1"/>
          <w:numId w:val="10"/>
        </w:numPr>
        <w:rPr>
          <w:rFonts w:cs="Times New Roman"/>
        </w:rPr>
      </w:pPr>
      <w:r w:rsidRPr="001F2132">
        <w:rPr>
          <w:rFonts w:cs="Times New Roman"/>
        </w:rPr>
        <w:t>Other acquaintances</w:t>
      </w:r>
    </w:p>
    <w:p w14:paraId="303476EF" w14:textId="77777777" w:rsidR="00AE5F9A" w:rsidRPr="001F2132" w:rsidRDefault="00AE5F9A" w:rsidP="00AE5F9A">
      <w:pPr>
        <w:pStyle w:val="ListParagraph"/>
        <w:numPr>
          <w:ilvl w:val="1"/>
          <w:numId w:val="10"/>
        </w:numPr>
        <w:rPr>
          <w:rFonts w:cs="Times New Roman"/>
        </w:rPr>
      </w:pPr>
      <w:r w:rsidRPr="001F2132">
        <w:rPr>
          <w:rFonts w:cs="Times New Roman"/>
        </w:rPr>
        <w:t>Helping professionals</w:t>
      </w:r>
    </w:p>
    <w:p w14:paraId="67C36D89" w14:textId="77777777" w:rsidR="00AE5F9A" w:rsidRPr="001F2132" w:rsidRDefault="00AE5F9A" w:rsidP="00AE5F9A">
      <w:pPr>
        <w:pStyle w:val="ListParagraph"/>
        <w:numPr>
          <w:ilvl w:val="1"/>
          <w:numId w:val="10"/>
        </w:numPr>
        <w:rPr>
          <w:rFonts w:cs="Times New Roman"/>
        </w:rPr>
      </w:pPr>
      <w:r w:rsidRPr="001F2132">
        <w:rPr>
          <w:rFonts w:cs="Times New Roman"/>
        </w:rPr>
        <w:t>Member of the same group or club</w:t>
      </w:r>
    </w:p>
    <w:p w14:paraId="4F4E223F" w14:textId="77777777" w:rsidR="00AE5F9A" w:rsidRPr="001F2132" w:rsidRDefault="00AE5F9A" w:rsidP="00AE5F9A">
      <w:pPr>
        <w:pStyle w:val="ListParagraph"/>
        <w:numPr>
          <w:ilvl w:val="0"/>
          <w:numId w:val="10"/>
        </w:numPr>
        <w:rPr>
          <w:rFonts w:cs="Times New Roman"/>
        </w:rPr>
      </w:pPr>
      <w:r w:rsidRPr="001F2132">
        <w:rPr>
          <w:rFonts w:cs="Times New Roman"/>
        </w:rPr>
        <w:t>If you were in trouble or needed help, is there someone you could contact who would help you?</w:t>
      </w:r>
    </w:p>
    <w:p w14:paraId="03849FEF" w14:textId="77777777" w:rsidR="00AE5F9A" w:rsidRPr="001F2132" w:rsidRDefault="00AE5F9A" w:rsidP="00AE5F9A">
      <w:pPr>
        <w:pStyle w:val="ListParagraph"/>
        <w:numPr>
          <w:ilvl w:val="1"/>
          <w:numId w:val="10"/>
        </w:numPr>
        <w:rPr>
          <w:rFonts w:cs="Times New Roman"/>
        </w:rPr>
      </w:pPr>
      <w:r w:rsidRPr="001F2132">
        <w:rPr>
          <w:rFonts w:cs="Times New Roman"/>
        </w:rPr>
        <w:lastRenderedPageBreak/>
        <w:t>No</w:t>
      </w:r>
    </w:p>
    <w:p w14:paraId="11F84D86" w14:textId="77777777" w:rsidR="00AE5F9A" w:rsidRPr="001F2132" w:rsidRDefault="00AE5F9A" w:rsidP="00AE5F9A">
      <w:pPr>
        <w:pStyle w:val="ListParagraph"/>
        <w:numPr>
          <w:ilvl w:val="1"/>
          <w:numId w:val="10"/>
        </w:numPr>
        <w:rPr>
          <w:rFonts w:cs="Times New Roman"/>
        </w:rPr>
      </w:pPr>
      <w:r w:rsidRPr="001F2132">
        <w:rPr>
          <w:rFonts w:cs="Times New Roman"/>
        </w:rPr>
        <w:t>Yes</w:t>
      </w:r>
    </w:p>
    <w:p w14:paraId="7DC2BBE8" w14:textId="225D6D87" w:rsidR="00AE5F9A" w:rsidRPr="001F2132" w:rsidRDefault="00AE5F9A" w:rsidP="003D2AD3">
      <w:pPr>
        <w:pStyle w:val="Heading4"/>
      </w:pPr>
      <w:r w:rsidRPr="001F2132">
        <w:t>1.3 Medical history</w:t>
      </w:r>
    </w:p>
    <w:p w14:paraId="19EFC8F0" w14:textId="77777777" w:rsidR="00AE5F9A" w:rsidRPr="001F2132" w:rsidRDefault="00AE5F9A" w:rsidP="00AE5F9A">
      <w:pPr>
        <w:pStyle w:val="ListParagraph"/>
        <w:numPr>
          <w:ilvl w:val="0"/>
          <w:numId w:val="8"/>
        </w:numPr>
        <w:rPr>
          <w:rFonts w:cs="Times New Roman"/>
        </w:rPr>
      </w:pPr>
      <w:r w:rsidRPr="001F2132">
        <w:rPr>
          <w:rFonts w:cs="Times New Roman"/>
        </w:rPr>
        <w:t>Have any of the following family members ever had depression:</w:t>
      </w:r>
    </w:p>
    <w:p w14:paraId="1EFC5331" w14:textId="77777777" w:rsidR="00AE5F9A" w:rsidRPr="001F2132" w:rsidRDefault="00AE5F9A" w:rsidP="00AE5F9A">
      <w:pPr>
        <w:pStyle w:val="ListParagraph"/>
        <w:numPr>
          <w:ilvl w:val="1"/>
          <w:numId w:val="8"/>
        </w:numPr>
        <w:rPr>
          <w:rFonts w:cs="Times New Roman"/>
        </w:rPr>
      </w:pPr>
      <w:r w:rsidRPr="001F2132">
        <w:rPr>
          <w:rFonts w:cs="Times New Roman"/>
        </w:rPr>
        <w:t>Parents</w:t>
      </w:r>
    </w:p>
    <w:p w14:paraId="51103486" w14:textId="77777777" w:rsidR="00AE5F9A" w:rsidRPr="001F2132" w:rsidRDefault="00AE5F9A" w:rsidP="00AE5F9A">
      <w:pPr>
        <w:pStyle w:val="ListParagraph"/>
        <w:numPr>
          <w:ilvl w:val="1"/>
          <w:numId w:val="8"/>
        </w:numPr>
        <w:rPr>
          <w:rFonts w:cs="Times New Roman"/>
        </w:rPr>
      </w:pPr>
      <w:r w:rsidRPr="001F2132">
        <w:rPr>
          <w:rFonts w:cs="Times New Roman"/>
        </w:rPr>
        <w:t>Siblings</w:t>
      </w:r>
    </w:p>
    <w:p w14:paraId="75BBDB95" w14:textId="77777777" w:rsidR="00AE5F9A" w:rsidRPr="001F2132" w:rsidRDefault="00AE5F9A" w:rsidP="00AE5F9A">
      <w:pPr>
        <w:pStyle w:val="ListParagraph"/>
        <w:numPr>
          <w:ilvl w:val="1"/>
          <w:numId w:val="8"/>
        </w:numPr>
        <w:rPr>
          <w:rFonts w:cs="Times New Roman"/>
        </w:rPr>
      </w:pPr>
      <w:r w:rsidRPr="001F2132">
        <w:rPr>
          <w:rFonts w:cs="Times New Roman"/>
        </w:rPr>
        <w:t>Children</w:t>
      </w:r>
    </w:p>
    <w:p w14:paraId="42E3DA57" w14:textId="77777777" w:rsidR="00AE5F9A" w:rsidRPr="001F2132" w:rsidRDefault="00AE5F9A" w:rsidP="00AE5F9A">
      <w:pPr>
        <w:pStyle w:val="ListParagraph"/>
        <w:numPr>
          <w:ilvl w:val="0"/>
          <w:numId w:val="8"/>
        </w:numPr>
        <w:rPr>
          <w:rFonts w:cs="Times New Roman"/>
        </w:rPr>
      </w:pPr>
      <w:r w:rsidRPr="001F2132">
        <w:rPr>
          <w:rFonts w:cs="Times New Roman"/>
        </w:rPr>
        <w:t>Have any other relatives ever had depression?</w:t>
      </w:r>
    </w:p>
    <w:p w14:paraId="3A3C1525" w14:textId="77777777" w:rsidR="00AE5F9A" w:rsidRPr="001F2132" w:rsidRDefault="00AE5F9A" w:rsidP="00AE5F9A">
      <w:pPr>
        <w:pStyle w:val="ListParagraph"/>
        <w:numPr>
          <w:ilvl w:val="1"/>
          <w:numId w:val="8"/>
        </w:numPr>
        <w:rPr>
          <w:rFonts w:cs="Times New Roman"/>
        </w:rPr>
      </w:pPr>
      <w:r w:rsidRPr="001F2132">
        <w:rPr>
          <w:rFonts w:cs="Times New Roman"/>
        </w:rPr>
        <w:t>No</w:t>
      </w:r>
    </w:p>
    <w:p w14:paraId="2E04089B" w14:textId="77777777" w:rsidR="00AE5F9A" w:rsidRPr="001F2132" w:rsidRDefault="00AE5F9A" w:rsidP="00AE5F9A">
      <w:pPr>
        <w:pStyle w:val="ListParagraph"/>
        <w:numPr>
          <w:ilvl w:val="1"/>
          <w:numId w:val="8"/>
        </w:numPr>
        <w:rPr>
          <w:rFonts w:cs="Times New Roman"/>
        </w:rPr>
      </w:pPr>
      <w:r w:rsidRPr="001F2132">
        <w:rPr>
          <w:rFonts w:cs="Times New Roman"/>
        </w:rPr>
        <w:t>Yes</w:t>
      </w:r>
    </w:p>
    <w:p w14:paraId="6BCAE5D1" w14:textId="77777777" w:rsidR="00AE5F9A" w:rsidRPr="001F2132" w:rsidRDefault="00AE5F9A" w:rsidP="00AE5F9A">
      <w:pPr>
        <w:pStyle w:val="ListParagraph"/>
        <w:numPr>
          <w:ilvl w:val="0"/>
          <w:numId w:val="8"/>
        </w:numPr>
        <w:rPr>
          <w:rFonts w:cs="Times New Roman"/>
        </w:rPr>
      </w:pPr>
      <w:r w:rsidRPr="001F2132">
        <w:rPr>
          <w:rFonts w:cs="Times New Roman"/>
        </w:rPr>
        <w:t>If yes, who:</w:t>
      </w:r>
    </w:p>
    <w:p w14:paraId="61DF7604" w14:textId="77777777" w:rsidR="00AE5F9A" w:rsidRPr="001F2132" w:rsidRDefault="00AE5F9A" w:rsidP="00AE5F9A">
      <w:pPr>
        <w:pStyle w:val="ListParagraph"/>
        <w:numPr>
          <w:ilvl w:val="0"/>
          <w:numId w:val="8"/>
        </w:numPr>
        <w:rPr>
          <w:rFonts w:cs="Times New Roman"/>
        </w:rPr>
      </w:pPr>
      <w:r w:rsidRPr="001F2132">
        <w:rPr>
          <w:rFonts w:cs="Times New Roman"/>
        </w:rPr>
        <w:t>Do you smoke?</w:t>
      </w:r>
    </w:p>
    <w:p w14:paraId="54BF514B" w14:textId="77777777" w:rsidR="00AE5F9A" w:rsidRPr="001F2132" w:rsidRDefault="00AE5F9A" w:rsidP="00AE5F9A">
      <w:pPr>
        <w:pStyle w:val="ListParagraph"/>
        <w:numPr>
          <w:ilvl w:val="1"/>
          <w:numId w:val="8"/>
        </w:numPr>
        <w:rPr>
          <w:rFonts w:cs="Times New Roman"/>
        </w:rPr>
      </w:pPr>
      <w:r w:rsidRPr="001F2132">
        <w:rPr>
          <w:rFonts w:cs="Times New Roman"/>
        </w:rPr>
        <w:t>No, I have never smoked</w:t>
      </w:r>
    </w:p>
    <w:p w14:paraId="4A9E7BEB" w14:textId="77777777" w:rsidR="00AE5F9A" w:rsidRPr="001F2132" w:rsidRDefault="00AE5F9A" w:rsidP="00AE5F9A">
      <w:pPr>
        <w:pStyle w:val="ListParagraph"/>
        <w:numPr>
          <w:ilvl w:val="1"/>
          <w:numId w:val="8"/>
        </w:numPr>
        <w:rPr>
          <w:rFonts w:cs="Times New Roman"/>
        </w:rPr>
      </w:pPr>
      <w:r w:rsidRPr="001F2132">
        <w:rPr>
          <w:rFonts w:cs="Times New Roman"/>
        </w:rPr>
        <w:t>I do no smoke at the moment, but I have smoked in the past</w:t>
      </w:r>
    </w:p>
    <w:p w14:paraId="3D04BFC3" w14:textId="77777777" w:rsidR="00AE5F9A" w:rsidRPr="001F2132" w:rsidRDefault="00AE5F9A" w:rsidP="00AE5F9A">
      <w:pPr>
        <w:pStyle w:val="ListParagraph"/>
        <w:numPr>
          <w:ilvl w:val="1"/>
          <w:numId w:val="8"/>
        </w:numPr>
        <w:rPr>
          <w:rFonts w:cs="Times New Roman"/>
        </w:rPr>
      </w:pPr>
      <w:r w:rsidRPr="001F2132">
        <w:rPr>
          <w:rFonts w:cs="Times New Roman"/>
        </w:rPr>
        <w:t>Yes</w:t>
      </w:r>
    </w:p>
    <w:p w14:paraId="7A3D6A10" w14:textId="77777777" w:rsidR="00AE5F9A" w:rsidRPr="001F2132" w:rsidRDefault="00AE5F9A" w:rsidP="00AE5F9A">
      <w:pPr>
        <w:pStyle w:val="ListParagraph"/>
        <w:numPr>
          <w:ilvl w:val="0"/>
          <w:numId w:val="8"/>
        </w:numPr>
        <w:rPr>
          <w:rFonts w:cs="Times New Roman"/>
        </w:rPr>
      </w:pPr>
      <w:r w:rsidRPr="001F2132">
        <w:rPr>
          <w:rFonts w:cs="Times New Roman"/>
        </w:rPr>
        <w:t>If yes, how many cigarettes, cigars or rollups do you smoke per day?</w:t>
      </w:r>
    </w:p>
    <w:p w14:paraId="211AD9EE" w14:textId="77777777" w:rsidR="00AE5F9A" w:rsidRPr="001F2132" w:rsidRDefault="00AE5F9A" w:rsidP="00AE5F9A">
      <w:pPr>
        <w:pStyle w:val="ListParagraph"/>
        <w:numPr>
          <w:ilvl w:val="0"/>
          <w:numId w:val="8"/>
        </w:numPr>
        <w:rPr>
          <w:rFonts w:cs="Times New Roman"/>
        </w:rPr>
      </w:pPr>
      <w:r w:rsidRPr="001F2132">
        <w:rPr>
          <w:rFonts w:cs="Times New Roman"/>
        </w:rPr>
        <w:t>How long after waking do you up do you have your first cigarette/cigar or rollup?</w:t>
      </w:r>
    </w:p>
    <w:p w14:paraId="1E274B84" w14:textId="77777777" w:rsidR="00AE5F9A" w:rsidRPr="001F2132" w:rsidRDefault="00AE5F9A" w:rsidP="00AE5F9A">
      <w:pPr>
        <w:pStyle w:val="ListParagraph"/>
        <w:numPr>
          <w:ilvl w:val="1"/>
          <w:numId w:val="8"/>
        </w:numPr>
        <w:rPr>
          <w:rFonts w:cs="Times New Roman"/>
        </w:rPr>
      </w:pPr>
      <w:r w:rsidRPr="001F2132">
        <w:rPr>
          <w:rFonts w:cs="Times New Roman"/>
        </w:rPr>
        <w:t>Within 5 minutes</w:t>
      </w:r>
    </w:p>
    <w:p w14:paraId="6488C870" w14:textId="77777777" w:rsidR="00AE5F9A" w:rsidRPr="001F2132" w:rsidRDefault="00AE5F9A" w:rsidP="00AE5F9A">
      <w:pPr>
        <w:pStyle w:val="ListParagraph"/>
        <w:numPr>
          <w:ilvl w:val="1"/>
          <w:numId w:val="8"/>
        </w:numPr>
        <w:rPr>
          <w:rFonts w:cs="Times New Roman"/>
        </w:rPr>
      </w:pPr>
      <w:r w:rsidRPr="001F2132">
        <w:rPr>
          <w:rFonts w:cs="Times New Roman"/>
        </w:rPr>
        <w:t>6-30 minutes</w:t>
      </w:r>
    </w:p>
    <w:p w14:paraId="6E7E6772" w14:textId="77777777" w:rsidR="00AE5F9A" w:rsidRPr="001F2132" w:rsidRDefault="00AE5F9A" w:rsidP="00AE5F9A">
      <w:pPr>
        <w:pStyle w:val="ListParagraph"/>
        <w:numPr>
          <w:ilvl w:val="1"/>
          <w:numId w:val="8"/>
        </w:numPr>
        <w:rPr>
          <w:rFonts w:cs="Times New Roman"/>
        </w:rPr>
      </w:pPr>
      <w:r w:rsidRPr="001F2132">
        <w:rPr>
          <w:rFonts w:cs="Times New Roman"/>
        </w:rPr>
        <w:t>31-60 minutes</w:t>
      </w:r>
    </w:p>
    <w:p w14:paraId="02537CCD" w14:textId="77777777" w:rsidR="00AE5F9A" w:rsidRPr="001F2132" w:rsidRDefault="00AE5F9A" w:rsidP="00AE5F9A">
      <w:pPr>
        <w:pStyle w:val="ListParagraph"/>
        <w:numPr>
          <w:ilvl w:val="1"/>
          <w:numId w:val="8"/>
        </w:numPr>
        <w:rPr>
          <w:rFonts w:cs="Times New Roman"/>
        </w:rPr>
      </w:pPr>
      <w:r w:rsidRPr="001F2132">
        <w:rPr>
          <w:rFonts w:cs="Times New Roman"/>
        </w:rPr>
        <w:t>After 60 minutes</w:t>
      </w:r>
    </w:p>
    <w:p w14:paraId="57E765AA" w14:textId="77777777" w:rsidR="00AE5F9A" w:rsidRPr="001F2132" w:rsidRDefault="00AE5F9A" w:rsidP="00AE5F9A">
      <w:pPr>
        <w:pStyle w:val="ListParagraph"/>
        <w:numPr>
          <w:ilvl w:val="0"/>
          <w:numId w:val="8"/>
        </w:numPr>
        <w:rPr>
          <w:rFonts w:cs="Times New Roman"/>
        </w:rPr>
      </w:pPr>
      <w:r w:rsidRPr="001F2132">
        <w:rPr>
          <w:rFonts w:cs="Times New Roman"/>
        </w:rPr>
        <w:t>How often per week do you engage in physical activities in your leisure time that cause sweating?</w:t>
      </w:r>
    </w:p>
    <w:p w14:paraId="63341681" w14:textId="77777777" w:rsidR="00AE5F9A" w:rsidRPr="001F2132" w:rsidRDefault="00AE5F9A" w:rsidP="00AE5F9A">
      <w:pPr>
        <w:pStyle w:val="ListParagraph"/>
        <w:numPr>
          <w:ilvl w:val="1"/>
          <w:numId w:val="8"/>
        </w:numPr>
        <w:rPr>
          <w:rFonts w:cs="Times New Roman"/>
        </w:rPr>
      </w:pPr>
      <w:r w:rsidRPr="001F2132">
        <w:rPr>
          <w:rFonts w:cs="Times New Roman"/>
        </w:rPr>
        <w:t>Never</w:t>
      </w:r>
    </w:p>
    <w:p w14:paraId="60504B59" w14:textId="77777777" w:rsidR="00AE5F9A" w:rsidRPr="001F2132" w:rsidRDefault="00AE5F9A" w:rsidP="00AE5F9A">
      <w:pPr>
        <w:pStyle w:val="ListParagraph"/>
        <w:numPr>
          <w:ilvl w:val="1"/>
          <w:numId w:val="8"/>
        </w:numPr>
        <w:rPr>
          <w:rFonts w:cs="Times New Roman"/>
        </w:rPr>
      </w:pPr>
      <w:r w:rsidRPr="001F2132">
        <w:rPr>
          <w:rFonts w:cs="Times New Roman"/>
        </w:rPr>
        <w:t>Once per week</w:t>
      </w:r>
    </w:p>
    <w:p w14:paraId="0367722C" w14:textId="77777777" w:rsidR="00AE5F9A" w:rsidRPr="001F2132" w:rsidRDefault="00AE5F9A" w:rsidP="00AE5F9A">
      <w:pPr>
        <w:pStyle w:val="ListParagraph"/>
        <w:numPr>
          <w:ilvl w:val="1"/>
          <w:numId w:val="8"/>
        </w:numPr>
        <w:rPr>
          <w:rFonts w:cs="Times New Roman"/>
        </w:rPr>
      </w:pPr>
      <w:r w:rsidRPr="001F2132">
        <w:rPr>
          <w:rFonts w:cs="Times New Roman"/>
        </w:rPr>
        <w:t>Twice per week</w:t>
      </w:r>
    </w:p>
    <w:p w14:paraId="3293B77C" w14:textId="77777777" w:rsidR="00AE5F9A" w:rsidRPr="001F2132" w:rsidRDefault="00AE5F9A" w:rsidP="00AE5F9A">
      <w:pPr>
        <w:pStyle w:val="ListParagraph"/>
        <w:numPr>
          <w:ilvl w:val="1"/>
          <w:numId w:val="8"/>
        </w:numPr>
        <w:rPr>
          <w:rFonts w:cs="Times New Roman"/>
        </w:rPr>
      </w:pPr>
      <w:r w:rsidRPr="001F2132">
        <w:rPr>
          <w:rFonts w:cs="Times New Roman"/>
        </w:rPr>
        <w:t>Three times per week</w:t>
      </w:r>
    </w:p>
    <w:p w14:paraId="67F2DE0C" w14:textId="77777777" w:rsidR="00AE5F9A" w:rsidRPr="001F2132" w:rsidRDefault="00AE5F9A" w:rsidP="00AE5F9A">
      <w:pPr>
        <w:pStyle w:val="ListParagraph"/>
        <w:numPr>
          <w:ilvl w:val="1"/>
          <w:numId w:val="8"/>
        </w:numPr>
        <w:rPr>
          <w:rFonts w:cs="Times New Roman"/>
        </w:rPr>
      </w:pPr>
      <w:r w:rsidRPr="001F2132">
        <w:rPr>
          <w:rFonts w:cs="Times New Roman"/>
        </w:rPr>
        <w:t>Four times per week or more</w:t>
      </w:r>
    </w:p>
    <w:p w14:paraId="6B3D4F91" w14:textId="77777777" w:rsidR="00AE5F9A" w:rsidRPr="001F2132" w:rsidRDefault="00AE5F9A" w:rsidP="00AE5F9A">
      <w:pPr>
        <w:pStyle w:val="ListParagraph"/>
        <w:numPr>
          <w:ilvl w:val="0"/>
          <w:numId w:val="8"/>
        </w:numPr>
        <w:rPr>
          <w:rFonts w:cs="Times New Roman"/>
        </w:rPr>
      </w:pPr>
      <w:r w:rsidRPr="001F2132">
        <w:rPr>
          <w:rFonts w:cs="Times New Roman"/>
        </w:rPr>
        <w:t>On a normal day, how many hours of sleep do you get?</w:t>
      </w:r>
    </w:p>
    <w:p w14:paraId="2A226C62" w14:textId="77777777" w:rsidR="00AE5F9A" w:rsidRPr="001F2132" w:rsidRDefault="00AE5F9A" w:rsidP="00AE5F9A">
      <w:pPr>
        <w:pStyle w:val="ListParagraph"/>
        <w:numPr>
          <w:ilvl w:val="0"/>
          <w:numId w:val="8"/>
        </w:numPr>
        <w:rPr>
          <w:rFonts w:cs="Times New Roman"/>
        </w:rPr>
      </w:pPr>
      <w:r w:rsidRPr="001F2132">
        <w:rPr>
          <w:rFonts w:cs="Times New Roman"/>
        </w:rPr>
        <w:t>Do you have a long-standing illness or disability which has troubled you for a period of time or is likely to affect you over a period of time?</w:t>
      </w:r>
    </w:p>
    <w:p w14:paraId="05A4A513" w14:textId="77777777" w:rsidR="00AE5F9A" w:rsidRPr="001F2132" w:rsidRDefault="00AE5F9A" w:rsidP="00AE5F9A">
      <w:pPr>
        <w:pStyle w:val="ListParagraph"/>
        <w:numPr>
          <w:ilvl w:val="1"/>
          <w:numId w:val="8"/>
        </w:numPr>
        <w:rPr>
          <w:rFonts w:cs="Times New Roman"/>
        </w:rPr>
      </w:pPr>
      <w:r w:rsidRPr="001F2132">
        <w:rPr>
          <w:rFonts w:cs="Times New Roman"/>
        </w:rPr>
        <w:t>No</w:t>
      </w:r>
    </w:p>
    <w:p w14:paraId="185D8998" w14:textId="77777777" w:rsidR="00AE5F9A" w:rsidRPr="001F2132" w:rsidRDefault="00AE5F9A" w:rsidP="00AE5F9A">
      <w:pPr>
        <w:pStyle w:val="ListParagraph"/>
        <w:numPr>
          <w:ilvl w:val="1"/>
          <w:numId w:val="8"/>
        </w:numPr>
        <w:rPr>
          <w:rFonts w:cs="Times New Roman"/>
        </w:rPr>
      </w:pPr>
      <w:r w:rsidRPr="001F2132">
        <w:rPr>
          <w:rFonts w:cs="Times New Roman"/>
        </w:rPr>
        <w:t>Yes</w:t>
      </w:r>
    </w:p>
    <w:p w14:paraId="57744ED4" w14:textId="77777777" w:rsidR="00AE5F9A" w:rsidRPr="001F2132" w:rsidRDefault="00AE5F9A" w:rsidP="00AE5F9A">
      <w:pPr>
        <w:pStyle w:val="ListParagraph"/>
        <w:numPr>
          <w:ilvl w:val="0"/>
          <w:numId w:val="8"/>
        </w:numPr>
        <w:rPr>
          <w:rFonts w:cs="Times New Roman"/>
        </w:rPr>
      </w:pPr>
      <w:r w:rsidRPr="001F2132">
        <w:rPr>
          <w:rFonts w:cs="Times New Roman"/>
        </w:rPr>
        <w:t>If yes, please indicate which of the following applies:</w:t>
      </w:r>
    </w:p>
    <w:p w14:paraId="24010737" w14:textId="77777777" w:rsidR="00AE5F9A" w:rsidRPr="001F2132" w:rsidRDefault="00AE5F9A" w:rsidP="00AE5F9A">
      <w:pPr>
        <w:pStyle w:val="ListParagraph"/>
        <w:numPr>
          <w:ilvl w:val="1"/>
          <w:numId w:val="8"/>
        </w:numPr>
        <w:rPr>
          <w:rFonts w:cs="Times New Roman"/>
        </w:rPr>
      </w:pPr>
      <w:r w:rsidRPr="001F2132">
        <w:rPr>
          <w:rFonts w:cs="Times New Roman"/>
        </w:rPr>
        <w:t>Asthma</w:t>
      </w:r>
    </w:p>
    <w:p w14:paraId="567E878B" w14:textId="77777777" w:rsidR="00AE5F9A" w:rsidRPr="001F2132" w:rsidRDefault="00AE5F9A" w:rsidP="00AE5F9A">
      <w:pPr>
        <w:pStyle w:val="ListParagraph"/>
        <w:numPr>
          <w:ilvl w:val="1"/>
          <w:numId w:val="8"/>
        </w:numPr>
        <w:rPr>
          <w:rFonts w:cs="Times New Roman"/>
        </w:rPr>
      </w:pPr>
      <w:r w:rsidRPr="001F2132">
        <w:rPr>
          <w:rFonts w:cs="Times New Roman"/>
        </w:rPr>
        <w:t>Chronic bronchitis</w:t>
      </w:r>
    </w:p>
    <w:p w14:paraId="4F22D309" w14:textId="77777777" w:rsidR="00AE5F9A" w:rsidRPr="001F2132" w:rsidRDefault="00AE5F9A" w:rsidP="00AE5F9A">
      <w:pPr>
        <w:pStyle w:val="ListParagraph"/>
        <w:numPr>
          <w:ilvl w:val="1"/>
          <w:numId w:val="8"/>
        </w:numPr>
        <w:rPr>
          <w:rFonts w:cs="Times New Roman"/>
        </w:rPr>
      </w:pPr>
      <w:r w:rsidRPr="001F2132">
        <w:rPr>
          <w:rFonts w:cs="Times New Roman"/>
        </w:rPr>
        <w:t>Other chest trouble</w:t>
      </w:r>
    </w:p>
    <w:p w14:paraId="0606DD8F" w14:textId="77777777" w:rsidR="00AE5F9A" w:rsidRPr="001F2132" w:rsidRDefault="00AE5F9A" w:rsidP="00AE5F9A">
      <w:pPr>
        <w:pStyle w:val="ListParagraph"/>
        <w:numPr>
          <w:ilvl w:val="1"/>
          <w:numId w:val="8"/>
        </w:numPr>
        <w:rPr>
          <w:rFonts w:cs="Times New Roman"/>
        </w:rPr>
      </w:pPr>
      <w:r w:rsidRPr="001F2132">
        <w:rPr>
          <w:rFonts w:cs="Times New Roman"/>
        </w:rPr>
        <w:t>Diabetes</w:t>
      </w:r>
    </w:p>
    <w:p w14:paraId="506E6FE5" w14:textId="77777777" w:rsidR="00AE5F9A" w:rsidRPr="001F2132" w:rsidRDefault="00AE5F9A" w:rsidP="00AE5F9A">
      <w:pPr>
        <w:pStyle w:val="ListParagraph"/>
        <w:numPr>
          <w:ilvl w:val="1"/>
          <w:numId w:val="8"/>
        </w:numPr>
        <w:rPr>
          <w:rFonts w:cs="Times New Roman"/>
        </w:rPr>
      </w:pPr>
      <w:r w:rsidRPr="001F2132">
        <w:rPr>
          <w:rFonts w:cs="Times New Roman"/>
        </w:rPr>
        <w:t>Stomach or other digestive disorder</w:t>
      </w:r>
    </w:p>
    <w:p w14:paraId="37C77FD4" w14:textId="77777777" w:rsidR="00AE5F9A" w:rsidRPr="001F2132" w:rsidRDefault="00AE5F9A" w:rsidP="00AE5F9A">
      <w:pPr>
        <w:pStyle w:val="ListParagraph"/>
        <w:numPr>
          <w:ilvl w:val="1"/>
          <w:numId w:val="8"/>
        </w:numPr>
        <w:rPr>
          <w:rFonts w:cs="Times New Roman"/>
        </w:rPr>
      </w:pPr>
      <w:r w:rsidRPr="001F2132">
        <w:rPr>
          <w:rFonts w:cs="Times New Roman"/>
        </w:rPr>
        <w:t>Liver trouble</w:t>
      </w:r>
    </w:p>
    <w:p w14:paraId="7B7FC779" w14:textId="77777777" w:rsidR="00AE5F9A" w:rsidRPr="001F2132" w:rsidRDefault="00AE5F9A" w:rsidP="00AE5F9A">
      <w:pPr>
        <w:pStyle w:val="ListParagraph"/>
        <w:numPr>
          <w:ilvl w:val="1"/>
          <w:numId w:val="8"/>
        </w:numPr>
        <w:rPr>
          <w:rFonts w:cs="Times New Roman"/>
        </w:rPr>
      </w:pPr>
      <w:r w:rsidRPr="001F2132">
        <w:rPr>
          <w:rFonts w:cs="Times New Roman"/>
        </w:rPr>
        <w:t>Kidney trouble</w:t>
      </w:r>
    </w:p>
    <w:p w14:paraId="70145687" w14:textId="77777777" w:rsidR="00AE5F9A" w:rsidRPr="001F2132" w:rsidRDefault="00AE5F9A" w:rsidP="00AE5F9A">
      <w:pPr>
        <w:pStyle w:val="ListParagraph"/>
        <w:numPr>
          <w:ilvl w:val="1"/>
          <w:numId w:val="8"/>
        </w:numPr>
        <w:rPr>
          <w:rFonts w:cs="Times New Roman"/>
        </w:rPr>
      </w:pPr>
      <w:r w:rsidRPr="001F2132">
        <w:rPr>
          <w:rFonts w:cs="Times New Roman"/>
        </w:rPr>
        <w:t>Rheumatoid arthritis</w:t>
      </w:r>
    </w:p>
    <w:p w14:paraId="574876B2" w14:textId="77777777" w:rsidR="00AE5F9A" w:rsidRPr="001F2132" w:rsidRDefault="00AE5F9A" w:rsidP="00AE5F9A">
      <w:pPr>
        <w:pStyle w:val="ListParagraph"/>
        <w:numPr>
          <w:ilvl w:val="1"/>
          <w:numId w:val="8"/>
        </w:numPr>
        <w:rPr>
          <w:rFonts w:cs="Times New Roman"/>
        </w:rPr>
      </w:pPr>
      <w:r w:rsidRPr="001F2132">
        <w:rPr>
          <w:rFonts w:cs="Times New Roman"/>
        </w:rPr>
        <w:t>Osteoarthritis</w:t>
      </w:r>
    </w:p>
    <w:p w14:paraId="11FE7C09" w14:textId="77777777" w:rsidR="00AE5F9A" w:rsidRPr="001F2132" w:rsidRDefault="00AE5F9A" w:rsidP="00AE5F9A">
      <w:pPr>
        <w:pStyle w:val="ListParagraph"/>
        <w:numPr>
          <w:ilvl w:val="1"/>
          <w:numId w:val="8"/>
        </w:numPr>
        <w:rPr>
          <w:rFonts w:cs="Times New Roman"/>
        </w:rPr>
      </w:pPr>
      <w:r w:rsidRPr="001F2132">
        <w:rPr>
          <w:rFonts w:cs="Times New Roman"/>
        </w:rPr>
        <w:t>Heart trouble</w:t>
      </w:r>
    </w:p>
    <w:p w14:paraId="6AE911ED" w14:textId="77777777" w:rsidR="00AE5F9A" w:rsidRPr="001F2132" w:rsidRDefault="00AE5F9A" w:rsidP="00AE5F9A">
      <w:pPr>
        <w:pStyle w:val="ListParagraph"/>
        <w:numPr>
          <w:ilvl w:val="1"/>
          <w:numId w:val="8"/>
        </w:numPr>
        <w:rPr>
          <w:rFonts w:cs="Times New Roman"/>
        </w:rPr>
      </w:pPr>
      <w:r w:rsidRPr="001F2132">
        <w:rPr>
          <w:rFonts w:cs="Times New Roman"/>
        </w:rPr>
        <w:t>Cancer</w:t>
      </w:r>
    </w:p>
    <w:p w14:paraId="0A6194D5" w14:textId="77777777" w:rsidR="00AE5F9A" w:rsidRPr="001F2132" w:rsidRDefault="00AE5F9A" w:rsidP="00AE5F9A">
      <w:pPr>
        <w:pStyle w:val="ListParagraph"/>
        <w:numPr>
          <w:ilvl w:val="2"/>
          <w:numId w:val="8"/>
        </w:numPr>
        <w:rPr>
          <w:rFonts w:cs="Times New Roman"/>
        </w:rPr>
      </w:pPr>
      <w:r w:rsidRPr="001F2132">
        <w:rPr>
          <w:rFonts w:cs="Times New Roman"/>
        </w:rPr>
        <w:t xml:space="preserve">Specify – </w:t>
      </w:r>
    </w:p>
    <w:p w14:paraId="5C9759DD" w14:textId="77777777" w:rsidR="00AE5F9A" w:rsidRPr="001F2132" w:rsidRDefault="00AE5F9A" w:rsidP="00AE5F9A">
      <w:pPr>
        <w:pStyle w:val="ListParagraph"/>
        <w:numPr>
          <w:ilvl w:val="1"/>
          <w:numId w:val="8"/>
        </w:numPr>
        <w:rPr>
          <w:rFonts w:cs="Times New Roman"/>
        </w:rPr>
      </w:pPr>
      <w:r w:rsidRPr="001F2132">
        <w:rPr>
          <w:rFonts w:cs="Times New Roman"/>
        </w:rPr>
        <w:t>High blood pressure</w:t>
      </w:r>
    </w:p>
    <w:p w14:paraId="355F4CC0" w14:textId="77777777" w:rsidR="00AE5F9A" w:rsidRPr="001F2132" w:rsidRDefault="00AE5F9A" w:rsidP="00AE5F9A">
      <w:pPr>
        <w:pStyle w:val="ListParagraph"/>
        <w:numPr>
          <w:ilvl w:val="1"/>
          <w:numId w:val="8"/>
        </w:numPr>
        <w:rPr>
          <w:rFonts w:cs="Times New Roman"/>
        </w:rPr>
      </w:pPr>
      <w:r w:rsidRPr="001F2132">
        <w:rPr>
          <w:rFonts w:cs="Times New Roman"/>
        </w:rPr>
        <w:lastRenderedPageBreak/>
        <w:t>Multiple Sclerosis</w:t>
      </w:r>
    </w:p>
    <w:p w14:paraId="241036F2" w14:textId="77777777" w:rsidR="00AE5F9A" w:rsidRPr="001F2132" w:rsidRDefault="00AE5F9A" w:rsidP="00AE5F9A">
      <w:pPr>
        <w:pStyle w:val="ListParagraph"/>
        <w:numPr>
          <w:ilvl w:val="1"/>
          <w:numId w:val="8"/>
        </w:numPr>
        <w:rPr>
          <w:rFonts w:cs="Times New Roman"/>
        </w:rPr>
      </w:pPr>
      <w:r w:rsidRPr="001F2132">
        <w:rPr>
          <w:rFonts w:cs="Times New Roman"/>
        </w:rPr>
        <w:t>Epilepsy/fits</w:t>
      </w:r>
    </w:p>
    <w:p w14:paraId="1D18A98C" w14:textId="77777777" w:rsidR="00AE5F9A" w:rsidRPr="001F2132" w:rsidRDefault="00AE5F9A" w:rsidP="00AE5F9A">
      <w:pPr>
        <w:pStyle w:val="ListParagraph"/>
        <w:numPr>
          <w:ilvl w:val="1"/>
          <w:numId w:val="8"/>
        </w:numPr>
        <w:rPr>
          <w:rFonts w:cs="Times New Roman"/>
        </w:rPr>
      </w:pPr>
      <w:r w:rsidRPr="001F2132">
        <w:rPr>
          <w:rFonts w:cs="Times New Roman"/>
        </w:rPr>
        <w:t>Stroke</w:t>
      </w:r>
    </w:p>
    <w:p w14:paraId="562D2C36" w14:textId="77777777" w:rsidR="00AE5F9A" w:rsidRPr="001F2132" w:rsidRDefault="00AE5F9A" w:rsidP="00AE5F9A">
      <w:pPr>
        <w:pStyle w:val="ListParagraph"/>
        <w:numPr>
          <w:ilvl w:val="1"/>
          <w:numId w:val="8"/>
        </w:numPr>
        <w:rPr>
          <w:rFonts w:cs="Times New Roman"/>
        </w:rPr>
      </w:pPr>
      <w:r w:rsidRPr="001F2132">
        <w:rPr>
          <w:rFonts w:cs="Times New Roman"/>
        </w:rPr>
        <w:t>Other neurological trouble</w:t>
      </w:r>
    </w:p>
    <w:p w14:paraId="1E05F0FB" w14:textId="77777777" w:rsidR="00AE5F9A" w:rsidRPr="001F2132" w:rsidRDefault="00AE5F9A" w:rsidP="00AE5F9A">
      <w:pPr>
        <w:pStyle w:val="ListParagraph"/>
        <w:numPr>
          <w:ilvl w:val="1"/>
          <w:numId w:val="8"/>
        </w:numPr>
        <w:rPr>
          <w:rFonts w:cs="Times New Roman"/>
        </w:rPr>
      </w:pPr>
      <w:r w:rsidRPr="001F2132">
        <w:rPr>
          <w:rFonts w:cs="Times New Roman"/>
        </w:rPr>
        <w:t>Migraine</w:t>
      </w:r>
    </w:p>
    <w:p w14:paraId="64FA8D18" w14:textId="77777777" w:rsidR="00AE5F9A" w:rsidRPr="001F2132" w:rsidRDefault="00AE5F9A" w:rsidP="00AE5F9A">
      <w:pPr>
        <w:pStyle w:val="ListParagraph"/>
        <w:numPr>
          <w:ilvl w:val="1"/>
          <w:numId w:val="8"/>
        </w:numPr>
        <w:rPr>
          <w:rFonts w:cs="Times New Roman"/>
        </w:rPr>
      </w:pPr>
      <w:r w:rsidRPr="001F2132">
        <w:rPr>
          <w:rFonts w:cs="Times New Roman"/>
        </w:rPr>
        <w:t>Back trouble</w:t>
      </w:r>
    </w:p>
    <w:p w14:paraId="7B03CF98" w14:textId="77777777" w:rsidR="00AE5F9A" w:rsidRPr="001F2132" w:rsidRDefault="00AE5F9A" w:rsidP="00AE5F9A">
      <w:pPr>
        <w:pStyle w:val="ListParagraph"/>
        <w:numPr>
          <w:ilvl w:val="1"/>
          <w:numId w:val="8"/>
        </w:numPr>
        <w:rPr>
          <w:rFonts w:cs="Times New Roman"/>
        </w:rPr>
      </w:pPr>
      <w:r w:rsidRPr="001F2132">
        <w:rPr>
          <w:rFonts w:cs="Times New Roman"/>
        </w:rPr>
        <w:t>Other</w:t>
      </w:r>
    </w:p>
    <w:p w14:paraId="5C40006A" w14:textId="77777777" w:rsidR="00AE5F9A" w:rsidRPr="001F2132" w:rsidRDefault="00AE5F9A" w:rsidP="00AE5F9A">
      <w:pPr>
        <w:pStyle w:val="ListParagraph"/>
        <w:numPr>
          <w:ilvl w:val="2"/>
          <w:numId w:val="8"/>
        </w:numPr>
        <w:rPr>
          <w:rFonts w:cs="Times New Roman"/>
        </w:rPr>
      </w:pPr>
      <w:r w:rsidRPr="001F2132">
        <w:rPr>
          <w:rFonts w:cs="Times New Roman"/>
        </w:rPr>
        <w:t xml:space="preserve">Specify – </w:t>
      </w:r>
    </w:p>
    <w:p w14:paraId="1E5CC8A3" w14:textId="77777777" w:rsidR="00AE5F9A" w:rsidRPr="001F2132" w:rsidRDefault="00AE5F9A" w:rsidP="00AE5F9A">
      <w:pPr>
        <w:pStyle w:val="ListParagraph"/>
        <w:numPr>
          <w:ilvl w:val="0"/>
          <w:numId w:val="8"/>
        </w:numPr>
        <w:rPr>
          <w:rFonts w:cs="Times New Roman"/>
        </w:rPr>
      </w:pPr>
      <w:r w:rsidRPr="001F2132">
        <w:rPr>
          <w:rFonts w:cs="Times New Roman"/>
        </w:rPr>
        <w:t>Which of these is the most serious or important to you?</w:t>
      </w:r>
    </w:p>
    <w:p w14:paraId="6889DECB" w14:textId="77777777" w:rsidR="00AE5F9A" w:rsidRPr="001F2132" w:rsidRDefault="00AE5F9A" w:rsidP="00AE5F9A">
      <w:pPr>
        <w:pStyle w:val="ListParagraph"/>
        <w:numPr>
          <w:ilvl w:val="0"/>
          <w:numId w:val="8"/>
        </w:numPr>
        <w:rPr>
          <w:rFonts w:cs="Times New Roman"/>
        </w:rPr>
      </w:pPr>
      <w:r w:rsidRPr="001F2132">
        <w:rPr>
          <w:rFonts w:cs="Times New Roman"/>
        </w:rPr>
        <w:t>How old when you when this illness started?</w:t>
      </w:r>
    </w:p>
    <w:p w14:paraId="0C34F9D3" w14:textId="77777777" w:rsidR="00AE5F9A" w:rsidRPr="001F2132" w:rsidRDefault="00AE5F9A" w:rsidP="00AE5F9A">
      <w:pPr>
        <w:pStyle w:val="ListParagraph"/>
        <w:spacing w:after="0" w:line="240" w:lineRule="auto"/>
        <w:ind w:left="5040"/>
        <w:contextualSpacing w:val="0"/>
        <w:jc w:val="both"/>
        <w:rPr>
          <w:rFonts w:cs="Times New Roman"/>
          <w:sz w:val="10"/>
          <w:szCs w:val="10"/>
        </w:rPr>
      </w:pPr>
    </w:p>
    <w:p w14:paraId="087BDAE1" w14:textId="25B3F7A6" w:rsidR="00AE5F9A" w:rsidRPr="001F2132" w:rsidRDefault="00AE5F9A" w:rsidP="003D2AD3">
      <w:pPr>
        <w:pStyle w:val="Heading4"/>
      </w:pPr>
      <w:r w:rsidRPr="001F2132">
        <w:t>1.4 The Lifetime Depression Assessment Self-Report</w:t>
      </w:r>
    </w:p>
    <w:p w14:paraId="1B71D645" w14:textId="77777777" w:rsidR="00AE5F9A" w:rsidRPr="001F2132" w:rsidRDefault="00AE5F9A" w:rsidP="00AE5F9A">
      <w:r w:rsidRPr="001F2132">
        <w:t>The next questions are about periods of sadness and depression in your life.</w:t>
      </w:r>
    </w:p>
    <w:p w14:paraId="7935DF18" w14:textId="77777777" w:rsidR="00AE5F9A" w:rsidRPr="001F2132" w:rsidRDefault="00AE5F9A" w:rsidP="00AE5F9A">
      <w:pPr>
        <w:pStyle w:val="ListParagraph"/>
        <w:numPr>
          <w:ilvl w:val="0"/>
          <w:numId w:val="9"/>
        </w:numPr>
        <w:rPr>
          <w:rFonts w:cs="Times New Roman"/>
        </w:rPr>
      </w:pPr>
      <w:r w:rsidRPr="001F2132">
        <w:rPr>
          <w:rFonts w:cs="Times New Roman"/>
        </w:rPr>
        <w:t xml:space="preserve">Have you ever had a time in your life when you felt sad, empty or depressed for </w:t>
      </w:r>
      <w:r w:rsidRPr="001F2132">
        <w:rPr>
          <w:rFonts w:cs="Times New Roman"/>
          <w:u w:val="single"/>
        </w:rPr>
        <w:t>two weeks or longer</w:t>
      </w:r>
      <w:r w:rsidRPr="001F2132">
        <w:rPr>
          <w:rFonts w:cs="Times New Roman"/>
          <w:b/>
          <w:bCs/>
        </w:rPr>
        <w:t>?</w:t>
      </w:r>
      <w:r w:rsidRPr="001F2132">
        <w:rPr>
          <w:rFonts w:cs="Times New Roman"/>
        </w:rPr>
        <w:t xml:space="preserve"> </w:t>
      </w:r>
    </w:p>
    <w:p w14:paraId="22BC873E" w14:textId="77777777" w:rsidR="00AE5F9A" w:rsidRPr="001F2132" w:rsidRDefault="00AE5F9A" w:rsidP="00AE5F9A">
      <w:pPr>
        <w:pStyle w:val="ListParagraph"/>
        <w:numPr>
          <w:ilvl w:val="1"/>
          <w:numId w:val="9"/>
        </w:numPr>
        <w:rPr>
          <w:rFonts w:cs="Times New Roman"/>
        </w:rPr>
      </w:pPr>
      <w:r w:rsidRPr="001F2132">
        <w:rPr>
          <w:rFonts w:cs="Times New Roman"/>
        </w:rPr>
        <w:t>Yes</w:t>
      </w:r>
    </w:p>
    <w:p w14:paraId="359D222D" w14:textId="77777777" w:rsidR="00AE5F9A" w:rsidRPr="001F2132" w:rsidRDefault="00AE5F9A" w:rsidP="00AE5F9A">
      <w:pPr>
        <w:pStyle w:val="ListParagraph"/>
        <w:numPr>
          <w:ilvl w:val="1"/>
          <w:numId w:val="9"/>
        </w:numPr>
        <w:rPr>
          <w:rFonts w:cs="Times New Roman"/>
        </w:rPr>
      </w:pPr>
      <w:r w:rsidRPr="001F2132">
        <w:rPr>
          <w:rFonts w:cs="Times New Roman"/>
        </w:rPr>
        <w:t>No (</w:t>
      </w:r>
      <w:r w:rsidRPr="001F2132">
        <w:rPr>
          <w:rFonts w:cs="Times New Roman"/>
          <w:b/>
        </w:rPr>
        <w:t>go to question 3</w:t>
      </w:r>
      <w:r w:rsidRPr="001F2132">
        <w:rPr>
          <w:rFonts w:cs="Times New Roman"/>
        </w:rPr>
        <w:t>)</w:t>
      </w:r>
    </w:p>
    <w:p w14:paraId="6834EB37" w14:textId="77777777" w:rsidR="00AE5F9A" w:rsidRPr="001F2132" w:rsidRDefault="00AE5F9A" w:rsidP="00AE5F9A">
      <w:pPr>
        <w:pStyle w:val="ListParagraph"/>
        <w:numPr>
          <w:ilvl w:val="0"/>
          <w:numId w:val="9"/>
        </w:numPr>
        <w:rPr>
          <w:rFonts w:eastAsia="Arial" w:cs="Times New Roman"/>
        </w:rPr>
      </w:pPr>
      <w:r w:rsidRPr="001F2132">
        <w:rPr>
          <w:rFonts w:cs="Times New Roman"/>
        </w:rPr>
        <w:t xml:space="preserve">For the next question, think about a </w:t>
      </w:r>
      <w:r w:rsidRPr="001F2132">
        <w:rPr>
          <w:rFonts w:cs="Times New Roman"/>
          <w:u w:val="single"/>
        </w:rPr>
        <w:t>period of two weeks</w:t>
      </w:r>
      <w:r w:rsidRPr="001F2132">
        <w:rPr>
          <w:rFonts w:cs="Times New Roman"/>
        </w:rPr>
        <w:t xml:space="preserve"> in your life when these feelings were </w:t>
      </w:r>
      <w:r w:rsidRPr="001F2132">
        <w:rPr>
          <w:rFonts w:cs="Times New Roman"/>
          <w:u w:val="single"/>
        </w:rPr>
        <w:t>worst</w:t>
      </w:r>
      <w:r w:rsidRPr="001F2132">
        <w:rPr>
          <w:rFonts w:cs="Times New Roman"/>
        </w:rPr>
        <w:t>. During this period of two weeks, how often did you feel this way?</w:t>
      </w:r>
      <w:r w:rsidRPr="001F2132">
        <w:rPr>
          <w:rFonts w:eastAsia="Arial" w:cs="Times New Roman"/>
        </w:rPr>
        <w:t xml:space="preserve"> </w:t>
      </w:r>
    </w:p>
    <w:p w14:paraId="51309923" w14:textId="77777777" w:rsidR="00AE5F9A" w:rsidRPr="001F2132" w:rsidRDefault="00AE5F9A" w:rsidP="00AE5F9A">
      <w:pPr>
        <w:pStyle w:val="ListParagraph"/>
        <w:numPr>
          <w:ilvl w:val="1"/>
          <w:numId w:val="9"/>
        </w:numPr>
        <w:rPr>
          <w:rFonts w:eastAsia="Arial" w:cs="Times New Roman"/>
        </w:rPr>
      </w:pPr>
      <w:r w:rsidRPr="001F2132">
        <w:rPr>
          <w:rFonts w:eastAsia="Arial" w:cs="Times New Roman"/>
        </w:rPr>
        <w:t>Almost every day, most of the day (</w:t>
      </w:r>
      <w:r w:rsidRPr="001F2132">
        <w:rPr>
          <w:rFonts w:eastAsia="Arial" w:cs="Times New Roman"/>
          <w:b/>
        </w:rPr>
        <w:t>go to question 5</w:t>
      </w:r>
      <w:r w:rsidRPr="001F2132">
        <w:rPr>
          <w:rFonts w:eastAsia="Arial" w:cs="Times New Roman"/>
        </w:rPr>
        <w:t>)</w:t>
      </w:r>
    </w:p>
    <w:p w14:paraId="506FACBB" w14:textId="77777777" w:rsidR="00AE5F9A" w:rsidRPr="001F2132" w:rsidRDefault="00AE5F9A" w:rsidP="00AE5F9A">
      <w:pPr>
        <w:pStyle w:val="ListParagraph"/>
        <w:numPr>
          <w:ilvl w:val="1"/>
          <w:numId w:val="9"/>
        </w:numPr>
        <w:rPr>
          <w:rFonts w:eastAsia="Arial" w:cs="Times New Roman"/>
        </w:rPr>
      </w:pPr>
      <w:r w:rsidRPr="001F2132">
        <w:rPr>
          <w:rFonts w:eastAsia="Arial" w:cs="Times New Roman"/>
        </w:rPr>
        <w:t>Less often</w:t>
      </w:r>
    </w:p>
    <w:p w14:paraId="674253AE" w14:textId="77777777" w:rsidR="00AE5F9A" w:rsidRPr="001F2132" w:rsidRDefault="00AE5F9A" w:rsidP="00AE5F9A">
      <w:pPr>
        <w:pStyle w:val="ListParagraph"/>
        <w:numPr>
          <w:ilvl w:val="0"/>
          <w:numId w:val="9"/>
        </w:numPr>
        <w:rPr>
          <w:rFonts w:eastAsia="Arial" w:cs="Times New Roman"/>
        </w:rPr>
      </w:pPr>
      <w:r w:rsidRPr="001F2132">
        <w:rPr>
          <w:rFonts w:cs="Times New Roman"/>
        </w:rPr>
        <w:t xml:space="preserve">Have you ever had a time in your life lasting </w:t>
      </w:r>
      <w:r w:rsidRPr="001F2132">
        <w:rPr>
          <w:rFonts w:cs="Times New Roman"/>
          <w:u w:val="single"/>
        </w:rPr>
        <w:t>two weeks or more</w:t>
      </w:r>
      <w:r w:rsidRPr="001F2132">
        <w:rPr>
          <w:rFonts w:cs="Times New Roman"/>
        </w:rPr>
        <w:t xml:space="preserve"> when you lost interest in most things like hobbies, work, or activities that usually give you pleasure? </w:t>
      </w:r>
    </w:p>
    <w:p w14:paraId="76911A91" w14:textId="77777777" w:rsidR="00AE5F9A" w:rsidRPr="001F2132" w:rsidRDefault="00AE5F9A" w:rsidP="00AE5F9A">
      <w:pPr>
        <w:pStyle w:val="ListParagraph"/>
        <w:numPr>
          <w:ilvl w:val="1"/>
          <w:numId w:val="9"/>
        </w:numPr>
        <w:rPr>
          <w:rFonts w:eastAsia="Arial" w:cs="Times New Roman"/>
        </w:rPr>
      </w:pPr>
      <w:r w:rsidRPr="001F2132">
        <w:rPr>
          <w:rFonts w:cs="Times New Roman"/>
        </w:rPr>
        <w:t>Yes</w:t>
      </w:r>
    </w:p>
    <w:p w14:paraId="37B51D25" w14:textId="77777777" w:rsidR="00AE5F9A" w:rsidRPr="001F2132" w:rsidRDefault="00AE5F9A" w:rsidP="00AE5F9A">
      <w:pPr>
        <w:pStyle w:val="ListParagraph"/>
        <w:numPr>
          <w:ilvl w:val="1"/>
          <w:numId w:val="9"/>
        </w:numPr>
        <w:rPr>
          <w:rFonts w:eastAsia="Arial" w:cs="Times New Roman"/>
        </w:rPr>
      </w:pPr>
      <w:r w:rsidRPr="001F2132">
        <w:rPr>
          <w:rFonts w:cs="Times New Roman"/>
        </w:rPr>
        <w:t>No (</w:t>
      </w:r>
      <w:r w:rsidRPr="001F2132">
        <w:rPr>
          <w:rFonts w:cs="Times New Roman"/>
          <w:b/>
        </w:rPr>
        <w:t>go to question 29</w:t>
      </w:r>
      <w:r w:rsidRPr="001F2132">
        <w:rPr>
          <w:rFonts w:cs="Times New Roman"/>
        </w:rPr>
        <w:t>)</w:t>
      </w:r>
    </w:p>
    <w:p w14:paraId="3A2BE0A5" w14:textId="77777777" w:rsidR="00AE5F9A" w:rsidRPr="001F2132" w:rsidRDefault="00AE5F9A" w:rsidP="00AE5F9A">
      <w:pPr>
        <w:pStyle w:val="ListParagraph"/>
        <w:numPr>
          <w:ilvl w:val="0"/>
          <w:numId w:val="9"/>
        </w:numPr>
        <w:rPr>
          <w:rFonts w:eastAsia="Arial" w:cs="Times New Roman"/>
        </w:rPr>
      </w:pPr>
      <w:r w:rsidRPr="001F2132">
        <w:rPr>
          <w:rFonts w:cs="Times New Roman"/>
        </w:rPr>
        <w:t xml:space="preserve">For the next question, think about the </w:t>
      </w:r>
      <w:r w:rsidRPr="001F2132">
        <w:rPr>
          <w:rFonts w:cs="Times New Roman"/>
          <w:u w:val="single"/>
        </w:rPr>
        <w:t>period of two weeks</w:t>
      </w:r>
      <w:r w:rsidRPr="001F2132">
        <w:rPr>
          <w:rFonts w:cs="Times New Roman"/>
        </w:rPr>
        <w:t xml:space="preserve"> in your life when your loss of interest was </w:t>
      </w:r>
      <w:r w:rsidRPr="001F2132">
        <w:rPr>
          <w:rFonts w:cs="Times New Roman"/>
          <w:u w:val="single"/>
        </w:rPr>
        <w:t>worst</w:t>
      </w:r>
      <w:r w:rsidRPr="001F2132">
        <w:rPr>
          <w:rFonts w:cs="Times New Roman"/>
        </w:rPr>
        <w:t>. During this period of two weeks, how often did you feel this way?</w:t>
      </w:r>
    </w:p>
    <w:p w14:paraId="4055E95E" w14:textId="77777777" w:rsidR="00AE5F9A" w:rsidRPr="001F2132" w:rsidRDefault="00AE5F9A" w:rsidP="00AE5F9A">
      <w:pPr>
        <w:pStyle w:val="ListParagraph"/>
        <w:numPr>
          <w:ilvl w:val="1"/>
          <w:numId w:val="9"/>
        </w:numPr>
        <w:rPr>
          <w:rFonts w:eastAsia="Arial" w:cs="Times New Roman"/>
        </w:rPr>
      </w:pPr>
      <w:r w:rsidRPr="001F2132">
        <w:rPr>
          <w:rFonts w:cs="Times New Roman"/>
        </w:rPr>
        <w:t>Almost every day, most of the day</w:t>
      </w:r>
      <w:r w:rsidRPr="001F2132">
        <w:rPr>
          <w:rFonts w:eastAsia="Arial" w:cs="Times New Roman"/>
        </w:rPr>
        <w:t xml:space="preserve"> (</w:t>
      </w:r>
      <w:r w:rsidRPr="001F2132">
        <w:rPr>
          <w:rFonts w:eastAsia="Arial" w:cs="Times New Roman"/>
          <w:b/>
        </w:rPr>
        <w:t>go to question 7</w:t>
      </w:r>
      <w:r w:rsidRPr="001F2132">
        <w:rPr>
          <w:rFonts w:eastAsia="Arial" w:cs="Times New Roman"/>
        </w:rPr>
        <w:t>)</w:t>
      </w:r>
    </w:p>
    <w:p w14:paraId="3AE6834E" w14:textId="77777777" w:rsidR="00AE5F9A" w:rsidRPr="001F2132" w:rsidRDefault="00AE5F9A" w:rsidP="00AE5F9A">
      <w:pPr>
        <w:pStyle w:val="ListParagraph"/>
        <w:numPr>
          <w:ilvl w:val="1"/>
          <w:numId w:val="9"/>
        </w:numPr>
        <w:rPr>
          <w:rFonts w:eastAsia="Arial" w:cs="Times New Roman"/>
        </w:rPr>
      </w:pPr>
      <w:r w:rsidRPr="001F2132">
        <w:rPr>
          <w:rFonts w:eastAsia="Arial" w:cs="Times New Roman"/>
        </w:rPr>
        <w:t>Less often (</w:t>
      </w:r>
      <w:r w:rsidRPr="001F2132">
        <w:rPr>
          <w:rFonts w:eastAsia="Arial" w:cs="Times New Roman"/>
          <w:b/>
        </w:rPr>
        <w:t>go to question 29</w:t>
      </w:r>
      <w:r w:rsidRPr="001F2132">
        <w:rPr>
          <w:rFonts w:eastAsia="Arial" w:cs="Times New Roman"/>
        </w:rPr>
        <w:t>)</w:t>
      </w:r>
    </w:p>
    <w:p w14:paraId="38481E1B" w14:textId="77777777" w:rsidR="00AE5F9A" w:rsidRPr="001F2132" w:rsidRDefault="00AE5F9A" w:rsidP="00AE5F9A">
      <w:pPr>
        <w:pStyle w:val="ListParagraph"/>
        <w:numPr>
          <w:ilvl w:val="0"/>
          <w:numId w:val="9"/>
        </w:numPr>
        <w:rPr>
          <w:rFonts w:eastAsia="Arial" w:cs="Times New Roman"/>
        </w:rPr>
      </w:pPr>
      <w:r w:rsidRPr="001F2132">
        <w:rPr>
          <w:rFonts w:cs="Times New Roman"/>
        </w:rPr>
        <w:t xml:space="preserve">During this period that you felt sad, empty or depressed, did you ever have a period lasting </w:t>
      </w:r>
      <w:r w:rsidRPr="001F2132">
        <w:rPr>
          <w:rFonts w:cs="Times New Roman"/>
          <w:u w:val="single"/>
        </w:rPr>
        <w:t>two weeks or more</w:t>
      </w:r>
      <w:r w:rsidRPr="001F2132">
        <w:rPr>
          <w:rFonts w:cs="Times New Roman"/>
        </w:rPr>
        <w:t xml:space="preserve"> when you lost interest in most things like hobbies, work, or activities that usually give you pleasure?</w:t>
      </w:r>
    </w:p>
    <w:p w14:paraId="41B7B252" w14:textId="77777777" w:rsidR="00AE5F9A" w:rsidRPr="001F2132" w:rsidRDefault="00AE5F9A" w:rsidP="00AE5F9A">
      <w:pPr>
        <w:pStyle w:val="ListParagraph"/>
        <w:numPr>
          <w:ilvl w:val="1"/>
          <w:numId w:val="9"/>
        </w:numPr>
        <w:rPr>
          <w:rFonts w:eastAsia="Arial" w:cs="Times New Roman"/>
        </w:rPr>
      </w:pPr>
      <w:r w:rsidRPr="001F2132">
        <w:rPr>
          <w:rFonts w:cs="Times New Roman"/>
        </w:rPr>
        <w:t>Yes</w:t>
      </w:r>
    </w:p>
    <w:p w14:paraId="3F40DCB0" w14:textId="77777777" w:rsidR="00AE5F9A" w:rsidRPr="001F2132" w:rsidRDefault="00AE5F9A" w:rsidP="00AE5F9A">
      <w:pPr>
        <w:pStyle w:val="ListParagraph"/>
        <w:numPr>
          <w:ilvl w:val="1"/>
          <w:numId w:val="9"/>
        </w:numPr>
        <w:rPr>
          <w:rFonts w:eastAsia="Arial" w:cs="Times New Roman"/>
        </w:rPr>
      </w:pPr>
      <w:r w:rsidRPr="001F2132">
        <w:rPr>
          <w:rFonts w:cs="Times New Roman"/>
        </w:rPr>
        <w:t>No (</w:t>
      </w:r>
      <w:r w:rsidRPr="001F2132">
        <w:rPr>
          <w:rFonts w:cs="Times New Roman"/>
          <w:b/>
        </w:rPr>
        <w:t>go to question 7</w:t>
      </w:r>
      <w:r w:rsidRPr="001F2132">
        <w:rPr>
          <w:rFonts w:cs="Times New Roman"/>
        </w:rPr>
        <w:t>)</w:t>
      </w:r>
    </w:p>
    <w:p w14:paraId="365F312B" w14:textId="77777777" w:rsidR="00AE5F9A" w:rsidRPr="001F2132" w:rsidRDefault="00AE5F9A" w:rsidP="00AE5F9A">
      <w:pPr>
        <w:pStyle w:val="ListParagraph"/>
        <w:numPr>
          <w:ilvl w:val="0"/>
          <w:numId w:val="9"/>
        </w:numPr>
        <w:rPr>
          <w:rFonts w:eastAsia="Arial" w:cs="Times New Roman"/>
        </w:rPr>
      </w:pPr>
      <w:r w:rsidRPr="001F2132">
        <w:rPr>
          <w:rFonts w:cs="Times New Roman"/>
        </w:rPr>
        <w:t xml:space="preserve">For the next question, think about the </w:t>
      </w:r>
      <w:r w:rsidRPr="001F2132">
        <w:rPr>
          <w:rFonts w:cs="Times New Roman"/>
          <w:u w:val="single"/>
        </w:rPr>
        <w:t>period of two weeks</w:t>
      </w:r>
      <w:r w:rsidRPr="001F2132">
        <w:rPr>
          <w:rFonts w:cs="Times New Roman"/>
        </w:rPr>
        <w:t xml:space="preserve"> in your life when your loss of interest were </w:t>
      </w:r>
      <w:r w:rsidRPr="001F2132">
        <w:rPr>
          <w:rFonts w:cs="Times New Roman"/>
          <w:u w:val="single"/>
        </w:rPr>
        <w:t>worst</w:t>
      </w:r>
      <w:r w:rsidRPr="001F2132">
        <w:rPr>
          <w:rFonts w:cs="Times New Roman"/>
        </w:rPr>
        <w:t>. During this period of two weeks, how often did you feel this way?</w:t>
      </w:r>
    </w:p>
    <w:p w14:paraId="7CEE014E" w14:textId="77777777" w:rsidR="00AE5F9A" w:rsidRPr="001F2132" w:rsidRDefault="00AE5F9A" w:rsidP="00AE5F9A">
      <w:pPr>
        <w:pStyle w:val="ListParagraph"/>
        <w:numPr>
          <w:ilvl w:val="1"/>
          <w:numId w:val="9"/>
        </w:numPr>
        <w:rPr>
          <w:rFonts w:eastAsia="Arial" w:cs="Times New Roman"/>
        </w:rPr>
      </w:pPr>
      <w:r w:rsidRPr="001F2132">
        <w:rPr>
          <w:rFonts w:cs="Times New Roman"/>
        </w:rPr>
        <w:t>Almost every day, most of the day</w:t>
      </w:r>
    </w:p>
    <w:p w14:paraId="51B50080" w14:textId="77777777" w:rsidR="00AE5F9A" w:rsidRPr="001F2132" w:rsidRDefault="00AE5F9A" w:rsidP="00AE5F9A">
      <w:pPr>
        <w:pStyle w:val="ListParagraph"/>
        <w:numPr>
          <w:ilvl w:val="1"/>
          <w:numId w:val="9"/>
        </w:numPr>
        <w:rPr>
          <w:rFonts w:eastAsia="Arial" w:cs="Times New Roman"/>
        </w:rPr>
      </w:pPr>
      <w:r w:rsidRPr="001F2132">
        <w:rPr>
          <w:rFonts w:cs="Times New Roman"/>
        </w:rPr>
        <w:t>Less often</w:t>
      </w:r>
    </w:p>
    <w:p w14:paraId="27E10F62" w14:textId="77777777" w:rsidR="00AE5F9A" w:rsidRPr="001F2132" w:rsidRDefault="00AE5F9A" w:rsidP="00AE5F9A">
      <w:pPr>
        <w:rPr>
          <w:b/>
          <w:bCs/>
        </w:rPr>
      </w:pPr>
      <w:r w:rsidRPr="001F2132">
        <w:rPr>
          <w:b/>
          <w:bCs/>
        </w:rPr>
        <w:t xml:space="preserve">People who have periods in which they feel sad, empty or depressed or lose interest, often have other problems at the same time. During this period of </w:t>
      </w:r>
      <w:r w:rsidRPr="001F2132">
        <w:rPr>
          <w:b/>
          <w:bCs/>
          <w:u w:val="single"/>
        </w:rPr>
        <w:t>at least two weeks</w:t>
      </w:r>
      <w:r w:rsidRPr="001F2132">
        <w:rPr>
          <w:b/>
          <w:bCs/>
        </w:rPr>
        <w:t xml:space="preserve"> when you felt sad, empty or depressed or lost interest in things:</w:t>
      </w:r>
    </w:p>
    <w:p w14:paraId="0017F720" w14:textId="77777777" w:rsidR="00AE5F9A" w:rsidRPr="001F2132" w:rsidRDefault="00AE5F9A" w:rsidP="00AE5F9A">
      <w:pPr>
        <w:pStyle w:val="ListParagraph"/>
        <w:numPr>
          <w:ilvl w:val="0"/>
          <w:numId w:val="9"/>
        </w:numPr>
        <w:rPr>
          <w:rFonts w:cs="Times New Roman"/>
        </w:rPr>
      </w:pPr>
      <w:r w:rsidRPr="001F2132">
        <w:rPr>
          <w:rFonts w:cs="Times New Roman"/>
          <w:bCs/>
        </w:rPr>
        <w:t xml:space="preserve">…did you </w:t>
      </w:r>
      <w:r w:rsidRPr="001F2132">
        <w:rPr>
          <w:rFonts w:cs="Times New Roman"/>
          <w:u w:val="single"/>
        </w:rPr>
        <w:t>lack energy or feel tired</w:t>
      </w:r>
      <w:r w:rsidRPr="001F2132">
        <w:rPr>
          <w:rFonts w:cs="Times New Roman"/>
        </w:rPr>
        <w:t xml:space="preserve"> more than usual?</w:t>
      </w:r>
    </w:p>
    <w:p w14:paraId="327035E8" w14:textId="77777777" w:rsidR="00AE5F9A" w:rsidRPr="001F2132" w:rsidRDefault="00AE5F9A" w:rsidP="00AE5F9A">
      <w:pPr>
        <w:pStyle w:val="ListParagraph"/>
        <w:numPr>
          <w:ilvl w:val="1"/>
          <w:numId w:val="9"/>
        </w:numPr>
        <w:rPr>
          <w:rFonts w:cs="Times New Roman"/>
        </w:rPr>
      </w:pPr>
      <w:r w:rsidRPr="001F2132">
        <w:rPr>
          <w:rFonts w:cs="Times New Roman"/>
        </w:rPr>
        <w:t>Yes</w:t>
      </w:r>
    </w:p>
    <w:p w14:paraId="15D0D05D" w14:textId="77777777" w:rsidR="00AE5F9A" w:rsidRPr="001F2132" w:rsidRDefault="00AE5F9A" w:rsidP="00AE5F9A">
      <w:pPr>
        <w:pStyle w:val="ListParagraph"/>
        <w:numPr>
          <w:ilvl w:val="1"/>
          <w:numId w:val="9"/>
        </w:numPr>
        <w:rPr>
          <w:rFonts w:eastAsia="Arial" w:cs="Times New Roman"/>
        </w:rPr>
      </w:pPr>
      <w:r w:rsidRPr="001F2132">
        <w:rPr>
          <w:rFonts w:cs="Times New Roman"/>
        </w:rPr>
        <w:t>No</w:t>
      </w:r>
    </w:p>
    <w:p w14:paraId="06D6410D" w14:textId="77777777" w:rsidR="00AE5F9A" w:rsidRPr="001F2132" w:rsidRDefault="00AE5F9A" w:rsidP="00AE5F9A">
      <w:pPr>
        <w:pStyle w:val="ListParagraph"/>
        <w:numPr>
          <w:ilvl w:val="0"/>
          <w:numId w:val="9"/>
        </w:numPr>
        <w:rPr>
          <w:rFonts w:eastAsia="Arial" w:cs="Times New Roman"/>
        </w:rPr>
      </w:pPr>
      <w:r w:rsidRPr="001F2132">
        <w:rPr>
          <w:rFonts w:cs="Times New Roman"/>
        </w:rPr>
        <w:t xml:space="preserve">… did you have </w:t>
      </w:r>
      <w:r w:rsidRPr="001F2132">
        <w:rPr>
          <w:rFonts w:cs="Times New Roman"/>
          <w:u w:val="single"/>
        </w:rPr>
        <w:t>less appetite than usual almost every day</w:t>
      </w:r>
      <w:r w:rsidRPr="001F2132">
        <w:rPr>
          <w:rFonts w:cs="Times New Roman"/>
        </w:rPr>
        <w:t>?</w:t>
      </w:r>
    </w:p>
    <w:p w14:paraId="648A4B37" w14:textId="77777777" w:rsidR="00AE5F9A" w:rsidRPr="001F2132" w:rsidRDefault="00AE5F9A" w:rsidP="00AE5F9A">
      <w:pPr>
        <w:pStyle w:val="ListParagraph"/>
        <w:numPr>
          <w:ilvl w:val="1"/>
          <w:numId w:val="9"/>
        </w:numPr>
        <w:rPr>
          <w:rFonts w:eastAsia="Arial" w:cs="Times New Roman"/>
        </w:rPr>
      </w:pPr>
      <w:r w:rsidRPr="001F2132">
        <w:rPr>
          <w:rFonts w:cs="Times New Roman"/>
        </w:rPr>
        <w:t>Yes</w:t>
      </w:r>
    </w:p>
    <w:p w14:paraId="28745F5D" w14:textId="77777777" w:rsidR="00AE5F9A" w:rsidRPr="001F2132" w:rsidRDefault="00AE5F9A" w:rsidP="00AE5F9A">
      <w:pPr>
        <w:pStyle w:val="ListParagraph"/>
        <w:numPr>
          <w:ilvl w:val="1"/>
          <w:numId w:val="9"/>
        </w:numPr>
        <w:rPr>
          <w:rFonts w:eastAsia="Arial" w:cs="Times New Roman"/>
        </w:rPr>
      </w:pPr>
      <w:r w:rsidRPr="001F2132">
        <w:rPr>
          <w:rFonts w:cs="Times New Roman"/>
        </w:rPr>
        <w:lastRenderedPageBreak/>
        <w:t>No</w:t>
      </w:r>
    </w:p>
    <w:p w14:paraId="137B3939" w14:textId="77777777" w:rsidR="00AE5F9A" w:rsidRPr="001F2132" w:rsidRDefault="00AE5F9A" w:rsidP="00AE5F9A">
      <w:pPr>
        <w:pStyle w:val="ListParagraph"/>
        <w:numPr>
          <w:ilvl w:val="0"/>
          <w:numId w:val="9"/>
        </w:numPr>
        <w:rPr>
          <w:rFonts w:eastAsia="Arial" w:cs="Times New Roman"/>
        </w:rPr>
      </w:pPr>
      <w:r w:rsidRPr="001F2132">
        <w:rPr>
          <w:rFonts w:cs="Times New Roman"/>
        </w:rPr>
        <w:t xml:space="preserve">… did you </w:t>
      </w:r>
      <w:r w:rsidRPr="001F2132">
        <w:rPr>
          <w:rFonts w:cs="Times New Roman"/>
          <w:u w:val="single"/>
        </w:rPr>
        <w:t>lose weight</w:t>
      </w:r>
      <w:r w:rsidRPr="001F2132">
        <w:rPr>
          <w:rFonts w:cs="Times New Roman"/>
        </w:rPr>
        <w:t xml:space="preserve"> without trying to, as much as a kilo a week for several weeks?</w:t>
      </w:r>
    </w:p>
    <w:p w14:paraId="794EE94A" w14:textId="77777777" w:rsidR="00AE5F9A" w:rsidRPr="001F2132" w:rsidRDefault="00AE5F9A" w:rsidP="00AE5F9A">
      <w:pPr>
        <w:pStyle w:val="ListParagraph"/>
        <w:numPr>
          <w:ilvl w:val="1"/>
          <w:numId w:val="9"/>
        </w:numPr>
        <w:rPr>
          <w:rFonts w:eastAsia="Arial" w:cs="Times New Roman"/>
        </w:rPr>
      </w:pPr>
      <w:r w:rsidRPr="001F2132">
        <w:rPr>
          <w:rFonts w:cs="Times New Roman"/>
        </w:rPr>
        <w:t>Yes</w:t>
      </w:r>
    </w:p>
    <w:p w14:paraId="6358B4D1" w14:textId="77777777" w:rsidR="00AE5F9A" w:rsidRPr="001F2132" w:rsidRDefault="00AE5F9A" w:rsidP="00AE5F9A">
      <w:pPr>
        <w:pStyle w:val="ListParagraph"/>
        <w:numPr>
          <w:ilvl w:val="1"/>
          <w:numId w:val="9"/>
        </w:numPr>
        <w:rPr>
          <w:rFonts w:eastAsia="Arial" w:cs="Times New Roman"/>
        </w:rPr>
      </w:pPr>
      <w:r w:rsidRPr="001F2132">
        <w:rPr>
          <w:rFonts w:cs="Times New Roman"/>
        </w:rPr>
        <w:t>No (</w:t>
      </w:r>
      <w:r w:rsidRPr="001F2132">
        <w:rPr>
          <w:rFonts w:cs="Times New Roman"/>
          <w:b/>
        </w:rPr>
        <w:t>go to question 11</w:t>
      </w:r>
      <w:r w:rsidRPr="001F2132">
        <w:rPr>
          <w:rFonts w:cs="Times New Roman"/>
        </w:rPr>
        <w:t>)</w:t>
      </w:r>
    </w:p>
    <w:p w14:paraId="5D1D965B" w14:textId="77777777" w:rsidR="00AE5F9A" w:rsidRPr="001F2132" w:rsidRDefault="00AE5F9A" w:rsidP="00AE5F9A">
      <w:pPr>
        <w:pStyle w:val="ListParagraph"/>
        <w:numPr>
          <w:ilvl w:val="0"/>
          <w:numId w:val="9"/>
        </w:numPr>
        <w:rPr>
          <w:rFonts w:eastAsia="Arial" w:cs="Times New Roman"/>
        </w:rPr>
      </w:pPr>
      <w:r w:rsidRPr="001F2132">
        <w:rPr>
          <w:rFonts w:cs="Times New Roman"/>
        </w:rPr>
        <w:t xml:space="preserve">About how much weight did you lose in those weeks? </w:t>
      </w:r>
      <w:r w:rsidRPr="001F2132">
        <w:rPr>
          <w:rFonts w:cs="Times New Roman"/>
        </w:rPr>
        <w:softHyphen/>
      </w:r>
      <w:r w:rsidRPr="001F2132">
        <w:rPr>
          <w:rFonts w:cs="Times New Roman"/>
        </w:rPr>
        <w:softHyphen/>
        <w:t>___kg</w:t>
      </w:r>
    </w:p>
    <w:p w14:paraId="531E187E" w14:textId="77777777" w:rsidR="00AE5F9A" w:rsidRPr="001F2132" w:rsidRDefault="00AE5F9A" w:rsidP="00AE5F9A">
      <w:pPr>
        <w:rPr>
          <w:b/>
          <w:bCs/>
        </w:rPr>
      </w:pPr>
      <w:r w:rsidRPr="001F2132">
        <w:rPr>
          <w:b/>
          <w:bCs/>
        </w:rPr>
        <w:t xml:space="preserve">During this period of </w:t>
      </w:r>
      <w:r w:rsidRPr="001F2132">
        <w:rPr>
          <w:b/>
          <w:bCs/>
          <w:u w:val="single"/>
        </w:rPr>
        <w:t>at least two weeks</w:t>
      </w:r>
      <w:r w:rsidRPr="001F2132">
        <w:rPr>
          <w:b/>
          <w:bCs/>
        </w:rPr>
        <w:t xml:space="preserve"> when you felt sad, empty or depressed or lost interest in things:</w:t>
      </w:r>
    </w:p>
    <w:p w14:paraId="449E8825" w14:textId="77777777" w:rsidR="00AE5F9A" w:rsidRPr="001F2132" w:rsidRDefault="00AE5F9A" w:rsidP="00AE5F9A">
      <w:pPr>
        <w:pStyle w:val="ListParagraph"/>
        <w:numPr>
          <w:ilvl w:val="0"/>
          <w:numId w:val="9"/>
        </w:numPr>
        <w:rPr>
          <w:rFonts w:eastAsia="Arial" w:cs="Times New Roman"/>
        </w:rPr>
      </w:pPr>
      <w:r w:rsidRPr="001F2132">
        <w:rPr>
          <w:rFonts w:cs="Times New Roman"/>
        </w:rPr>
        <w:t xml:space="preserve">… did you have a </w:t>
      </w:r>
      <w:r w:rsidRPr="001F2132">
        <w:rPr>
          <w:rFonts w:cs="Times New Roman"/>
          <w:u w:val="single"/>
        </w:rPr>
        <w:t>much larger appetite than usual</w:t>
      </w:r>
      <w:r w:rsidRPr="001F2132">
        <w:rPr>
          <w:rFonts w:cs="Times New Roman"/>
        </w:rPr>
        <w:t xml:space="preserve"> almost every day for two weeks or more?</w:t>
      </w:r>
    </w:p>
    <w:p w14:paraId="10D9BC46" w14:textId="77777777" w:rsidR="00AE5F9A" w:rsidRPr="001F2132" w:rsidRDefault="00AE5F9A" w:rsidP="00AE5F9A">
      <w:pPr>
        <w:pStyle w:val="ListParagraph"/>
        <w:numPr>
          <w:ilvl w:val="1"/>
          <w:numId w:val="9"/>
        </w:numPr>
        <w:rPr>
          <w:rFonts w:eastAsia="Arial" w:cs="Times New Roman"/>
        </w:rPr>
      </w:pPr>
      <w:r w:rsidRPr="001F2132">
        <w:rPr>
          <w:rFonts w:cs="Times New Roman"/>
        </w:rPr>
        <w:t>Yes</w:t>
      </w:r>
    </w:p>
    <w:p w14:paraId="0C189230" w14:textId="77777777" w:rsidR="00AE5F9A" w:rsidRPr="001F2132" w:rsidRDefault="00AE5F9A" w:rsidP="00AE5F9A">
      <w:pPr>
        <w:pStyle w:val="ListParagraph"/>
        <w:numPr>
          <w:ilvl w:val="1"/>
          <w:numId w:val="9"/>
        </w:numPr>
        <w:rPr>
          <w:rFonts w:eastAsia="Arial" w:cs="Times New Roman"/>
        </w:rPr>
      </w:pPr>
      <w:r w:rsidRPr="001F2132">
        <w:rPr>
          <w:rFonts w:cs="Times New Roman"/>
        </w:rPr>
        <w:t>Yes but only because of a pregnancy of growth spurt</w:t>
      </w:r>
    </w:p>
    <w:p w14:paraId="25ACFD3A" w14:textId="77777777" w:rsidR="00AE5F9A" w:rsidRPr="001F2132" w:rsidRDefault="00AE5F9A" w:rsidP="00AE5F9A">
      <w:pPr>
        <w:pStyle w:val="ListParagraph"/>
        <w:numPr>
          <w:ilvl w:val="1"/>
          <w:numId w:val="9"/>
        </w:numPr>
        <w:rPr>
          <w:rFonts w:eastAsia="Arial" w:cs="Times New Roman"/>
        </w:rPr>
      </w:pPr>
      <w:r w:rsidRPr="001F2132">
        <w:rPr>
          <w:rFonts w:cs="Times New Roman"/>
        </w:rPr>
        <w:t>No</w:t>
      </w:r>
    </w:p>
    <w:p w14:paraId="787B5FFA" w14:textId="77777777" w:rsidR="00AE5F9A" w:rsidRPr="001F2132" w:rsidRDefault="00AE5F9A" w:rsidP="00AE5F9A">
      <w:pPr>
        <w:pStyle w:val="ListParagraph"/>
        <w:numPr>
          <w:ilvl w:val="0"/>
          <w:numId w:val="9"/>
        </w:numPr>
        <w:rPr>
          <w:rFonts w:eastAsia="Arial" w:cs="Times New Roman"/>
        </w:rPr>
      </w:pPr>
      <w:r w:rsidRPr="001F2132">
        <w:rPr>
          <w:rFonts w:cs="Times New Roman"/>
        </w:rPr>
        <w:t xml:space="preserve">… did your eating increase so much that you </w:t>
      </w:r>
      <w:r w:rsidRPr="001F2132">
        <w:rPr>
          <w:rFonts w:cs="Times New Roman"/>
          <w:u w:val="single"/>
        </w:rPr>
        <w:t>gained weight</w:t>
      </w:r>
      <w:r w:rsidRPr="001F2132">
        <w:rPr>
          <w:rFonts w:cs="Times New Roman"/>
        </w:rPr>
        <w:t>, as much as a kilo a week for several weeks?</w:t>
      </w:r>
    </w:p>
    <w:p w14:paraId="301DE5B8" w14:textId="77777777" w:rsidR="00AE5F9A" w:rsidRPr="001F2132" w:rsidRDefault="00AE5F9A" w:rsidP="00AE5F9A">
      <w:pPr>
        <w:pStyle w:val="ListParagraph"/>
        <w:numPr>
          <w:ilvl w:val="1"/>
          <w:numId w:val="9"/>
        </w:numPr>
        <w:rPr>
          <w:rFonts w:eastAsia="Arial" w:cs="Times New Roman"/>
        </w:rPr>
      </w:pPr>
      <w:r w:rsidRPr="001F2132">
        <w:rPr>
          <w:rFonts w:cs="Times New Roman"/>
        </w:rPr>
        <w:t>Yes</w:t>
      </w:r>
    </w:p>
    <w:p w14:paraId="06028CE7" w14:textId="77777777" w:rsidR="00AE5F9A" w:rsidRPr="001F2132" w:rsidRDefault="00AE5F9A" w:rsidP="00AE5F9A">
      <w:pPr>
        <w:pStyle w:val="ListParagraph"/>
        <w:numPr>
          <w:ilvl w:val="1"/>
          <w:numId w:val="9"/>
        </w:numPr>
        <w:rPr>
          <w:rFonts w:eastAsia="Arial" w:cs="Times New Roman"/>
        </w:rPr>
      </w:pPr>
      <w:r w:rsidRPr="001F2132">
        <w:rPr>
          <w:rFonts w:cs="Times New Roman"/>
        </w:rPr>
        <w:t>No (</w:t>
      </w:r>
      <w:r w:rsidRPr="001F2132">
        <w:rPr>
          <w:rFonts w:cs="Times New Roman"/>
          <w:b/>
        </w:rPr>
        <w:t>go to question 14)</w:t>
      </w:r>
    </w:p>
    <w:p w14:paraId="2AE43137" w14:textId="77777777" w:rsidR="00AE5F9A" w:rsidRPr="001F2132" w:rsidRDefault="00AE5F9A" w:rsidP="00AE5F9A">
      <w:pPr>
        <w:pStyle w:val="ListParagraph"/>
        <w:numPr>
          <w:ilvl w:val="0"/>
          <w:numId w:val="9"/>
        </w:numPr>
        <w:rPr>
          <w:rFonts w:eastAsia="Arial" w:cs="Times New Roman"/>
        </w:rPr>
      </w:pPr>
      <w:r w:rsidRPr="001F2132">
        <w:rPr>
          <w:rFonts w:cs="Times New Roman"/>
        </w:rPr>
        <w:t>About how much weight did you gain in those weeks? __kg</w:t>
      </w:r>
    </w:p>
    <w:p w14:paraId="0F40E6C5" w14:textId="77777777" w:rsidR="00AE5F9A" w:rsidRPr="001F2132" w:rsidRDefault="00AE5F9A" w:rsidP="00AE5F9A">
      <w:pPr>
        <w:rPr>
          <w:b/>
          <w:bCs/>
        </w:rPr>
      </w:pPr>
      <w:r w:rsidRPr="001F2132">
        <w:rPr>
          <w:b/>
          <w:bCs/>
        </w:rPr>
        <w:t xml:space="preserve">During this period of </w:t>
      </w:r>
      <w:r w:rsidRPr="001F2132">
        <w:rPr>
          <w:b/>
          <w:bCs/>
          <w:u w:val="single"/>
        </w:rPr>
        <w:t>at least two weeks</w:t>
      </w:r>
      <w:r w:rsidRPr="001F2132">
        <w:rPr>
          <w:b/>
          <w:bCs/>
        </w:rPr>
        <w:t xml:space="preserve"> when you felt sad, empty or depressed or lost interest in things:</w:t>
      </w:r>
    </w:p>
    <w:p w14:paraId="47E1DA99" w14:textId="77777777" w:rsidR="00AE5F9A" w:rsidRPr="001F2132" w:rsidRDefault="00AE5F9A" w:rsidP="00AE5F9A">
      <w:pPr>
        <w:pStyle w:val="ListParagraph"/>
        <w:numPr>
          <w:ilvl w:val="0"/>
          <w:numId w:val="9"/>
        </w:numPr>
        <w:rPr>
          <w:rFonts w:eastAsia="Arial" w:cs="Times New Roman"/>
          <w:b/>
        </w:rPr>
      </w:pPr>
      <w:r w:rsidRPr="001F2132">
        <w:rPr>
          <w:rFonts w:cs="Times New Roman"/>
        </w:rPr>
        <w:t xml:space="preserve">…did you have trouble sleeping </w:t>
      </w:r>
      <w:r w:rsidRPr="001F2132">
        <w:rPr>
          <w:rFonts w:cs="Times New Roman"/>
          <w:u w:val="single"/>
        </w:rPr>
        <w:t>almost every night</w:t>
      </w:r>
      <w:r w:rsidRPr="001F2132">
        <w:rPr>
          <w:rFonts w:cs="Times New Roman"/>
        </w:rPr>
        <w:t>, either trouble falling asleep, waking in the middle of the night, or waking up too early?</w:t>
      </w:r>
    </w:p>
    <w:p w14:paraId="3E8C00EA" w14:textId="77777777" w:rsidR="00AE5F9A" w:rsidRPr="001F2132" w:rsidRDefault="00AE5F9A" w:rsidP="00AE5F9A">
      <w:pPr>
        <w:pStyle w:val="ListParagraph"/>
        <w:numPr>
          <w:ilvl w:val="1"/>
          <w:numId w:val="9"/>
        </w:numPr>
        <w:rPr>
          <w:rFonts w:eastAsia="Arial" w:cs="Times New Roman"/>
          <w:b/>
        </w:rPr>
      </w:pPr>
      <w:r w:rsidRPr="001F2132">
        <w:rPr>
          <w:rFonts w:cs="Times New Roman"/>
        </w:rPr>
        <w:t>Yes</w:t>
      </w:r>
    </w:p>
    <w:p w14:paraId="1C0BE8FA" w14:textId="77777777" w:rsidR="00AE5F9A" w:rsidRPr="001F2132" w:rsidRDefault="00AE5F9A" w:rsidP="00AE5F9A">
      <w:pPr>
        <w:pStyle w:val="ListParagraph"/>
        <w:numPr>
          <w:ilvl w:val="1"/>
          <w:numId w:val="9"/>
        </w:numPr>
        <w:rPr>
          <w:rFonts w:eastAsia="Arial" w:cs="Times New Roman"/>
          <w:b/>
        </w:rPr>
      </w:pPr>
      <w:r w:rsidRPr="001F2132">
        <w:rPr>
          <w:rFonts w:eastAsia="Arial" w:cs="Times New Roman"/>
        </w:rPr>
        <w:t>No (</w:t>
      </w:r>
      <w:r w:rsidRPr="001F2132">
        <w:rPr>
          <w:rFonts w:eastAsia="Arial" w:cs="Times New Roman"/>
          <w:b/>
        </w:rPr>
        <w:t>go to question 16</w:t>
      </w:r>
      <w:r w:rsidRPr="001F2132">
        <w:rPr>
          <w:rFonts w:eastAsia="Arial" w:cs="Times New Roman"/>
        </w:rPr>
        <w:t>)</w:t>
      </w:r>
    </w:p>
    <w:p w14:paraId="0FF57BBE" w14:textId="77777777" w:rsidR="00AE5F9A" w:rsidRPr="001F2132" w:rsidRDefault="00AE5F9A" w:rsidP="00AE5F9A">
      <w:pPr>
        <w:pStyle w:val="ListParagraph"/>
        <w:numPr>
          <w:ilvl w:val="0"/>
          <w:numId w:val="9"/>
        </w:numPr>
        <w:rPr>
          <w:rFonts w:cs="Times New Roman"/>
        </w:rPr>
      </w:pPr>
      <w:r w:rsidRPr="001F2132">
        <w:rPr>
          <w:rFonts w:eastAsia="Arial" w:cs="Times New Roman"/>
        </w:rPr>
        <w:t>…</w:t>
      </w:r>
      <w:r w:rsidRPr="001F2132">
        <w:rPr>
          <w:rFonts w:cs="Times New Roman"/>
        </w:rPr>
        <w:t>did you wake up at least two hours before you wanted to, every day for at least two weeks?</w:t>
      </w:r>
    </w:p>
    <w:p w14:paraId="5798CEFC" w14:textId="77777777" w:rsidR="00AE5F9A" w:rsidRPr="001F2132" w:rsidRDefault="00AE5F9A" w:rsidP="00AE5F9A">
      <w:pPr>
        <w:pStyle w:val="ListParagraph"/>
        <w:numPr>
          <w:ilvl w:val="1"/>
          <w:numId w:val="9"/>
        </w:numPr>
        <w:rPr>
          <w:rFonts w:cs="Times New Roman"/>
        </w:rPr>
      </w:pPr>
      <w:r w:rsidRPr="001F2132">
        <w:rPr>
          <w:rFonts w:cs="Times New Roman"/>
        </w:rPr>
        <w:t>Yes</w:t>
      </w:r>
    </w:p>
    <w:p w14:paraId="1C4984C6" w14:textId="77777777" w:rsidR="00AE5F9A" w:rsidRPr="001F2132" w:rsidRDefault="00AE5F9A" w:rsidP="00AE5F9A">
      <w:pPr>
        <w:pStyle w:val="ListParagraph"/>
        <w:numPr>
          <w:ilvl w:val="1"/>
          <w:numId w:val="9"/>
        </w:numPr>
        <w:rPr>
          <w:rFonts w:cs="Times New Roman"/>
        </w:rPr>
      </w:pPr>
      <w:r w:rsidRPr="001F2132">
        <w:rPr>
          <w:rFonts w:cs="Times New Roman"/>
        </w:rPr>
        <w:t>No</w:t>
      </w:r>
    </w:p>
    <w:p w14:paraId="4B7750A2" w14:textId="77777777" w:rsidR="00AE5F9A" w:rsidRPr="001F2132" w:rsidRDefault="00AE5F9A" w:rsidP="00AE5F9A">
      <w:pPr>
        <w:pStyle w:val="ListParagraph"/>
        <w:numPr>
          <w:ilvl w:val="0"/>
          <w:numId w:val="9"/>
        </w:numPr>
        <w:rPr>
          <w:rFonts w:eastAsia="Arial" w:cs="Times New Roman"/>
          <w:b/>
        </w:rPr>
      </w:pPr>
      <w:r w:rsidRPr="001F2132">
        <w:rPr>
          <w:rFonts w:cs="Times New Roman"/>
        </w:rPr>
        <w:t>…. were you sleeping too much almost every day?</w:t>
      </w:r>
    </w:p>
    <w:p w14:paraId="3B5D333D" w14:textId="77777777" w:rsidR="00AE5F9A" w:rsidRPr="001F2132" w:rsidRDefault="00AE5F9A" w:rsidP="00AE5F9A">
      <w:pPr>
        <w:pStyle w:val="ListParagraph"/>
        <w:numPr>
          <w:ilvl w:val="1"/>
          <w:numId w:val="9"/>
        </w:numPr>
        <w:rPr>
          <w:rFonts w:eastAsia="Arial" w:cs="Times New Roman"/>
          <w:b/>
        </w:rPr>
      </w:pPr>
      <w:r w:rsidRPr="001F2132">
        <w:rPr>
          <w:rFonts w:eastAsia="Arial" w:cs="Times New Roman"/>
        </w:rPr>
        <w:t>Yes</w:t>
      </w:r>
    </w:p>
    <w:p w14:paraId="01838394" w14:textId="77777777" w:rsidR="00AE5F9A" w:rsidRPr="001F2132" w:rsidRDefault="00AE5F9A" w:rsidP="00AE5F9A">
      <w:pPr>
        <w:pStyle w:val="ListParagraph"/>
        <w:numPr>
          <w:ilvl w:val="1"/>
          <w:numId w:val="9"/>
        </w:numPr>
        <w:rPr>
          <w:rFonts w:eastAsia="Arial" w:cs="Times New Roman"/>
          <w:b/>
        </w:rPr>
      </w:pPr>
      <w:r w:rsidRPr="001F2132">
        <w:rPr>
          <w:rFonts w:eastAsia="Arial" w:cs="Times New Roman"/>
        </w:rPr>
        <w:t>No</w:t>
      </w:r>
    </w:p>
    <w:p w14:paraId="2D5B8521" w14:textId="77777777" w:rsidR="00AE5F9A" w:rsidRPr="001F2132" w:rsidRDefault="00AE5F9A" w:rsidP="00AE5F9A">
      <w:pPr>
        <w:rPr>
          <w:b/>
          <w:bCs/>
        </w:rPr>
      </w:pPr>
      <w:r w:rsidRPr="001F2132">
        <w:rPr>
          <w:b/>
          <w:bCs/>
        </w:rPr>
        <w:t xml:space="preserve">During this period of </w:t>
      </w:r>
      <w:r w:rsidRPr="001F2132">
        <w:rPr>
          <w:b/>
          <w:bCs/>
          <w:u w:val="single"/>
        </w:rPr>
        <w:t>at least two weeks</w:t>
      </w:r>
      <w:r w:rsidRPr="001F2132">
        <w:rPr>
          <w:b/>
          <w:bCs/>
        </w:rPr>
        <w:t xml:space="preserve"> when you felt sad, empty or depressed or lost interest in things:</w:t>
      </w:r>
    </w:p>
    <w:p w14:paraId="2B0F1DF4" w14:textId="77777777" w:rsidR="00AE5F9A" w:rsidRPr="001F2132" w:rsidRDefault="00AE5F9A" w:rsidP="00AE5F9A">
      <w:pPr>
        <w:pStyle w:val="ListParagraph"/>
        <w:numPr>
          <w:ilvl w:val="0"/>
          <w:numId w:val="9"/>
        </w:numPr>
        <w:rPr>
          <w:rFonts w:cs="Times New Roman"/>
        </w:rPr>
      </w:pPr>
      <w:r w:rsidRPr="001F2132">
        <w:rPr>
          <w:rFonts w:cs="Times New Roman"/>
        </w:rPr>
        <w:t xml:space="preserve">… did you talk or move more </w:t>
      </w:r>
      <w:r w:rsidRPr="001F2132">
        <w:rPr>
          <w:rFonts w:cs="Times New Roman"/>
          <w:u w:val="single"/>
        </w:rPr>
        <w:t>slowly</w:t>
      </w:r>
      <w:r w:rsidRPr="001F2132">
        <w:rPr>
          <w:rFonts w:cs="Times New Roman"/>
        </w:rPr>
        <w:t xml:space="preserve"> than is normal for you almost every day, in a way that other people have noticed?</w:t>
      </w:r>
    </w:p>
    <w:p w14:paraId="7DFCEC3F" w14:textId="77777777" w:rsidR="00AE5F9A" w:rsidRPr="001F2132" w:rsidRDefault="00AE5F9A" w:rsidP="00AE5F9A">
      <w:pPr>
        <w:pStyle w:val="ListParagraph"/>
        <w:numPr>
          <w:ilvl w:val="1"/>
          <w:numId w:val="9"/>
        </w:numPr>
        <w:rPr>
          <w:rFonts w:cs="Times New Roman"/>
        </w:rPr>
      </w:pPr>
      <w:r w:rsidRPr="001F2132">
        <w:rPr>
          <w:rFonts w:cs="Times New Roman"/>
        </w:rPr>
        <w:t>Yes, I talked or moved more slowly and other people did notice</w:t>
      </w:r>
    </w:p>
    <w:p w14:paraId="6B0023D5" w14:textId="77777777" w:rsidR="00AE5F9A" w:rsidRPr="001F2132" w:rsidRDefault="00AE5F9A" w:rsidP="00AE5F9A">
      <w:pPr>
        <w:pStyle w:val="ListParagraph"/>
        <w:numPr>
          <w:ilvl w:val="1"/>
          <w:numId w:val="9"/>
        </w:numPr>
        <w:rPr>
          <w:rFonts w:cs="Times New Roman"/>
        </w:rPr>
      </w:pPr>
      <w:r w:rsidRPr="001F2132">
        <w:rPr>
          <w:rFonts w:cs="Times New Roman"/>
        </w:rPr>
        <w:t>Yes, I talked or moved more slowly but other people did not notice</w:t>
      </w:r>
    </w:p>
    <w:p w14:paraId="7F6B9D08" w14:textId="77777777" w:rsidR="00AE5F9A" w:rsidRPr="001F2132" w:rsidRDefault="00AE5F9A" w:rsidP="00AE5F9A">
      <w:pPr>
        <w:pStyle w:val="ListParagraph"/>
        <w:numPr>
          <w:ilvl w:val="1"/>
          <w:numId w:val="9"/>
        </w:numPr>
        <w:rPr>
          <w:rFonts w:cs="Times New Roman"/>
        </w:rPr>
      </w:pPr>
      <w:r w:rsidRPr="001F2132">
        <w:rPr>
          <w:rFonts w:cs="Times New Roman"/>
        </w:rPr>
        <w:t>No</w:t>
      </w:r>
    </w:p>
    <w:p w14:paraId="5E744972" w14:textId="77777777" w:rsidR="00AE5F9A" w:rsidRPr="001F2132" w:rsidRDefault="00AE5F9A" w:rsidP="00AE5F9A">
      <w:pPr>
        <w:pStyle w:val="ListParagraph"/>
        <w:numPr>
          <w:ilvl w:val="0"/>
          <w:numId w:val="9"/>
        </w:numPr>
        <w:rPr>
          <w:rFonts w:cs="Times New Roman"/>
        </w:rPr>
      </w:pPr>
      <w:r w:rsidRPr="001F2132">
        <w:rPr>
          <w:rFonts w:cs="Times New Roman"/>
        </w:rPr>
        <w:t xml:space="preserve">… did you have to be </w:t>
      </w:r>
      <w:r w:rsidRPr="001F2132">
        <w:rPr>
          <w:rFonts w:cs="Times New Roman"/>
          <w:u w:val="single"/>
        </w:rPr>
        <w:t>moving</w:t>
      </w:r>
      <w:r w:rsidRPr="001F2132">
        <w:rPr>
          <w:rFonts w:cs="Times New Roman"/>
        </w:rPr>
        <w:t xml:space="preserve"> all the time, that is, you couldn’t sit still and paced up and down or couldn’t keep your hands still when sitting, in a way that other people noticed?</w:t>
      </w:r>
    </w:p>
    <w:p w14:paraId="2E3278E6" w14:textId="77777777" w:rsidR="00AE5F9A" w:rsidRPr="001F2132" w:rsidRDefault="00AE5F9A" w:rsidP="00AE5F9A">
      <w:pPr>
        <w:pStyle w:val="ListParagraph"/>
        <w:numPr>
          <w:ilvl w:val="1"/>
          <w:numId w:val="9"/>
        </w:numPr>
        <w:rPr>
          <w:rFonts w:cs="Times New Roman"/>
        </w:rPr>
      </w:pPr>
      <w:r w:rsidRPr="001F2132">
        <w:rPr>
          <w:rFonts w:cs="Times New Roman"/>
        </w:rPr>
        <w:t>Yes, I had to be moving all the time and other people did notice</w:t>
      </w:r>
    </w:p>
    <w:p w14:paraId="6154EB44" w14:textId="77777777" w:rsidR="00AE5F9A" w:rsidRPr="001F2132" w:rsidRDefault="00AE5F9A" w:rsidP="00AE5F9A">
      <w:pPr>
        <w:pStyle w:val="ListParagraph"/>
        <w:numPr>
          <w:ilvl w:val="1"/>
          <w:numId w:val="9"/>
        </w:numPr>
        <w:rPr>
          <w:rFonts w:cs="Times New Roman"/>
        </w:rPr>
      </w:pPr>
      <w:r w:rsidRPr="001F2132">
        <w:rPr>
          <w:rFonts w:cs="Times New Roman"/>
        </w:rPr>
        <w:t>Yes, I had to be moving all the time but other people did not notice</w:t>
      </w:r>
    </w:p>
    <w:p w14:paraId="11D27622" w14:textId="77777777" w:rsidR="00AE5F9A" w:rsidRPr="001F2132" w:rsidRDefault="00AE5F9A" w:rsidP="00AE5F9A">
      <w:pPr>
        <w:pStyle w:val="ListParagraph"/>
        <w:numPr>
          <w:ilvl w:val="1"/>
          <w:numId w:val="9"/>
        </w:numPr>
        <w:rPr>
          <w:rFonts w:cs="Times New Roman"/>
        </w:rPr>
      </w:pPr>
      <w:r w:rsidRPr="001F2132">
        <w:rPr>
          <w:rFonts w:cs="Times New Roman"/>
        </w:rPr>
        <w:t>No</w:t>
      </w:r>
    </w:p>
    <w:p w14:paraId="520AB571" w14:textId="77777777" w:rsidR="00AE5F9A" w:rsidRPr="001F2132" w:rsidRDefault="00AE5F9A" w:rsidP="00AE5F9A">
      <w:pPr>
        <w:pStyle w:val="ListParagraph"/>
        <w:numPr>
          <w:ilvl w:val="0"/>
          <w:numId w:val="9"/>
        </w:numPr>
        <w:rPr>
          <w:rFonts w:cs="Times New Roman"/>
        </w:rPr>
      </w:pPr>
      <w:r w:rsidRPr="001F2132">
        <w:rPr>
          <w:rFonts w:cs="Times New Roman"/>
        </w:rPr>
        <w:t>During this period of two weeks, did you have a lot more trouble concentrating than usual?</w:t>
      </w:r>
    </w:p>
    <w:p w14:paraId="7FDF87A3" w14:textId="77777777" w:rsidR="00AE5F9A" w:rsidRPr="001F2132" w:rsidRDefault="00AE5F9A" w:rsidP="00AE5F9A">
      <w:pPr>
        <w:pStyle w:val="ListParagraph"/>
        <w:numPr>
          <w:ilvl w:val="1"/>
          <w:numId w:val="9"/>
        </w:numPr>
        <w:rPr>
          <w:rFonts w:cs="Times New Roman"/>
        </w:rPr>
      </w:pPr>
      <w:r w:rsidRPr="001F2132">
        <w:rPr>
          <w:rFonts w:cs="Times New Roman"/>
        </w:rPr>
        <w:t>Yes</w:t>
      </w:r>
    </w:p>
    <w:p w14:paraId="3D638561" w14:textId="77777777" w:rsidR="00AE5F9A" w:rsidRPr="001F2132" w:rsidRDefault="00AE5F9A" w:rsidP="00AE5F9A">
      <w:pPr>
        <w:pStyle w:val="ListParagraph"/>
        <w:numPr>
          <w:ilvl w:val="1"/>
          <w:numId w:val="9"/>
        </w:numPr>
        <w:rPr>
          <w:rFonts w:cs="Times New Roman"/>
        </w:rPr>
      </w:pPr>
      <w:r w:rsidRPr="001F2132">
        <w:rPr>
          <w:rFonts w:cs="Times New Roman"/>
        </w:rPr>
        <w:t>No</w:t>
      </w:r>
    </w:p>
    <w:p w14:paraId="2E00BC2C" w14:textId="77777777" w:rsidR="00AE5F9A" w:rsidRPr="001F2132" w:rsidRDefault="00AE5F9A" w:rsidP="00AE5F9A">
      <w:pPr>
        <w:pStyle w:val="ListParagraph"/>
        <w:numPr>
          <w:ilvl w:val="0"/>
          <w:numId w:val="9"/>
        </w:numPr>
        <w:rPr>
          <w:rFonts w:cs="Times New Roman"/>
        </w:rPr>
      </w:pPr>
      <w:r w:rsidRPr="001F2132">
        <w:rPr>
          <w:rFonts w:cs="Times New Roman"/>
        </w:rPr>
        <w:t>During this period, were you able to make up your mind about things you ordinarily had no trouble deciding about?</w:t>
      </w:r>
    </w:p>
    <w:p w14:paraId="6D3FA6F8" w14:textId="77777777" w:rsidR="00AE5F9A" w:rsidRPr="001F2132" w:rsidRDefault="00AE5F9A" w:rsidP="00AE5F9A">
      <w:pPr>
        <w:pStyle w:val="ListParagraph"/>
        <w:numPr>
          <w:ilvl w:val="1"/>
          <w:numId w:val="9"/>
        </w:numPr>
        <w:rPr>
          <w:rFonts w:cs="Times New Roman"/>
        </w:rPr>
      </w:pPr>
      <w:r w:rsidRPr="001F2132">
        <w:rPr>
          <w:rFonts w:cs="Times New Roman"/>
        </w:rPr>
        <w:lastRenderedPageBreak/>
        <w:t>Yes</w:t>
      </w:r>
    </w:p>
    <w:p w14:paraId="3DF560C5" w14:textId="77777777" w:rsidR="00AE5F9A" w:rsidRPr="001F2132" w:rsidRDefault="00AE5F9A" w:rsidP="00AE5F9A">
      <w:pPr>
        <w:pStyle w:val="ListParagraph"/>
        <w:numPr>
          <w:ilvl w:val="1"/>
          <w:numId w:val="9"/>
        </w:numPr>
        <w:rPr>
          <w:rFonts w:cs="Times New Roman"/>
        </w:rPr>
      </w:pPr>
      <w:r w:rsidRPr="001F2132">
        <w:rPr>
          <w:rFonts w:cs="Times New Roman"/>
        </w:rPr>
        <w:t>No</w:t>
      </w:r>
    </w:p>
    <w:p w14:paraId="098E35F8" w14:textId="77777777" w:rsidR="00AE5F9A" w:rsidRPr="001F2132" w:rsidRDefault="00AE5F9A" w:rsidP="00AE5F9A">
      <w:pPr>
        <w:pStyle w:val="ListParagraph"/>
        <w:numPr>
          <w:ilvl w:val="0"/>
          <w:numId w:val="9"/>
        </w:numPr>
        <w:rPr>
          <w:rFonts w:eastAsia="Arial" w:cs="Times New Roman"/>
        </w:rPr>
      </w:pPr>
      <w:r w:rsidRPr="001F2132">
        <w:rPr>
          <w:rFonts w:cs="Times New Roman"/>
        </w:rPr>
        <w:t>People sometimes feel down on themselves, no good, or worthless. During this period of two weeks, did you feel guilty or worthless?</w:t>
      </w:r>
    </w:p>
    <w:p w14:paraId="2FB91AC0" w14:textId="77777777" w:rsidR="00AE5F9A" w:rsidRPr="001F2132" w:rsidRDefault="00AE5F9A" w:rsidP="00AE5F9A">
      <w:pPr>
        <w:pStyle w:val="ListParagraph"/>
        <w:numPr>
          <w:ilvl w:val="1"/>
          <w:numId w:val="9"/>
        </w:numPr>
        <w:rPr>
          <w:rFonts w:eastAsia="Arial" w:cs="Times New Roman"/>
        </w:rPr>
      </w:pPr>
      <w:r w:rsidRPr="001F2132">
        <w:rPr>
          <w:rFonts w:cs="Times New Roman"/>
        </w:rPr>
        <w:t>Yes</w:t>
      </w:r>
    </w:p>
    <w:p w14:paraId="6B43FF4E" w14:textId="77777777" w:rsidR="00AE5F9A" w:rsidRPr="001F2132" w:rsidRDefault="00AE5F9A" w:rsidP="00AE5F9A">
      <w:pPr>
        <w:pStyle w:val="ListParagraph"/>
        <w:numPr>
          <w:ilvl w:val="1"/>
          <w:numId w:val="9"/>
        </w:numPr>
        <w:rPr>
          <w:rFonts w:eastAsia="Arial" w:cs="Times New Roman"/>
        </w:rPr>
      </w:pPr>
      <w:r w:rsidRPr="001F2132">
        <w:rPr>
          <w:rFonts w:cs="Times New Roman"/>
        </w:rPr>
        <w:t>No</w:t>
      </w:r>
    </w:p>
    <w:p w14:paraId="2AA63F16" w14:textId="77777777" w:rsidR="00AE5F9A" w:rsidRPr="001F2132" w:rsidRDefault="00AE5F9A" w:rsidP="00AE5F9A">
      <w:pPr>
        <w:pStyle w:val="ListParagraph"/>
        <w:numPr>
          <w:ilvl w:val="0"/>
          <w:numId w:val="9"/>
        </w:numPr>
        <w:rPr>
          <w:rFonts w:eastAsia="Arial" w:cs="Times New Roman"/>
        </w:rPr>
      </w:pPr>
      <w:r w:rsidRPr="001F2132">
        <w:rPr>
          <w:rFonts w:cs="Times New Roman"/>
        </w:rPr>
        <w:t>During this period of two weeks, did you think a lot about death – either your own, someone else’s, or death in general?</w:t>
      </w:r>
    </w:p>
    <w:p w14:paraId="46CEEA43" w14:textId="77777777" w:rsidR="00AE5F9A" w:rsidRPr="001F2132" w:rsidRDefault="00AE5F9A" w:rsidP="00AE5F9A">
      <w:pPr>
        <w:pStyle w:val="ListParagraph"/>
        <w:numPr>
          <w:ilvl w:val="1"/>
          <w:numId w:val="9"/>
        </w:numPr>
        <w:rPr>
          <w:rFonts w:eastAsia="Arial" w:cs="Times New Roman"/>
        </w:rPr>
      </w:pPr>
      <w:r w:rsidRPr="001F2132">
        <w:rPr>
          <w:rFonts w:cs="Times New Roman"/>
        </w:rPr>
        <w:t>Yes</w:t>
      </w:r>
    </w:p>
    <w:p w14:paraId="0AFDD9D2" w14:textId="77777777" w:rsidR="00AE5F9A" w:rsidRPr="001F2132" w:rsidRDefault="00AE5F9A" w:rsidP="00AE5F9A">
      <w:pPr>
        <w:pStyle w:val="ListParagraph"/>
        <w:numPr>
          <w:ilvl w:val="1"/>
          <w:numId w:val="9"/>
        </w:numPr>
        <w:rPr>
          <w:rFonts w:eastAsia="Arial" w:cs="Times New Roman"/>
        </w:rPr>
      </w:pPr>
      <w:r w:rsidRPr="001F2132">
        <w:rPr>
          <w:rFonts w:cs="Times New Roman"/>
        </w:rPr>
        <w:t>No</w:t>
      </w:r>
    </w:p>
    <w:p w14:paraId="4799F9B9" w14:textId="77777777" w:rsidR="00AE5F9A" w:rsidRPr="001F2132" w:rsidRDefault="00AE5F9A" w:rsidP="00AE5F9A">
      <w:pPr>
        <w:rPr>
          <w:b/>
        </w:rPr>
      </w:pPr>
      <w:r w:rsidRPr="001F2132">
        <w:rPr>
          <w:b/>
        </w:rPr>
        <w:t xml:space="preserve">For the next question, please think about the periods of </w:t>
      </w:r>
      <w:r w:rsidRPr="001F2132">
        <w:rPr>
          <w:b/>
          <w:u w:val="single"/>
        </w:rPr>
        <w:t>at least two weeks</w:t>
      </w:r>
      <w:r w:rsidRPr="001F2132">
        <w:rPr>
          <w:b/>
        </w:rPr>
        <w:t xml:space="preserve"> in your life when you </w:t>
      </w:r>
      <w:r w:rsidRPr="001F2132">
        <w:rPr>
          <w:b/>
          <w:bCs/>
        </w:rPr>
        <w:t>when you felt sad, empty or depressed or lost interest in things</w:t>
      </w:r>
      <w:r w:rsidRPr="001F2132">
        <w:rPr>
          <w:b/>
        </w:rPr>
        <w:t xml:space="preserve">. </w:t>
      </w:r>
    </w:p>
    <w:p w14:paraId="790DFD07" w14:textId="77777777" w:rsidR="00AE5F9A" w:rsidRPr="001F2132" w:rsidRDefault="00AE5F9A" w:rsidP="00AE5F9A">
      <w:pPr>
        <w:pStyle w:val="ListParagraph"/>
        <w:numPr>
          <w:ilvl w:val="0"/>
          <w:numId w:val="9"/>
        </w:numPr>
        <w:rPr>
          <w:rFonts w:cs="Times New Roman"/>
          <w:b/>
        </w:rPr>
      </w:pPr>
      <w:r w:rsidRPr="001F2132">
        <w:rPr>
          <w:rFonts w:cs="Times New Roman"/>
        </w:rPr>
        <w:t>Did any period lasting two weeks or longer seriously interfere with your ability to do your job, take care of your house or family, or take care of yourself?</w:t>
      </w:r>
    </w:p>
    <w:p w14:paraId="28B0F90B" w14:textId="77777777" w:rsidR="00AE5F9A" w:rsidRPr="001F2132" w:rsidRDefault="00AE5F9A" w:rsidP="00AE5F9A">
      <w:pPr>
        <w:pStyle w:val="ListParagraph"/>
        <w:numPr>
          <w:ilvl w:val="1"/>
          <w:numId w:val="9"/>
        </w:numPr>
        <w:rPr>
          <w:rFonts w:cs="Times New Roman"/>
          <w:b/>
        </w:rPr>
      </w:pPr>
      <w:r w:rsidRPr="001F2132">
        <w:rPr>
          <w:rFonts w:cs="Times New Roman"/>
        </w:rPr>
        <w:t>Yes</w:t>
      </w:r>
    </w:p>
    <w:p w14:paraId="284EEC72" w14:textId="77777777" w:rsidR="00AE5F9A" w:rsidRPr="001F2132" w:rsidRDefault="00AE5F9A" w:rsidP="00AE5F9A">
      <w:pPr>
        <w:pStyle w:val="ListParagraph"/>
        <w:numPr>
          <w:ilvl w:val="1"/>
          <w:numId w:val="9"/>
        </w:numPr>
        <w:rPr>
          <w:rFonts w:cs="Times New Roman"/>
          <w:b/>
        </w:rPr>
      </w:pPr>
      <w:r w:rsidRPr="001F2132">
        <w:rPr>
          <w:rFonts w:cs="Times New Roman"/>
        </w:rPr>
        <w:t>No</w:t>
      </w:r>
    </w:p>
    <w:p w14:paraId="76D195E5" w14:textId="77777777" w:rsidR="00AE5F9A" w:rsidRPr="001F2132" w:rsidRDefault="00AE5F9A" w:rsidP="00AE5F9A">
      <w:pPr>
        <w:pStyle w:val="ListParagraph"/>
        <w:numPr>
          <w:ilvl w:val="0"/>
          <w:numId w:val="9"/>
        </w:numPr>
        <w:rPr>
          <w:rFonts w:cs="Times New Roman"/>
          <w:b/>
        </w:rPr>
      </w:pPr>
      <w:r w:rsidRPr="001F2132">
        <w:rPr>
          <w:rFonts w:cs="Times New Roman"/>
        </w:rPr>
        <w:t xml:space="preserve">About how long did the longest period like this last? </w:t>
      </w:r>
      <w:r w:rsidRPr="001F2132">
        <w:rPr>
          <w:rFonts w:cs="Times New Roman"/>
          <w:i/>
        </w:rPr>
        <w:t>You may give an estimate.</w:t>
      </w:r>
    </w:p>
    <w:p w14:paraId="61707324" w14:textId="77777777" w:rsidR="00AE5F9A" w:rsidRPr="001F2132" w:rsidRDefault="00AE5F9A" w:rsidP="00AE5F9A">
      <w:pPr>
        <w:pStyle w:val="ListParagraph"/>
        <w:rPr>
          <w:rFonts w:cs="Times New Roman"/>
          <w:i/>
        </w:rPr>
      </w:pPr>
    </w:p>
    <w:p w14:paraId="31FE1D25" w14:textId="77777777" w:rsidR="00AE5F9A" w:rsidRPr="001F2132" w:rsidRDefault="00AE5F9A" w:rsidP="00AE5F9A">
      <w:pPr>
        <w:pStyle w:val="ListParagraph"/>
        <w:rPr>
          <w:rFonts w:cs="Times New Roman"/>
        </w:rPr>
      </w:pPr>
      <w:r w:rsidRPr="001F2132">
        <w:rPr>
          <w:rFonts w:cs="Times New Roman"/>
          <w:i/>
        </w:rPr>
        <w:t>___</w:t>
      </w:r>
      <w:r w:rsidRPr="001F2132">
        <w:rPr>
          <w:rFonts w:cs="Times New Roman"/>
        </w:rPr>
        <w:t>weeks</w:t>
      </w:r>
    </w:p>
    <w:p w14:paraId="7CB0F1F3" w14:textId="77777777" w:rsidR="00AE5F9A" w:rsidRPr="001F2132" w:rsidRDefault="00AE5F9A" w:rsidP="00AE5F9A">
      <w:pPr>
        <w:pStyle w:val="ListParagraph"/>
        <w:rPr>
          <w:rFonts w:cs="Times New Roman"/>
        </w:rPr>
      </w:pPr>
    </w:p>
    <w:p w14:paraId="2B3EEB7E" w14:textId="77777777" w:rsidR="00AE5F9A" w:rsidRPr="001F2132" w:rsidRDefault="00AE5F9A" w:rsidP="00AE5F9A">
      <w:pPr>
        <w:pStyle w:val="ListParagraph"/>
        <w:numPr>
          <w:ilvl w:val="0"/>
          <w:numId w:val="9"/>
        </w:numPr>
        <w:rPr>
          <w:rFonts w:cs="Times New Roman"/>
          <w:b/>
        </w:rPr>
      </w:pPr>
      <w:r w:rsidRPr="001F2132">
        <w:rPr>
          <w:rFonts w:cs="Times New Roman"/>
        </w:rPr>
        <w:t>How many periods like this did you have in your life?</w:t>
      </w:r>
    </w:p>
    <w:p w14:paraId="27DD1020" w14:textId="77777777" w:rsidR="00AE5F9A" w:rsidRPr="001F2132" w:rsidRDefault="00AE5F9A" w:rsidP="00AE5F9A">
      <w:pPr>
        <w:pStyle w:val="ListParagraph"/>
        <w:numPr>
          <w:ilvl w:val="1"/>
          <w:numId w:val="9"/>
        </w:numPr>
        <w:rPr>
          <w:rFonts w:cs="Times New Roman"/>
          <w:b/>
        </w:rPr>
      </w:pPr>
      <w:r w:rsidRPr="001F2132">
        <w:rPr>
          <w:rFonts w:cs="Times New Roman"/>
        </w:rPr>
        <w:t>1</w:t>
      </w:r>
    </w:p>
    <w:p w14:paraId="66C05CD0" w14:textId="77777777" w:rsidR="00AE5F9A" w:rsidRPr="001F2132" w:rsidRDefault="00AE5F9A" w:rsidP="00AE5F9A">
      <w:pPr>
        <w:pStyle w:val="ListParagraph"/>
        <w:numPr>
          <w:ilvl w:val="1"/>
          <w:numId w:val="9"/>
        </w:numPr>
        <w:rPr>
          <w:rFonts w:eastAsia="Arial" w:cs="Times New Roman"/>
        </w:rPr>
      </w:pPr>
      <w:r w:rsidRPr="001F2132">
        <w:rPr>
          <w:rFonts w:cs="Times New Roman"/>
        </w:rPr>
        <w:t>2 or more</w:t>
      </w:r>
    </w:p>
    <w:p w14:paraId="7CB57272" w14:textId="77777777" w:rsidR="00AE5F9A" w:rsidRPr="001F2132" w:rsidRDefault="00AE5F9A" w:rsidP="00AE5F9A">
      <w:pPr>
        <w:pStyle w:val="ListParagraph"/>
        <w:numPr>
          <w:ilvl w:val="0"/>
          <w:numId w:val="9"/>
        </w:numPr>
        <w:rPr>
          <w:rFonts w:eastAsia="Arial" w:cs="Times New Roman"/>
        </w:rPr>
      </w:pPr>
      <w:r w:rsidRPr="001F2132">
        <w:rPr>
          <w:rFonts w:cs="Times New Roman"/>
        </w:rPr>
        <w:t>Did you have a period like this in the last 12 months?</w:t>
      </w:r>
    </w:p>
    <w:p w14:paraId="57F48C47" w14:textId="77777777" w:rsidR="00AE5F9A" w:rsidRPr="001F2132" w:rsidRDefault="00AE5F9A" w:rsidP="00AE5F9A">
      <w:pPr>
        <w:pStyle w:val="ListParagraph"/>
        <w:numPr>
          <w:ilvl w:val="1"/>
          <w:numId w:val="9"/>
        </w:numPr>
        <w:rPr>
          <w:rFonts w:eastAsia="Arial" w:cs="Times New Roman"/>
        </w:rPr>
      </w:pPr>
      <w:r w:rsidRPr="001F2132">
        <w:rPr>
          <w:rFonts w:cs="Times New Roman"/>
        </w:rPr>
        <w:t>Yes</w:t>
      </w:r>
    </w:p>
    <w:p w14:paraId="5BB66C36" w14:textId="77777777" w:rsidR="00AE5F9A" w:rsidRPr="001F2132" w:rsidRDefault="00AE5F9A" w:rsidP="00AE5F9A">
      <w:pPr>
        <w:pStyle w:val="ListParagraph"/>
        <w:numPr>
          <w:ilvl w:val="1"/>
          <w:numId w:val="9"/>
        </w:numPr>
        <w:rPr>
          <w:rFonts w:eastAsia="Arial" w:cs="Times New Roman"/>
        </w:rPr>
      </w:pPr>
      <w:r w:rsidRPr="001F2132">
        <w:rPr>
          <w:rFonts w:cs="Times New Roman"/>
        </w:rPr>
        <w:t>No</w:t>
      </w:r>
    </w:p>
    <w:p w14:paraId="00624D74" w14:textId="77777777" w:rsidR="00AE5F9A" w:rsidRPr="001F2132" w:rsidRDefault="00AE5F9A" w:rsidP="00AE5F9A">
      <w:pPr>
        <w:pStyle w:val="ListParagraph"/>
        <w:numPr>
          <w:ilvl w:val="0"/>
          <w:numId w:val="9"/>
        </w:numPr>
        <w:rPr>
          <w:rFonts w:cs="Times New Roman"/>
        </w:rPr>
      </w:pPr>
      <w:r w:rsidRPr="001F2132">
        <w:rPr>
          <w:rFonts w:cs="Times New Roman"/>
        </w:rPr>
        <w:t xml:space="preserve">About how old were you the </w:t>
      </w:r>
      <w:r w:rsidRPr="001F2132">
        <w:rPr>
          <w:rFonts w:cs="Times New Roman"/>
          <w:u w:val="single"/>
        </w:rPr>
        <w:t>first time</w:t>
      </w:r>
      <w:r w:rsidRPr="001F2132">
        <w:rPr>
          <w:rFonts w:cs="Times New Roman"/>
        </w:rPr>
        <w:t xml:space="preserve"> you had a period like this? (whether or not you received any help for it)</w:t>
      </w:r>
    </w:p>
    <w:p w14:paraId="56421BF4" w14:textId="77777777" w:rsidR="00AE5F9A" w:rsidRPr="001F2132" w:rsidRDefault="00AE5F9A" w:rsidP="00AE5F9A">
      <w:pPr>
        <w:ind w:firstLine="720"/>
      </w:pPr>
      <w:r w:rsidRPr="001F2132">
        <w:t>___weeks</w:t>
      </w:r>
    </w:p>
    <w:p w14:paraId="41373E0D" w14:textId="77777777" w:rsidR="00AE5F9A" w:rsidRPr="001F2132" w:rsidRDefault="00AE5F9A" w:rsidP="00AE5F9A">
      <w:pPr>
        <w:pStyle w:val="ListParagraph"/>
        <w:numPr>
          <w:ilvl w:val="0"/>
          <w:numId w:val="9"/>
        </w:numPr>
        <w:rPr>
          <w:rFonts w:eastAsia="Arial" w:cs="Times New Roman"/>
        </w:rPr>
      </w:pPr>
      <w:r w:rsidRPr="001F2132">
        <w:rPr>
          <w:rFonts w:cs="Times New Roman"/>
        </w:rPr>
        <w:t>Did you ever tell a professional about these problems (for example a medical doctor, psychologist, social worker, nurse, or other helping professional)?</w:t>
      </w:r>
    </w:p>
    <w:p w14:paraId="7F545BD9" w14:textId="77777777" w:rsidR="00AE5F9A" w:rsidRPr="001F2132" w:rsidRDefault="00AE5F9A" w:rsidP="00AE5F9A">
      <w:pPr>
        <w:pStyle w:val="ListParagraph"/>
        <w:numPr>
          <w:ilvl w:val="1"/>
          <w:numId w:val="9"/>
        </w:numPr>
        <w:rPr>
          <w:rFonts w:eastAsia="Arial" w:cs="Times New Roman"/>
        </w:rPr>
      </w:pPr>
      <w:r w:rsidRPr="001F2132">
        <w:rPr>
          <w:rFonts w:cs="Times New Roman"/>
        </w:rPr>
        <w:t>Yes</w:t>
      </w:r>
    </w:p>
    <w:p w14:paraId="62549FF2" w14:textId="77777777" w:rsidR="00AE5F9A" w:rsidRPr="001F2132" w:rsidRDefault="00AE5F9A" w:rsidP="00AE5F9A">
      <w:pPr>
        <w:pStyle w:val="ListParagraph"/>
        <w:numPr>
          <w:ilvl w:val="1"/>
          <w:numId w:val="9"/>
        </w:numPr>
        <w:rPr>
          <w:rFonts w:eastAsia="Arial" w:cs="Times New Roman"/>
        </w:rPr>
      </w:pPr>
      <w:r w:rsidRPr="001F2132">
        <w:rPr>
          <w:rFonts w:cs="Times New Roman"/>
        </w:rPr>
        <w:t>No</w:t>
      </w:r>
    </w:p>
    <w:p w14:paraId="6388FA87" w14:textId="77777777" w:rsidR="00AE5F9A" w:rsidRPr="001F2132" w:rsidRDefault="00AE5F9A" w:rsidP="00AE5F9A">
      <w:pPr>
        <w:pStyle w:val="ListParagraph"/>
        <w:numPr>
          <w:ilvl w:val="0"/>
          <w:numId w:val="9"/>
        </w:numPr>
        <w:rPr>
          <w:rFonts w:eastAsia="Arial" w:cs="Times New Roman"/>
        </w:rPr>
      </w:pPr>
      <w:r w:rsidRPr="001F2132">
        <w:rPr>
          <w:rFonts w:cs="Times New Roman"/>
        </w:rPr>
        <w:t>Have you ever had contact with a social service organisation for problems that you had that were not related to your physical health? (for example a mental health institute, psychologist, or social work)</w:t>
      </w:r>
    </w:p>
    <w:p w14:paraId="18FFF14D" w14:textId="77777777" w:rsidR="00AE5F9A" w:rsidRPr="001F2132" w:rsidRDefault="00AE5F9A" w:rsidP="00AE5F9A">
      <w:pPr>
        <w:pStyle w:val="ListParagraph"/>
        <w:numPr>
          <w:ilvl w:val="1"/>
          <w:numId w:val="9"/>
        </w:numPr>
        <w:rPr>
          <w:rFonts w:eastAsia="Arial" w:cs="Times New Roman"/>
        </w:rPr>
      </w:pPr>
      <w:r w:rsidRPr="001F2132">
        <w:rPr>
          <w:rFonts w:cs="Times New Roman"/>
        </w:rPr>
        <w:t>Yes</w:t>
      </w:r>
    </w:p>
    <w:p w14:paraId="2DD8CBCC" w14:textId="77777777" w:rsidR="00AE5F9A" w:rsidRPr="001F2132" w:rsidRDefault="00AE5F9A" w:rsidP="00AE5F9A">
      <w:pPr>
        <w:pStyle w:val="ListParagraph"/>
        <w:numPr>
          <w:ilvl w:val="1"/>
          <w:numId w:val="9"/>
        </w:numPr>
        <w:rPr>
          <w:rFonts w:eastAsia="Arial" w:cs="Times New Roman"/>
        </w:rPr>
      </w:pPr>
      <w:r w:rsidRPr="001F2132">
        <w:rPr>
          <w:rFonts w:cs="Times New Roman"/>
        </w:rPr>
        <w:t>Yes in the past, not anymore</w:t>
      </w:r>
    </w:p>
    <w:p w14:paraId="710F2D1E" w14:textId="77777777" w:rsidR="00AE5F9A" w:rsidRPr="001F2132" w:rsidRDefault="00AE5F9A" w:rsidP="00AE5F9A">
      <w:pPr>
        <w:pStyle w:val="ListParagraph"/>
        <w:numPr>
          <w:ilvl w:val="1"/>
          <w:numId w:val="9"/>
        </w:numPr>
        <w:rPr>
          <w:rFonts w:eastAsia="Arial" w:cs="Times New Roman"/>
        </w:rPr>
      </w:pPr>
      <w:r w:rsidRPr="001F2132">
        <w:rPr>
          <w:rFonts w:cs="Times New Roman"/>
        </w:rPr>
        <w:t>No</w:t>
      </w:r>
    </w:p>
    <w:p w14:paraId="6E42DA32" w14:textId="77777777" w:rsidR="00AE5F9A" w:rsidRPr="001F2132" w:rsidRDefault="00AE5F9A" w:rsidP="00AE5F9A">
      <w:pPr>
        <w:pStyle w:val="ListParagraph"/>
        <w:numPr>
          <w:ilvl w:val="0"/>
          <w:numId w:val="9"/>
        </w:numPr>
        <w:rPr>
          <w:rFonts w:cs="Times New Roman"/>
          <w:i/>
          <w:iCs/>
        </w:rPr>
      </w:pPr>
      <w:r w:rsidRPr="001F2132">
        <w:rPr>
          <w:rFonts w:cs="Times New Roman"/>
        </w:rPr>
        <w:t xml:space="preserve">Please tick the disorders that you have ever been </w:t>
      </w:r>
      <w:r w:rsidRPr="001F2132">
        <w:rPr>
          <w:rFonts w:cs="Times New Roman"/>
          <w:u w:val="single"/>
        </w:rPr>
        <w:t>diagnosed with by a professional or medical doctor</w:t>
      </w:r>
      <w:r w:rsidRPr="001F2132">
        <w:rPr>
          <w:rFonts w:cs="Times New Roman"/>
        </w:rPr>
        <w:t xml:space="preserve">. </w:t>
      </w:r>
      <w:r w:rsidRPr="001F2132">
        <w:rPr>
          <w:rFonts w:cs="Times New Roman"/>
          <w:i/>
          <w:iCs/>
        </w:rPr>
        <w:t>You can tick more than one answer.</w:t>
      </w:r>
    </w:p>
    <w:p w14:paraId="15B9AB93" w14:textId="77777777" w:rsidR="00AE5F9A" w:rsidRPr="001F2132" w:rsidRDefault="00AE5F9A" w:rsidP="00AE5F9A">
      <w:pPr>
        <w:pStyle w:val="ListParagraph"/>
        <w:numPr>
          <w:ilvl w:val="1"/>
          <w:numId w:val="9"/>
        </w:numPr>
        <w:rPr>
          <w:rFonts w:cs="Times New Roman"/>
          <w:iCs/>
        </w:rPr>
      </w:pPr>
      <w:r w:rsidRPr="001F2132">
        <w:rPr>
          <w:rFonts w:cs="Times New Roman"/>
          <w:iCs/>
        </w:rPr>
        <w:t>Depression</w:t>
      </w:r>
    </w:p>
    <w:p w14:paraId="0EF7E02D" w14:textId="77777777" w:rsidR="00AE5F9A" w:rsidRPr="001F2132" w:rsidRDefault="00AE5F9A" w:rsidP="00AE5F9A">
      <w:pPr>
        <w:pStyle w:val="ListParagraph"/>
        <w:numPr>
          <w:ilvl w:val="1"/>
          <w:numId w:val="9"/>
        </w:numPr>
        <w:rPr>
          <w:rFonts w:cs="Times New Roman"/>
          <w:iCs/>
        </w:rPr>
      </w:pPr>
      <w:r w:rsidRPr="001F2132">
        <w:rPr>
          <w:rFonts w:cs="Times New Roman"/>
          <w:iCs/>
        </w:rPr>
        <w:t>Bipolar disorder</w:t>
      </w:r>
    </w:p>
    <w:p w14:paraId="565FD38C" w14:textId="77777777" w:rsidR="00AE5F9A" w:rsidRPr="001F2132" w:rsidRDefault="00AE5F9A" w:rsidP="00AE5F9A">
      <w:pPr>
        <w:pStyle w:val="ListParagraph"/>
        <w:numPr>
          <w:ilvl w:val="1"/>
          <w:numId w:val="9"/>
        </w:numPr>
        <w:rPr>
          <w:rFonts w:cs="Times New Roman"/>
          <w:iCs/>
        </w:rPr>
      </w:pPr>
      <w:r w:rsidRPr="001F2132">
        <w:rPr>
          <w:rFonts w:cs="Times New Roman"/>
          <w:iCs/>
        </w:rPr>
        <w:t>Schizophrenia or psychosis</w:t>
      </w:r>
    </w:p>
    <w:p w14:paraId="35437A5A" w14:textId="77777777" w:rsidR="00AE5F9A" w:rsidRPr="001F2132" w:rsidRDefault="00AE5F9A" w:rsidP="00AE5F9A">
      <w:pPr>
        <w:pStyle w:val="ListParagraph"/>
        <w:numPr>
          <w:ilvl w:val="1"/>
          <w:numId w:val="9"/>
        </w:numPr>
        <w:rPr>
          <w:rFonts w:cs="Times New Roman"/>
          <w:iCs/>
        </w:rPr>
      </w:pPr>
      <w:r w:rsidRPr="001F2132">
        <w:rPr>
          <w:rFonts w:cs="Times New Roman"/>
          <w:iCs/>
        </w:rPr>
        <w:t>Eating disorder</w:t>
      </w:r>
    </w:p>
    <w:p w14:paraId="78B99606" w14:textId="77777777" w:rsidR="00AE5F9A" w:rsidRPr="001F2132" w:rsidRDefault="00AE5F9A" w:rsidP="00AE5F9A">
      <w:pPr>
        <w:pStyle w:val="ListParagraph"/>
        <w:numPr>
          <w:ilvl w:val="1"/>
          <w:numId w:val="9"/>
        </w:numPr>
        <w:rPr>
          <w:rFonts w:cs="Times New Roman"/>
          <w:iCs/>
        </w:rPr>
      </w:pPr>
      <w:r w:rsidRPr="001F2132">
        <w:rPr>
          <w:rFonts w:cs="Times New Roman"/>
          <w:iCs/>
        </w:rPr>
        <w:t>Anxiety disorder</w:t>
      </w:r>
    </w:p>
    <w:p w14:paraId="02BD6164" w14:textId="77777777" w:rsidR="00AE5F9A" w:rsidRPr="001F2132" w:rsidRDefault="00AE5F9A" w:rsidP="00AE5F9A">
      <w:pPr>
        <w:pStyle w:val="ListParagraph"/>
        <w:numPr>
          <w:ilvl w:val="1"/>
          <w:numId w:val="9"/>
        </w:numPr>
        <w:rPr>
          <w:rFonts w:cs="Times New Roman"/>
          <w:iCs/>
        </w:rPr>
      </w:pPr>
      <w:r w:rsidRPr="001F2132">
        <w:rPr>
          <w:rFonts w:cs="Times New Roman"/>
          <w:iCs/>
        </w:rPr>
        <w:lastRenderedPageBreak/>
        <w:t>Panic disorder</w:t>
      </w:r>
    </w:p>
    <w:p w14:paraId="364DDA86" w14:textId="77777777" w:rsidR="00AE5F9A" w:rsidRPr="001F2132" w:rsidRDefault="00AE5F9A" w:rsidP="00AE5F9A">
      <w:pPr>
        <w:pStyle w:val="ListParagraph"/>
        <w:numPr>
          <w:ilvl w:val="1"/>
          <w:numId w:val="9"/>
        </w:numPr>
        <w:rPr>
          <w:rFonts w:cs="Times New Roman"/>
          <w:iCs/>
        </w:rPr>
      </w:pPr>
      <w:r w:rsidRPr="001F2132">
        <w:rPr>
          <w:rFonts w:cs="Times New Roman"/>
          <w:iCs/>
        </w:rPr>
        <w:t>Obsessive compulsive disorder</w:t>
      </w:r>
    </w:p>
    <w:p w14:paraId="63C50C10" w14:textId="77777777" w:rsidR="00AE5F9A" w:rsidRPr="001F2132" w:rsidRDefault="00AE5F9A" w:rsidP="00AE5F9A">
      <w:pPr>
        <w:pStyle w:val="ListParagraph"/>
        <w:numPr>
          <w:ilvl w:val="1"/>
          <w:numId w:val="9"/>
        </w:numPr>
        <w:rPr>
          <w:rFonts w:cs="Times New Roman"/>
          <w:iCs/>
        </w:rPr>
      </w:pPr>
      <w:r w:rsidRPr="001F2132">
        <w:rPr>
          <w:rFonts w:cs="Times New Roman"/>
          <w:iCs/>
        </w:rPr>
        <w:t>Post-traumatic stress disorder</w:t>
      </w:r>
    </w:p>
    <w:p w14:paraId="196CBA4D" w14:textId="77777777" w:rsidR="00AE5F9A" w:rsidRPr="001F2132" w:rsidRDefault="00AE5F9A" w:rsidP="00AE5F9A">
      <w:pPr>
        <w:pStyle w:val="ListParagraph"/>
        <w:numPr>
          <w:ilvl w:val="1"/>
          <w:numId w:val="9"/>
        </w:numPr>
        <w:rPr>
          <w:rFonts w:cs="Times New Roman"/>
          <w:iCs/>
        </w:rPr>
      </w:pPr>
      <w:r w:rsidRPr="001F2132">
        <w:rPr>
          <w:rFonts w:cs="Times New Roman"/>
          <w:iCs/>
        </w:rPr>
        <w:t>Phobia</w:t>
      </w:r>
    </w:p>
    <w:p w14:paraId="7B33D271" w14:textId="77777777" w:rsidR="00AE5F9A" w:rsidRPr="001F2132" w:rsidRDefault="00AE5F9A" w:rsidP="00AE5F9A">
      <w:pPr>
        <w:pStyle w:val="ListParagraph"/>
        <w:numPr>
          <w:ilvl w:val="1"/>
          <w:numId w:val="9"/>
        </w:numPr>
        <w:rPr>
          <w:rFonts w:cs="Times New Roman"/>
          <w:iCs/>
        </w:rPr>
      </w:pPr>
      <w:r w:rsidRPr="001F2132">
        <w:rPr>
          <w:rFonts w:cs="Times New Roman"/>
          <w:iCs/>
        </w:rPr>
        <w:t>ADD/ADHD</w:t>
      </w:r>
    </w:p>
    <w:p w14:paraId="0E1D3B48" w14:textId="77777777" w:rsidR="00AE5F9A" w:rsidRPr="001F2132" w:rsidRDefault="00AE5F9A" w:rsidP="00AE5F9A">
      <w:pPr>
        <w:pStyle w:val="ListParagraph"/>
        <w:numPr>
          <w:ilvl w:val="1"/>
          <w:numId w:val="9"/>
        </w:numPr>
        <w:rPr>
          <w:rFonts w:cs="Times New Roman"/>
          <w:iCs/>
        </w:rPr>
      </w:pPr>
      <w:r w:rsidRPr="001F2132">
        <w:rPr>
          <w:rFonts w:cs="Times New Roman"/>
          <w:iCs/>
        </w:rPr>
        <w:t>Alcohol addiction</w:t>
      </w:r>
    </w:p>
    <w:p w14:paraId="1277E0F2" w14:textId="77777777" w:rsidR="00AE5F9A" w:rsidRPr="001F2132" w:rsidRDefault="00AE5F9A" w:rsidP="00AE5F9A">
      <w:pPr>
        <w:pStyle w:val="ListParagraph"/>
        <w:numPr>
          <w:ilvl w:val="1"/>
          <w:numId w:val="9"/>
        </w:numPr>
        <w:rPr>
          <w:rFonts w:cs="Times New Roman"/>
          <w:iCs/>
        </w:rPr>
      </w:pPr>
      <w:r w:rsidRPr="001F2132">
        <w:rPr>
          <w:rFonts w:cs="Times New Roman"/>
          <w:iCs/>
        </w:rPr>
        <w:t>Drug addiction</w:t>
      </w:r>
    </w:p>
    <w:p w14:paraId="1BFD68B3" w14:textId="77777777" w:rsidR="00AE5F9A" w:rsidRPr="001F2132" w:rsidRDefault="00AE5F9A" w:rsidP="00AE5F9A">
      <w:pPr>
        <w:pStyle w:val="ListParagraph"/>
        <w:numPr>
          <w:ilvl w:val="1"/>
          <w:numId w:val="9"/>
        </w:numPr>
        <w:rPr>
          <w:rFonts w:cs="Times New Roman"/>
          <w:iCs/>
        </w:rPr>
      </w:pPr>
      <w:r w:rsidRPr="001F2132">
        <w:rPr>
          <w:rFonts w:cs="Times New Roman"/>
          <w:iCs/>
        </w:rPr>
        <w:t>Other</w:t>
      </w:r>
    </w:p>
    <w:p w14:paraId="63A66B20" w14:textId="77777777" w:rsidR="00AE5F9A" w:rsidRPr="001F2132" w:rsidRDefault="00AE5F9A" w:rsidP="00AE5F9A">
      <w:pPr>
        <w:pStyle w:val="ListParagraph"/>
        <w:numPr>
          <w:ilvl w:val="2"/>
          <w:numId w:val="9"/>
        </w:numPr>
        <w:rPr>
          <w:rFonts w:cs="Times New Roman"/>
          <w:iCs/>
        </w:rPr>
      </w:pPr>
      <w:r w:rsidRPr="001F2132">
        <w:rPr>
          <w:rFonts w:cs="Times New Roman"/>
          <w:iCs/>
        </w:rPr>
        <w:t xml:space="preserve">Specify – </w:t>
      </w:r>
    </w:p>
    <w:p w14:paraId="02688B23" w14:textId="77777777" w:rsidR="00AE5F9A" w:rsidRPr="001F2132" w:rsidRDefault="00AE5F9A" w:rsidP="00AE5F9A">
      <w:pPr>
        <w:pStyle w:val="ListParagraph"/>
        <w:numPr>
          <w:ilvl w:val="1"/>
          <w:numId w:val="9"/>
        </w:numPr>
        <w:rPr>
          <w:rFonts w:cs="Times New Roman"/>
          <w:iCs/>
        </w:rPr>
      </w:pPr>
      <w:r w:rsidRPr="001F2132">
        <w:rPr>
          <w:rFonts w:cs="Times New Roman"/>
          <w:iCs/>
        </w:rPr>
        <w:t>None (</w:t>
      </w:r>
      <w:r w:rsidRPr="001F2132">
        <w:rPr>
          <w:rFonts w:cs="Times New Roman"/>
          <w:b/>
          <w:iCs/>
        </w:rPr>
        <w:t>go to question 32</w:t>
      </w:r>
      <w:r w:rsidRPr="001F2132">
        <w:rPr>
          <w:rFonts w:cs="Times New Roman"/>
          <w:iCs/>
        </w:rPr>
        <w:t>)</w:t>
      </w:r>
    </w:p>
    <w:p w14:paraId="7FAE6F64" w14:textId="77777777" w:rsidR="00AE5F9A" w:rsidRPr="001F2132" w:rsidRDefault="00AE5F9A" w:rsidP="00AE5F9A">
      <w:pPr>
        <w:pStyle w:val="ListParagraph"/>
        <w:numPr>
          <w:ilvl w:val="0"/>
          <w:numId w:val="9"/>
        </w:numPr>
        <w:rPr>
          <w:rFonts w:cs="Times New Roman"/>
          <w:i/>
          <w:iCs/>
        </w:rPr>
      </w:pPr>
      <w:r w:rsidRPr="001F2132">
        <w:rPr>
          <w:rFonts w:cs="Times New Roman"/>
          <w:iCs/>
        </w:rPr>
        <w:t xml:space="preserve">Please tick the disorders that you have ever </w:t>
      </w:r>
      <w:r w:rsidRPr="001F2132">
        <w:rPr>
          <w:rFonts w:cs="Times New Roman"/>
          <w:u w:val="single"/>
        </w:rPr>
        <w:t>received treatment for by a professional or medical doctor</w:t>
      </w:r>
      <w:r w:rsidRPr="001F2132">
        <w:rPr>
          <w:rFonts w:cs="Times New Roman"/>
        </w:rPr>
        <w:t xml:space="preserve">. </w:t>
      </w:r>
      <w:r w:rsidRPr="001F2132">
        <w:rPr>
          <w:rFonts w:cs="Times New Roman"/>
          <w:i/>
          <w:iCs/>
        </w:rPr>
        <w:t>You can tick more than one answer.</w:t>
      </w:r>
    </w:p>
    <w:p w14:paraId="61F43994" w14:textId="77777777" w:rsidR="00AE5F9A" w:rsidRPr="001F2132" w:rsidRDefault="00AE5F9A" w:rsidP="00AE5F9A">
      <w:pPr>
        <w:pStyle w:val="ListParagraph"/>
        <w:numPr>
          <w:ilvl w:val="1"/>
          <w:numId w:val="9"/>
        </w:numPr>
        <w:rPr>
          <w:rFonts w:cs="Times New Roman"/>
          <w:iCs/>
        </w:rPr>
      </w:pPr>
      <w:r w:rsidRPr="001F2132">
        <w:rPr>
          <w:rFonts w:cs="Times New Roman"/>
          <w:iCs/>
        </w:rPr>
        <w:t>Depression</w:t>
      </w:r>
    </w:p>
    <w:p w14:paraId="7151C30C" w14:textId="77777777" w:rsidR="00AE5F9A" w:rsidRPr="001F2132" w:rsidRDefault="00AE5F9A" w:rsidP="00AE5F9A">
      <w:pPr>
        <w:pStyle w:val="ListParagraph"/>
        <w:numPr>
          <w:ilvl w:val="1"/>
          <w:numId w:val="9"/>
        </w:numPr>
        <w:rPr>
          <w:rFonts w:cs="Times New Roman"/>
          <w:iCs/>
        </w:rPr>
      </w:pPr>
      <w:r w:rsidRPr="001F2132">
        <w:rPr>
          <w:rFonts w:cs="Times New Roman"/>
          <w:iCs/>
        </w:rPr>
        <w:t>Bipolar disorder</w:t>
      </w:r>
    </w:p>
    <w:p w14:paraId="68B48CDB" w14:textId="77777777" w:rsidR="00AE5F9A" w:rsidRPr="001F2132" w:rsidRDefault="00AE5F9A" w:rsidP="00AE5F9A">
      <w:pPr>
        <w:pStyle w:val="ListParagraph"/>
        <w:numPr>
          <w:ilvl w:val="1"/>
          <w:numId w:val="9"/>
        </w:numPr>
        <w:rPr>
          <w:rFonts w:cs="Times New Roman"/>
          <w:iCs/>
        </w:rPr>
      </w:pPr>
      <w:r w:rsidRPr="001F2132">
        <w:rPr>
          <w:rFonts w:cs="Times New Roman"/>
          <w:iCs/>
        </w:rPr>
        <w:t>Schizophrenia or psychosis</w:t>
      </w:r>
    </w:p>
    <w:p w14:paraId="718CA42B" w14:textId="77777777" w:rsidR="00AE5F9A" w:rsidRPr="001F2132" w:rsidRDefault="00AE5F9A" w:rsidP="00AE5F9A">
      <w:pPr>
        <w:pStyle w:val="ListParagraph"/>
        <w:numPr>
          <w:ilvl w:val="1"/>
          <w:numId w:val="9"/>
        </w:numPr>
        <w:rPr>
          <w:rFonts w:cs="Times New Roman"/>
          <w:iCs/>
        </w:rPr>
      </w:pPr>
      <w:r w:rsidRPr="001F2132">
        <w:rPr>
          <w:rFonts w:cs="Times New Roman"/>
          <w:iCs/>
        </w:rPr>
        <w:t>Eating disorder</w:t>
      </w:r>
    </w:p>
    <w:p w14:paraId="3B82F411" w14:textId="77777777" w:rsidR="00AE5F9A" w:rsidRPr="001F2132" w:rsidRDefault="00AE5F9A" w:rsidP="00AE5F9A">
      <w:pPr>
        <w:pStyle w:val="ListParagraph"/>
        <w:numPr>
          <w:ilvl w:val="1"/>
          <w:numId w:val="9"/>
        </w:numPr>
        <w:rPr>
          <w:rFonts w:cs="Times New Roman"/>
          <w:iCs/>
        </w:rPr>
      </w:pPr>
      <w:r w:rsidRPr="001F2132">
        <w:rPr>
          <w:rFonts w:cs="Times New Roman"/>
          <w:iCs/>
        </w:rPr>
        <w:t>Anxiety disorder</w:t>
      </w:r>
    </w:p>
    <w:p w14:paraId="29DA0020" w14:textId="77777777" w:rsidR="00AE5F9A" w:rsidRPr="001F2132" w:rsidRDefault="00AE5F9A" w:rsidP="00AE5F9A">
      <w:pPr>
        <w:pStyle w:val="ListParagraph"/>
        <w:numPr>
          <w:ilvl w:val="1"/>
          <w:numId w:val="9"/>
        </w:numPr>
        <w:rPr>
          <w:rFonts w:cs="Times New Roman"/>
          <w:iCs/>
        </w:rPr>
      </w:pPr>
      <w:r w:rsidRPr="001F2132">
        <w:rPr>
          <w:rFonts w:cs="Times New Roman"/>
          <w:iCs/>
        </w:rPr>
        <w:t>Panic disorder</w:t>
      </w:r>
    </w:p>
    <w:p w14:paraId="2B439E33" w14:textId="77777777" w:rsidR="00AE5F9A" w:rsidRPr="001F2132" w:rsidRDefault="00AE5F9A" w:rsidP="00AE5F9A">
      <w:pPr>
        <w:pStyle w:val="ListParagraph"/>
        <w:numPr>
          <w:ilvl w:val="1"/>
          <w:numId w:val="9"/>
        </w:numPr>
        <w:rPr>
          <w:rFonts w:cs="Times New Roman"/>
          <w:iCs/>
        </w:rPr>
      </w:pPr>
      <w:r w:rsidRPr="001F2132">
        <w:rPr>
          <w:rFonts w:cs="Times New Roman"/>
          <w:iCs/>
        </w:rPr>
        <w:t>Obsessive compulsive disorder</w:t>
      </w:r>
    </w:p>
    <w:p w14:paraId="5C18C472" w14:textId="77777777" w:rsidR="00AE5F9A" w:rsidRPr="001F2132" w:rsidRDefault="00AE5F9A" w:rsidP="00AE5F9A">
      <w:pPr>
        <w:pStyle w:val="ListParagraph"/>
        <w:numPr>
          <w:ilvl w:val="1"/>
          <w:numId w:val="9"/>
        </w:numPr>
        <w:rPr>
          <w:rFonts w:cs="Times New Roman"/>
          <w:iCs/>
        </w:rPr>
      </w:pPr>
      <w:r w:rsidRPr="001F2132">
        <w:rPr>
          <w:rFonts w:cs="Times New Roman"/>
          <w:iCs/>
        </w:rPr>
        <w:t>Post-traumatic stress disorder</w:t>
      </w:r>
    </w:p>
    <w:p w14:paraId="3D3532EA" w14:textId="77777777" w:rsidR="00AE5F9A" w:rsidRPr="001F2132" w:rsidRDefault="00AE5F9A" w:rsidP="00AE5F9A">
      <w:pPr>
        <w:pStyle w:val="ListParagraph"/>
        <w:numPr>
          <w:ilvl w:val="1"/>
          <w:numId w:val="9"/>
        </w:numPr>
        <w:rPr>
          <w:rFonts w:cs="Times New Roman"/>
          <w:iCs/>
        </w:rPr>
      </w:pPr>
      <w:r w:rsidRPr="001F2132">
        <w:rPr>
          <w:rFonts w:cs="Times New Roman"/>
          <w:iCs/>
        </w:rPr>
        <w:t>Phobia</w:t>
      </w:r>
    </w:p>
    <w:p w14:paraId="3CEF0B42" w14:textId="77777777" w:rsidR="00AE5F9A" w:rsidRPr="001F2132" w:rsidRDefault="00AE5F9A" w:rsidP="00AE5F9A">
      <w:pPr>
        <w:pStyle w:val="ListParagraph"/>
        <w:numPr>
          <w:ilvl w:val="1"/>
          <w:numId w:val="9"/>
        </w:numPr>
        <w:rPr>
          <w:rFonts w:cs="Times New Roman"/>
          <w:iCs/>
        </w:rPr>
      </w:pPr>
      <w:r w:rsidRPr="001F2132">
        <w:rPr>
          <w:rFonts w:cs="Times New Roman"/>
          <w:iCs/>
        </w:rPr>
        <w:t>ADD/ADHD</w:t>
      </w:r>
    </w:p>
    <w:p w14:paraId="398FAB0F" w14:textId="77777777" w:rsidR="00AE5F9A" w:rsidRPr="001F2132" w:rsidRDefault="00AE5F9A" w:rsidP="00AE5F9A">
      <w:pPr>
        <w:pStyle w:val="ListParagraph"/>
        <w:numPr>
          <w:ilvl w:val="1"/>
          <w:numId w:val="9"/>
        </w:numPr>
        <w:rPr>
          <w:rFonts w:cs="Times New Roman"/>
          <w:iCs/>
        </w:rPr>
      </w:pPr>
      <w:r w:rsidRPr="001F2132">
        <w:rPr>
          <w:rFonts w:cs="Times New Roman"/>
          <w:iCs/>
        </w:rPr>
        <w:t>Alcohol addiction</w:t>
      </w:r>
    </w:p>
    <w:p w14:paraId="57A22E3F" w14:textId="77777777" w:rsidR="00AE5F9A" w:rsidRPr="001F2132" w:rsidRDefault="00AE5F9A" w:rsidP="00AE5F9A">
      <w:pPr>
        <w:pStyle w:val="ListParagraph"/>
        <w:numPr>
          <w:ilvl w:val="1"/>
          <w:numId w:val="9"/>
        </w:numPr>
        <w:rPr>
          <w:rFonts w:cs="Times New Roman"/>
          <w:iCs/>
        </w:rPr>
      </w:pPr>
      <w:r w:rsidRPr="001F2132">
        <w:rPr>
          <w:rFonts w:cs="Times New Roman"/>
          <w:iCs/>
        </w:rPr>
        <w:t>Drug addiction</w:t>
      </w:r>
    </w:p>
    <w:p w14:paraId="03D511E3" w14:textId="77777777" w:rsidR="00AE5F9A" w:rsidRPr="001F2132" w:rsidRDefault="00AE5F9A" w:rsidP="00AE5F9A">
      <w:pPr>
        <w:pStyle w:val="ListParagraph"/>
        <w:numPr>
          <w:ilvl w:val="1"/>
          <w:numId w:val="9"/>
        </w:numPr>
        <w:rPr>
          <w:rFonts w:cs="Times New Roman"/>
          <w:iCs/>
        </w:rPr>
      </w:pPr>
      <w:r w:rsidRPr="001F2132">
        <w:rPr>
          <w:rFonts w:cs="Times New Roman"/>
          <w:iCs/>
        </w:rPr>
        <w:t>Other</w:t>
      </w:r>
    </w:p>
    <w:p w14:paraId="201BF3A1" w14:textId="77777777" w:rsidR="00AE5F9A" w:rsidRPr="001F2132" w:rsidRDefault="00AE5F9A" w:rsidP="00AE5F9A">
      <w:pPr>
        <w:pStyle w:val="ListParagraph"/>
        <w:numPr>
          <w:ilvl w:val="2"/>
          <w:numId w:val="9"/>
        </w:numPr>
        <w:rPr>
          <w:rFonts w:cs="Times New Roman"/>
          <w:iCs/>
        </w:rPr>
      </w:pPr>
      <w:r w:rsidRPr="001F2132">
        <w:rPr>
          <w:rFonts w:cs="Times New Roman"/>
          <w:iCs/>
        </w:rPr>
        <w:t xml:space="preserve">Specify – </w:t>
      </w:r>
    </w:p>
    <w:p w14:paraId="6B5E29DF" w14:textId="77777777" w:rsidR="00AE5F9A" w:rsidRPr="001F2132" w:rsidRDefault="00AE5F9A" w:rsidP="00AE5F9A">
      <w:pPr>
        <w:pStyle w:val="ListParagraph"/>
        <w:numPr>
          <w:ilvl w:val="1"/>
          <w:numId w:val="9"/>
        </w:numPr>
        <w:ind w:left="1701" w:hanging="621"/>
        <w:rPr>
          <w:rFonts w:cs="Times New Roman"/>
          <w:iCs/>
        </w:rPr>
      </w:pPr>
      <w:r w:rsidRPr="001F2132">
        <w:rPr>
          <w:rFonts w:cs="Times New Roman"/>
          <w:iCs/>
        </w:rPr>
        <w:t xml:space="preserve">None </w:t>
      </w:r>
    </w:p>
    <w:p w14:paraId="16794DAB" w14:textId="77777777" w:rsidR="00AE5F9A" w:rsidRPr="001F2132" w:rsidRDefault="00AE5F9A" w:rsidP="00AE5F9A">
      <w:pPr>
        <w:pStyle w:val="ListParagraph"/>
        <w:numPr>
          <w:ilvl w:val="0"/>
          <w:numId w:val="9"/>
        </w:numPr>
        <w:rPr>
          <w:rFonts w:cs="Times New Roman"/>
          <w:i/>
          <w:iCs/>
          <w:lang w:val="nl-NL"/>
        </w:rPr>
      </w:pPr>
      <w:r w:rsidRPr="001F2132">
        <w:rPr>
          <w:rFonts w:cs="Times New Roman"/>
        </w:rPr>
        <w:t xml:space="preserve">Did you </w:t>
      </w:r>
      <w:r w:rsidRPr="001F2132">
        <w:rPr>
          <w:rFonts w:cs="Times New Roman"/>
          <w:u w:val="single"/>
        </w:rPr>
        <w:t>ever</w:t>
      </w:r>
      <w:r w:rsidRPr="001F2132">
        <w:rPr>
          <w:rFonts w:cs="Times New Roman"/>
        </w:rPr>
        <w:t xml:space="preserve"> have the following treatments? </w:t>
      </w:r>
      <w:r w:rsidRPr="001F2132">
        <w:rPr>
          <w:rFonts w:cs="Times New Roman"/>
          <w:i/>
          <w:iCs/>
          <w:lang w:val="nl-NL"/>
        </w:rPr>
        <w:t>You can tick multiple answers.</w:t>
      </w:r>
    </w:p>
    <w:p w14:paraId="46A56420" w14:textId="77777777" w:rsidR="00AE5F9A" w:rsidRPr="001F2132" w:rsidRDefault="00AE5F9A" w:rsidP="00AE5F9A">
      <w:pPr>
        <w:pStyle w:val="ListParagraph"/>
        <w:numPr>
          <w:ilvl w:val="1"/>
          <w:numId w:val="9"/>
        </w:numPr>
        <w:rPr>
          <w:rFonts w:cs="Times New Roman"/>
          <w:i/>
          <w:iCs/>
          <w:lang w:val="nl-NL"/>
        </w:rPr>
      </w:pPr>
      <w:r w:rsidRPr="001F2132">
        <w:rPr>
          <w:rFonts w:cs="Times New Roman"/>
          <w:iCs/>
          <w:lang w:val="nl-NL"/>
        </w:rPr>
        <w:t>Antidepressants</w:t>
      </w:r>
    </w:p>
    <w:p w14:paraId="51FEF2A5" w14:textId="77777777" w:rsidR="00AE5F9A" w:rsidRPr="001F2132" w:rsidRDefault="00AE5F9A" w:rsidP="00AE5F9A">
      <w:pPr>
        <w:pStyle w:val="ListParagraph"/>
        <w:numPr>
          <w:ilvl w:val="1"/>
          <w:numId w:val="9"/>
        </w:numPr>
        <w:rPr>
          <w:rFonts w:cs="Times New Roman"/>
        </w:rPr>
      </w:pPr>
      <w:r w:rsidRPr="001F2132">
        <w:rPr>
          <w:rFonts w:cs="Times New Roman"/>
          <w:iCs/>
          <w:lang w:val="nl-NL"/>
        </w:rPr>
        <w:t>Psychotherapy (</w:t>
      </w:r>
      <w:r w:rsidRPr="001F2132">
        <w:rPr>
          <w:rFonts w:cs="Times New Roman"/>
        </w:rPr>
        <w:t>for example cognitive behavioural therapy, interpersonal therapy or other consults with a psychologist or psychotherapist)</w:t>
      </w:r>
    </w:p>
    <w:p w14:paraId="3CAF87AC" w14:textId="77777777" w:rsidR="00AE5F9A" w:rsidRPr="001F2132" w:rsidRDefault="00AE5F9A" w:rsidP="00AE5F9A">
      <w:pPr>
        <w:pStyle w:val="ListParagraph"/>
        <w:numPr>
          <w:ilvl w:val="1"/>
          <w:numId w:val="9"/>
        </w:numPr>
        <w:rPr>
          <w:rFonts w:cs="Times New Roman"/>
        </w:rPr>
      </w:pPr>
      <w:r w:rsidRPr="001F2132">
        <w:rPr>
          <w:rFonts w:cs="Times New Roman"/>
        </w:rPr>
        <w:t>Online help program or e-health intervention</w:t>
      </w:r>
    </w:p>
    <w:p w14:paraId="34F4A242" w14:textId="77777777" w:rsidR="00AE5F9A" w:rsidRPr="001F2132" w:rsidRDefault="00AE5F9A" w:rsidP="00AE5F9A">
      <w:pPr>
        <w:pStyle w:val="ListParagraph"/>
        <w:numPr>
          <w:ilvl w:val="1"/>
          <w:numId w:val="9"/>
        </w:numPr>
        <w:rPr>
          <w:rFonts w:cs="Times New Roman"/>
        </w:rPr>
      </w:pPr>
      <w:r w:rsidRPr="001F2132">
        <w:rPr>
          <w:rFonts w:cs="Times New Roman"/>
        </w:rPr>
        <w:t>Running therapy or physical activity</w:t>
      </w:r>
    </w:p>
    <w:p w14:paraId="28019079" w14:textId="77777777" w:rsidR="00AE5F9A" w:rsidRPr="001F2132" w:rsidRDefault="00AE5F9A" w:rsidP="00AE5F9A">
      <w:pPr>
        <w:pStyle w:val="ListParagraph"/>
        <w:numPr>
          <w:ilvl w:val="1"/>
          <w:numId w:val="9"/>
        </w:numPr>
        <w:rPr>
          <w:rFonts w:cs="Times New Roman"/>
        </w:rPr>
      </w:pPr>
      <w:r w:rsidRPr="001F2132">
        <w:rPr>
          <w:rFonts w:cs="Times New Roman"/>
        </w:rPr>
        <w:t>Light therapy</w:t>
      </w:r>
    </w:p>
    <w:p w14:paraId="5F104B45" w14:textId="77777777" w:rsidR="00AE5F9A" w:rsidRPr="001F2132" w:rsidRDefault="00AE5F9A" w:rsidP="00AE5F9A">
      <w:pPr>
        <w:pStyle w:val="ListParagraph"/>
        <w:numPr>
          <w:ilvl w:val="1"/>
          <w:numId w:val="9"/>
        </w:numPr>
        <w:rPr>
          <w:rFonts w:cs="Times New Roman"/>
        </w:rPr>
      </w:pPr>
      <w:r w:rsidRPr="001F2132">
        <w:rPr>
          <w:rFonts w:cs="Times New Roman"/>
        </w:rPr>
        <w:t>Hospitalization in psychiatric hospital</w:t>
      </w:r>
    </w:p>
    <w:p w14:paraId="0F2483B1" w14:textId="77777777" w:rsidR="00AE5F9A" w:rsidRPr="001F2132" w:rsidRDefault="00AE5F9A" w:rsidP="00AE5F9A">
      <w:pPr>
        <w:pStyle w:val="ListParagraph"/>
        <w:numPr>
          <w:ilvl w:val="1"/>
          <w:numId w:val="9"/>
        </w:numPr>
        <w:rPr>
          <w:rFonts w:cs="Times New Roman"/>
        </w:rPr>
      </w:pPr>
      <w:r w:rsidRPr="001F2132">
        <w:rPr>
          <w:rFonts w:cs="Times New Roman"/>
        </w:rPr>
        <w:t>Electroconvulsive therapy (ECT)</w:t>
      </w:r>
    </w:p>
    <w:p w14:paraId="06DCC6D1" w14:textId="77777777" w:rsidR="00AE5F9A" w:rsidRPr="001F2132" w:rsidRDefault="00AE5F9A" w:rsidP="00AE5F9A">
      <w:pPr>
        <w:pStyle w:val="ListParagraph"/>
        <w:numPr>
          <w:ilvl w:val="1"/>
          <w:numId w:val="9"/>
        </w:numPr>
        <w:rPr>
          <w:rFonts w:cs="Times New Roman"/>
        </w:rPr>
      </w:pPr>
      <w:r w:rsidRPr="001F2132">
        <w:rPr>
          <w:rFonts w:cs="Times New Roman"/>
        </w:rPr>
        <w:t>Other</w:t>
      </w:r>
    </w:p>
    <w:p w14:paraId="5EC3E52A" w14:textId="77777777" w:rsidR="00AE5F9A" w:rsidRPr="001F2132" w:rsidRDefault="00AE5F9A" w:rsidP="00AE5F9A">
      <w:pPr>
        <w:pStyle w:val="ListParagraph"/>
        <w:numPr>
          <w:ilvl w:val="2"/>
          <w:numId w:val="9"/>
        </w:numPr>
        <w:rPr>
          <w:rFonts w:cs="Times New Roman"/>
        </w:rPr>
      </w:pPr>
      <w:r w:rsidRPr="001F2132">
        <w:rPr>
          <w:rFonts w:cs="Times New Roman"/>
        </w:rPr>
        <w:t xml:space="preserve">Specify – </w:t>
      </w:r>
    </w:p>
    <w:p w14:paraId="1C3B60AA" w14:textId="77777777" w:rsidR="00AE5F9A" w:rsidRPr="001F2132" w:rsidRDefault="00AE5F9A" w:rsidP="00AE5F9A">
      <w:pPr>
        <w:pStyle w:val="ListParagraph"/>
        <w:numPr>
          <w:ilvl w:val="1"/>
          <w:numId w:val="9"/>
        </w:numPr>
        <w:rPr>
          <w:rFonts w:cs="Times New Roman"/>
        </w:rPr>
      </w:pPr>
      <w:r w:rsidRPr="001F2132">
        <w:rPr>
          <w:rFonts w:cs="Times New Roman"/>
        </w:rPr>
        <w:t>None of these treatments</w:t>
      </w:r>
    </w:p>
    <w:p w14:paraId="2CF81C85" w14:textId="77777777" w:rsidR="00AE5F9A" w:rsidRPr="001F2132" w:rsidRDefault="00AE5F9A" w:rsidP="00AE5F9A">
      <w:pPr>
        <w:pStyle w:val="ListParagraph"/>
        <w:numPr>
          <w:ilvl w:val="0"/>
          <w:numId w:val="9"/>
        </w:numPr>
        <w:rPr>
          <w:rFonts w:eastAsia="Arial" w:cs="Times New Roman"/>
        </w:rPr>
      </w:pPr>
      <w:r w:rsidRPr="001F2132">
        <w:rPr>
          <w:rFonts w:cs="Times New Roman"/>
        </w:rPr>
        <w:t xml:space="preserve">What is your height in cm? </w:t>
      </w:r>
      <w:r w:rsidRPr="001F2132">
        <w:rPr>
          <w:rFonts w:cs="Times New Roman"/>
          <w:i/>
          <w:iCs/>
        </w:rPr>
        <w:t>Please round your answer to the nearest whole number.</w:t>
      </w:r>
    </w:p>
    <w:p w14:paraId="456AEE16" w14:textId="77777777" w:rsidR="00AE5F9A" w:rsidRPr="001F2132" w:rsidRDefault="00AE5F9A" w:rsidP="00AE5F9A">
      <w:pPr>
        <w:pStyle w:val="ListParagraph"/>
        <w:numPr>
          <w:ilvl w:val="0"/>
          <w:numId w:val="9"/>
        </w:numPr>
        <w:rPr>
          <w:rFonts w:eastAsia="Arial" w:cs="Times New Roman"/>
        </w:rPr>
      </w:pPr>
      <w:r w:rsidRPr="001F2132">
        <w:rPr>
          <w:rFonts w:cs="Times New Roman"/>
          <w:iCs/>
        </w:rPr>
        <w:t xml:space="preserve">What is your weight in kg? </w:t>
      </w:r>
      <w:r w:rsidRPr="001F2132">
        <w:rPr>
          <w:rFonts w:cs="Times New Roman"/>
          <w:i/>
          <w:iCs/>
        </w:rPr>
        <w:t>Please round your answer to the nearest whole number.</w:t>
      </w:r>
    </w:p>
    <w:p w14:paraId="323C9EAE" w14:textId="4E450991" w:rsidR="00AE5F9A" w:rsidRPr="001F2132" w:rsidRDefault="00AE5F9A" w:rsidP="003D2AD3">
      <w:pPr>
        <w:pStyle w:val="Heading4"/>
      </w:pPr>
      <w:r w:rsidRPr="001F2132">
        <w:t xml:space="preserve">1.5 </w:t>
      </w:r>
      <w:bookmarkStart w:id="200" w:name="_Hlk489891355"/>
      <w:r w:rsidRPr="001F2132">
        <w:t xml:space="preserve">Standardised Assessment of Personality </w:t>
      </w:r>
    </w:p>
    <w:p w14:paraId="5AA04723" w14:textId="77777777" w:rsidR="00AE5F9A" w:rsidRPr="001F2132" w:rsidRDefault="00AE5F9A" w:rsidP="00AE5F9A"/>
    <w:p w14:paraId="51D5DFF5" w14:textId="77777777" w:rsidR="00AE5F9A" w:rsidRPr="001F2132" w:rsidRDefault="00AE5F9A" w:rsidP="00AE5F9A">
      <w:pPr>
        <w:autoSpaceDE w:val="0"/>
        <w:autoSpaceDN w:val="0"/>
        <w:adjustRightInd w:val="0"/>
      </w:pPr>
      <w:r w:rsidRPr="001F2132">
        <w:t>Please ask your patients the following questions. Only tick a response if the patient</w:t>
      </w:r>
    </w:p>
    <w:p w14:paraId="14FD9678" w14:textId="77777777" w:rsidR="00AE5F9A" w:rsidRPr="001F2132" w:rsidRDefault="00AE5F9A" w:rsidP="00AE5F9A">
      <w:r w:rsidRPr="001F2132">
        <w:t xml:space="preserve">thinks that the description applies </w:t>
      </w:r>
      <w:r w:rsidRPr="001F2132">
        <w:rPr>
          <w:i/>
          <w:iCs/>
        </w:rPr>
        <w:t xml:space="preserve">most of the time </w:t>
      </w:r>
      <w:r w:rsidRPr="001F2132">
        <w:t xml:space="preserve">and </w:t>
      </w:r>
      <w:r w:rsidRPr="001F2132">
        <w:rPr>
          <w:i/>
          <w:iCs/>
        </w:rPr>
        <w:t>in most situations</w:t>
      </w:r>
      <w:r w:rsidRPr="001F2132">
        <w:t>.</w:t>
      </w:r>
    </w:p>
    <w:p w14:paraId="5F82329D" w14:textId="77777777" w:rsidR="00AE5F9A" w:rsidRPr="001F2132" w:rsidRDefault="00AE5F9A" w:rsidP="00AE5F9A">
      <w:pPr>
        <w:pStyle w:val="ListParagraph"/>
        <w:numPr>
          <w:ilvl w:val="3"/>
          <w:numId w:val="9"/>
        </w:numPr>
        <w:ind w:left="709" w:hanging="425"/>
        <w:rPr>
          <w:rFonts w:cs="Times New Roman"/>
        </w:rPr>
      </w:pPr>
      <w:r w:rsidRPr="001F2132">
        <w:rPr>
          <w:rFonts w:cs="Times New Roman"/>
        </w:rPr>
        <w:t xml:space="preserve">In general, do you have difficulty making and keeping friends? </w:t>
      </w:r>
    </w:p>
    <w:p w14:paraId="20DC93A5" w14:textId="77777777" w:rsidR="00AE5F9A" w:rsidRPr="001F2132" w:rsidRDefault="00AE5F9A" w:rsidP="00AE5F9A">
      <w:pPr>
        <w:pStyle w:val="ListParagraph"/>
        <w:numPr>
          <w:ilvl w:val="0"/>
          <w:numId w:val="15"/>
        </w:numPr>
        <w:ind w:left="1418" w:hanging="284"/>
        <w:rPr>
          <w:rFonts w:cs="Times New Roman"/>
        </w:rPr>
      </w:pPr>
      <w:r w:rsidRPr="001F2132">
        <w:rPr>
          <w:rFonts w:cs="Times New Roman"/>
        </w:rPr>
        <w:lastRenderedPageBreak/>
        <w:t>No</w:t>
      </w:r>
    </w:p>
    <w:p w14:paraId="4918D5EA" w14:textId="77777777" w:rsidR="00AE5F9A" w:rsidRPr="001F2132" w:rsidRDefault="00AE5F9A" w:rsidP="00AE5F9A">
      <w:pPr>
        <w:pStyle w:val="ListParagraph"/>
        <w:numPr>
          <w:ilvl w:val="0"/>
          <w:numId w:val="15"/>
        </w:numPr>
        <w:ind w:left="1418" w:hanging="284"/>
        <w:rPr>
          <w:rFonts w:cs="Times New Roman"/>
        </w:rPr>
      </w:pPr>
      <w:r w:rsidRPr="001F2132">
        <w:rPr>
          <w:rFonts w:cs="Times New Roman"/>
        </w:rPr>
        <w:t>Yes</w:t>
      </w:r>
    </w:p>
    <w:p w14:paraId="58D35BF5" w14:textId="77777777" w:rsidR="00AE5F9A" w:rsidRPr="001F2132" w:rsidRDefault="00AE5F9A" w:rsidP="00AE5F9A">
      <w:pPr>
        <w:pStyle w:val="ListParagraph"/>
        <w:numPr>
          <w:ilvl w:val="0"/>
          <w:numId w:val="15"/>
        </w:numPr>
        <w:ind w:hanging="436"/>
        <w:rPr>
          <w:rFonts w:cs="Times New Roman"/>
        </w:rPr>
      </w:pPr>
      <w:r w:rsidRPr="001F2132">
        <w:rPr>
          <w:rFonts w:cs="Times New Roman"/>
        </w:rPr>
        <w:t>Would you normally describe yourself as a loner?</w:t>
      </w:r>
    </w:p>
    <w:p w14:paraId="3F7B99B3" w14:textId="77777777" w:rsidR="00AE5F9A" w:rsidRPr="001F2132" w:rsidRDefault="00AE5F9A" w:rsidP="00AE5F9A">
      <w:pPr>
        <w:pStyle w:val="ListParagraph"/>
        <w:numPr>
          <w:ilvl w:val="0"/>
          <w:numId w:val="16"/>
        </w:numPr>
        <w:rPr>
          <w:rFonts w:cs="Times New Roman"/>
        </w:rPr>
      </w:pPr>
      <w:r w:rsidRPr="001F2132">
        <w:rPr>
          <w:rFonts w:cs="Times New Roman"/>
        </w:rPr>
        <w:t>No</w:t>
      </w:r>
    </w:p>
    <w:p w14:paraId="03C43DC0" w14:textId="77777777" w:rsidR="00AE5F9A" w:rsidRPr="001F2132" w:rsidRDefault="00AE5F9A" w:rsidP="00AE5F9A">
      <w:pPr>
        <w:pStyle w:val="ListParagraph"/>
        <w:numPr>
          <w:ilvl w:val="0"/>
          <w:numId w:val="16"/>
        </w:numPr>
        <w:ind w:left="1418" w:hanging="284"/>
        <w:rPr>
          <w:rFonts w:cs="Times New Roman"/>
        </w:rPr>
      </w:pPr>
      <w:r w:rsidRPr="001F2132">
        <w:rPr>
          <w:rFonts w:cs="Times New Roman"/>
        </w:rPr>
        <w:t>Yes</w:t>
      </w:r>
    </w:p>
    <w:p w14:paraId="1A819A70" w14:textId="77777777" w:rsidR="00AE5F9A" w:rsidRPr="001F2132" w:rsidRDefault="00AE5F9A" w:rsidP="00AE5F9A">
      <w:pPr>
        <w:pStyle w:val="ListParagraph"/>
        <w:numPr>
          <w:ilvl w:val="0"/>
          <w:numId w:val="17"/>
        </w:numPr>
        <w:ind w:left="709" w:hanging="425"/>
        <w:rPr>
          <w:rFonts w:cs="Times New Roman"/>
        </w:rPr>
      </w:pPr>
      <w:r w:rsidRPr="001F2132">
        <w:rPr>
          <w:rFonts w:cs="Times New Roman"/>
        </w:rPr>
        <w:t>In general, do you trust other people?</w:t>
      </w:r>
    </w:p>
    <w:p w14:paraId="790E6A30" w14:textId="77777777" w:rsidR="00AE5F9A" w:rsidRPr="001F2132" w:rsidRDefault="00AE5F9A" w:rsidP="00AE5F9A">
      <w:pPr>
        <w:pStyle w:val="ListParagraph"/>
        <w:numPr>
          <w:ilvl w:val="1"/>
          <w:numId w:val="17"/>
        </w:numPr>
        <w:rPr>
          <w:rFonts w:cs="Times New Roman"/>
        </w:rPr>
      </w:pPr>
      <w:r w:rsidRPr="001F2132">
        <w:rPr>
          <w:rFonts w:cs="Times New Roman"/>
        </w:rPr>
        <w:t>No</w:t>
      </w:r>
    </w:p>
    <w:p w14:paraId="390CB9C9" w14:textId="77777777" w:rsidR="00AE5F9A" w:rsidRPr="001F2132" w:rsidRDefault="00AE5F9A" w:rsidP="00AE5F9A">
      <w:pPr>
        <w:pStyle w:val="ListParagraph"/>
        <w:numPr>
          <w:ilvl w:val="1"/>
          <w:numId w:val="17"/>
        </w:numPr>
        <w:rPr>
          <w:rFonts w:cs="Times New Roman"/>
        </w:rPr>
      </w:pPr>
      <w:r w:rsidRPr="001F2132">
        <w:rPr>
          <w:rFonts w:cs="Times New Roman"/>
        </w:rPr>
        <w:t>Yes</w:t>
      </w:r>
    </w:p>
    <w:p w14:paraId="384021B9" w14:textId="77777777" w:rsidR="00AE5F9A" w:rsidRPr="001F2132" w:rsidRDefault="00AE5F9A" w:rsidP="00AE5F9A">
      <w:pPr>
        <w:pStyle w:val="ListParagraph"/>
        <w:numPr>
          <w:ilvl w:val="0"/>
          <w:numId w:val="17"/>
        </w:numPr>
        <w:ind w:left="709" w:hanging="425"/>
        <w:rPr>
          <w:rFonts w:cs="Times New Roman"/>
        </w:rPr>
      </w:pPr>
      <w:r w:rsidRPr="001F2132">
        <w:rPr>
          <w:rFonts w:cs="Times New Roman"/>
        </w:rPr>
        <w:t>Do you lose your temper easily?</w:t>
      </w:r>
    </w:p>
    <w:p w14:paraId="0F5A778C" w14:textId="77777777" w:rsidR="00AE5F9A" w:rsidRPr="001F2132" w:rsidRDefault="00AE5F9A" w:rsidP="00AE5F9A">
      <w:pPr>
        <w:pStyle w:val="ListParagraph"/>
        <w:numPr>
          <w:ilvl w:val="1"/>
          <w:numId w:val="17"/>
        </w:numPr>
        <w:rPr>
          <w:rFonts w:cs="Times New Roman"/>
        </w:rPr>
      </w:pPr>
      <w:r w:rsidRPr="001F2132">
        <w:rPr>
          <w:rFonts w:cs="Times New Roman"/>
        </w:rPr>
        <w:t>No</w:t>
      </w:r>
    </w:p>
    <w:p w14:paraId="1CA8F853" w14:textId="77777777" w:rsidR="00AE5F9A" w:rsidRPr="001F2132" w:rsidRDefault="00AE5F9A" w:rsidP="00AE5F9A">
      <w:pPr>
        <w:pStyle w:val="ListParagraph"/>
        <w:numPr>
          <w:ilvl w:val="1"/>
          <w:numId w:val="17"/>
        </w:numPr>
        <w:rPr>
          <w:rFonts w:cs="Times New Roman"/>
        </w:rPr>
      </w:pPr>
      <w:r w:rsidRPr="001F2132">
        <w:rPr>
          <w:rFonts w:cs="Times New Roman"/>
        </w:rPr>
        <w:t>Yes</w:t>
      </w:r>
    </w:p>
    <w:p w14:paraId="194B400D" w14:textId="77777777" w:rsidR="00AE5F9A" w:rsidRPr="001F2132" w:rsidRDefault="00AE5F9A" w:rsidP="00AE5F9A">
      <w:pPr>
        <w:pStyle w:val="ListParagraph"/>
        <w:numPr>
          <w:ilvl w:val="0"/>
          <w:numId w:val="17"/>
        </w:numPr>
        <w:ind w:left="709" w:hanging="425"/>
        <w:rPr>
          <w:rFonts w:cs="Times New Roman"/>
        </w:rPr>
      </w:pPr>
      <w:r w:rsidRPr="001F2132">
        <w:rPr>
          <w:rFonts w:cs="Times New Roman"/>
        </w:rPr>
        <w:t>Are you normally an impulsive sort of person?</w:t>
      </w:r>
    </w:p>
    <w:p w14:paraId="76E4F987" w14:textId="77777777" w:rsidR="00AE5F9A" w:rsidRPr="001F2132" w:rsidRDefault="00AE5F9A" w:rsidP="00AE5F9A">
      <w:pPr>
        <w:pStyle w:val="ListParagraph"/>
        <w:numPr>
          <w:ilvl w:val="1"/>
          <w:numId w:val="17"/>
        </w:numPr>
        <w:rPr>
          <w:rFonts w:cs="Times New Roman"/>
        </w:rPr>
      </w:pPr>
      <w:r w:rsidRPr="001F2132">
        <w:rPr>
          <w:rFonts w:cs="Times New Roman"/>
        </w:rPr>
        <w:t>No</w:t>
      </w:r>
    </w:p>
    <w:p w14:paraId="4945A2D5" w14:textId="77777777" w:rsidR="00AE5F9A" w:rsidRPr="001F2132" w:rsidRDefault="00AE5F9A" w:rsidP="00AE5F9A">
      <w:pPr>
        <w:pStyle w:val="ListParagraph"/>
        <w:numPr>
          <w:ilvl w:val="1"/>
          <w:numId w:val="17"/>
        </w:numPr>
        <w:rPr>
          <w:rFonts w:cs="Times New Roman"/>
        </w:rPr>
      </w:pPr>
      <w:r w:rsidRPr="001F2132">
        <w:rPr>
          <w:rFonts w:cs="Times New Roman"/>
        </w:rPr>
        <w:t>Yes</w:t>
      </w:r>
    </w:p>
    <w:p w14:paraId="0F84A9B6" w14:textId="77777777" w:rsidR="00AE5F9A" w:rsidRPr="001F2132" w:rsidRDefault="00AE5F9A" w:rsidP="00AE5F9A">
      <w:pPr>
        <w:pStyle w:val="ListParagraph"/>
        <w:numPr>
          <w:ilvl w:val="0"/>
          <w:numId w:val="17"/>
        </w:numPr>
        <w:ind w:left="709" w:hanging="425"/>
        <w:rPr>
          <w:rFonts w:cs="Times New Roman"/>
        </w:rPr>
      </w:pPr>
      <w:r w:rsidRPr="001F2132">
        <w:rPr>
          <w:rFonts w:cs="Times New Roman"/>
        </w:rPr>
        <w:t>Are you normally a worrier?</w:t>
      </w:r>
    </w:p>
    <w:p w14:paraId="6F6F66E8" w14:textId="77777777" w:rsidR="00AE5F9A" w:rsidRPr="001F2132" w:rsidRDefault="00AE5F9A" w:rsidP="00AE5F9A">
      <w:pPr>
        <w:pStyle w:val="ListParagraph"/>
        <w:numPr>
          <w:ilvl w:val="1"/>
          <w:numId w:val="17"/>
        </w:numPr>
        <w:rPr>
          <w:rFonts w:cs="Times New Roman"/>
        </w:rPr>
      </w:pPr>
      <w:r w:rsidRPr="001F2132">
        <w:rPr>
          <w:rFonts w:cs="Times New Roman"/>
        </w:rPr>
        <w:t>No</w:t>
      </w:r>
    </w:p>
    <w:p w14:paraId="1FCBD08A" w14:textId="77777777" w:rsidR="00AE5F9A" w:rsidRPr="001F2132" w:rsidRDefault="00AE5F9A" w:rsidP="00AE5F9A">
      <w:pPr>
        <w:pStyle w:val="ListParagraph"/>
        <w:numPr>
          <w:ilvl w:val="1"/>
          <w:numId w:val="17"/>
        </w:numPr>
        <w:rPr>
          <w:rFonts w:cs="Times New Roman"/>
        </w:rPr>
      </w:pPr>
      <w:r w:rsidRPr="001F2132">
        <w:rPr>
          <w:rFonts w:cs="Times New Roman"/>
        </w:rPr>
        <w:t>Yes</w:t>
      </w:r>
    </w:p>
    <w:p w14:paraId="690BF427" w14:textId="77777777" w:rsidR="00AE5F9A" w:rsidRPr="001F2132" w:rsidRDefault="00AE5F9A" w:rsidP="00AE5F9A">
      <w:pPr>
        <w:pStyle w:val="ListParagraph"/>
        <w:numPr>
          <w:ilvl w:val="0"/>
          <w:numId w:val="17"/>
        </w:numPr>
        <w:ind w:left="709" w:hanging="425"/>
        <w:rPr>
          <w:rFonts w:cs="Times New Roman"/>
        </w:rPr>
      </w:pPr>
      <w:r w:rsidRPr="001F2132">
        <w:rPr>
          <w:rFonts w:cs="Times New Roman"/>
        </w:rPr>
        <w:t>In general, do you depend on others a lot?</w:t>
      </w:r>
    </w:p>
    <w:p w14:paraId="0AA27AF3" w14:textId="77777777" w:rsidR="00AE5F9A" w:rsidRPr="001F2132" w:rsidRDefault="00AE5F9A" w:rsidP="00AE5F9A">
      <w:pPr>
        <w:pStyle w:val="ListParagraph"/>
        <w:numPr>
          <w:ilvl w:val="1"/>
          <w:numId w:val="17"/>
        </w:numPr>
        <w:rPr>
          <w:rFonts w:cs="Times New Roman"/>
        </w:rPr>
      </w:pPr>
      <w:r w:rsidRPr="001F2132">
        <w:rPr>
          <w:rFonts w:cs="Times New Roman"/>
        </w:rPr>
        <w:t xml:space="preserve">No </w:t>
      </w:r>
    </w:p>
    <w:p w14:paraId="16537CA5" w14:textId="77777777" w:rsidR="00AE5F9A" w:rsidRPr="001F2132" w:rsidRDefault="00AE5F9A" w:rsidP="00AE5F9A">
      <w:pPr>
        <w:pStyle w:val="ListParagraph"/>
        <w:numPr>
          <w:ilvl w:val="1"/>
          <w:numId w:val="17"/>
        </w:numPr>
        <w:rPr>
          <w:rFonts w:cs="Times New Roman"/>
        </w:rPr>
      </w:pPr>
      <w:r w:rsidRPr="001F2132">
        <w:rPr>
          <w:rFonts w:cs="Times New Roman"/>
        </w:rPr>
        <w:t>Yes</w:t>
      </w:r>
    </w:p>
    <w:p w14:paraId="1BE17A8B" w14:textId="77777777" w:rsidR="00AE5F9A" w:rsidRPr="001F2132" w:rsidRDefault="00AE5F9A" w:rsidP="00AE5F9A">
      <w:pPr>
        <w:pStyle w:val="ListParagraph"/>
        <w:numPr>
          <w:ilvl w:val="0"/>
          <w:numId w:val="17"/>
        </w:numPr>
        <w:ind w:left="709" w:hanging="425"/>
        <w:rPr>
          <w:rFonts w:cs="Times New Roman"/>
        </w:rPr>
      </w:pPr>
      <w:r w:rsidRPr="001F2132">
        <w:rPr>
          <w:rFonts w:cs="Times New Roman"/>
        </w:rPr>
        <w:t>In general, are you a perfectionist?</w:t>
      </w:r>
    </w:p>
    <w:p w14:paraId="3426ED9B" w14:textId="77777777" w:rsidR="00AE5F9A" w:rsidRPr="001F2132" w:rsidRDefault="00AE5F9A" w:rsidP="00AE5F9A">
      <w:pPr>
        <w:pStyle w:val="ListParagraph"/>
        <w:numPr>
          <w:ilvl w:val="1"/>
          <w:numId w:val="17"/>
        </w:numPr>
        <w:rPr>
          <w:rFonts w:cs="Times New Roman"/>
        </w:rPr>
      </w:pPr>
      <w:r w:rsidRPr="001F2132">
        <w:rPr>
          <w:rFonts w:cs="Times New Roman"/>
        </w:rPr>
        <w:t>No</w:t>
      </w:r>
    </w:p>
    <w:p w14:paraId="5476153F" w14:textId="77777777" w:rsidR="00AE5F9A" w:rsidRPr="001F2132" w:rsidRDefault="00AE5F9A" w:rsidP="00AE5F9A">
      <w:pPr>
        <w:pStyle w:val="ListParagraph"/>
        <w:numPr>
          <w:ilvl w:val="1"/>
          <w:numId w:val="17"/>
        </w:numPr>
        <w:rPr>
          <w:rFonts w:cs="Times New Roman"/>
        </w:rPr>
      </w:pPr>
      <w:r w:rsidRPr="001F2132">
        <w:rPr>
          <w:rFonts w:cs="Times New Roman"/>
        </w:rPr>
        <w:t>Yes</w:t>
      </w:r>
    </w:p>
    <w:bookmarkEnd w:id="200"/>
    <w:p w14:paraId="5119E5BB" w14:textId="77777777" w:rsidR="00AE5F9A" w:rsidRPr="001F2132" w:rsidRDefault="00AE5F9A" w:rsidP="00AE5F9A">
      <w:pPr>
        <w:pStyle w:val="ListParagraph"/>
        <w:ind w:left="3600"/>
        <w:rPr>
          <w:rFonts w:cs="Times New Roman"/>
        </w:rPr>
      </w:pPr>
    </w:p>
    <w:p w14:paraId="698F1A96" w14:textId="3BFA2932" w:rsidR="00AE5F9A" w:rsidRPr="001F2132" w:rsidRDefault="00AE5F9A" w:rsidP="003D2AD3">
      <w:pPr>
        <w:pStyle w:val="Heading4"/>
      </w:pPr>
      <w:r w:rsidRPr="001F2132">
        <w:t>1.6 Technology Usage</w:t>
      </w:r>
    </w:p>
    <w:p w14:paraId="31FBDCA9" w14:textId="77777777" w:rsidR="00AE5F9A" w:rsidRPr="001F2132" w:rsidRDefault="00AE5F9A" w:rsidP="00AE5F9A">
      <w:pPr>
        <w:pStyle w:val="ListParagraph"/>
        <w:numPr>
          <w:ilvl w:val="3"/>
          <w:numId w:val="17"/>
        </w:numPr>
        <w:ind w:left="709" w:hanging="283"/>
        <w:rPr>
          <w:rFonts w:cs="Times New Roman"/>
        </w:rPr>
      </w:pPr>
      <w:r w:rsidRPr="001F2132">
        <w:rPr>
          <w:rFonts w:cs="Times New Roman"/>
        </w:rPr>
        <w:t>Do you currently own a smartphone?</w:t>
      </w:r>
    </w:p>
    <w:p w14:paraId="264D1603" w14:textId="77777777" w:rsidR="00AE5F9A" w:rsidRPr="001F2132" w:rsidRDefault="00AE5F9A" w:rsidP="00AE5F9A">
      <w:pPr>
        <w:pStyle w:val="ListParagraph"/>
        <w:numPr>
          <w:ilvl w:val="0"/>
          <w:numId w:val="11"/>
        </w:numPr>
        <w:rPr>
          <w:rFonts w:cs="Times New Roman"/>
        </w:rPr>
      </w:pPr>
      <w:r w:rsidRPr="001F2132">
        <w:rPr>
          <w:rFonts w:cs="Times New Roman"/>
        </w:rPr>
        <w:t>No</w:t>
      </w:r>
    </w:p>
    <w:p w14:paraId="76524A07" w14:textId="77777777" w:rsidR="00AE5F9A" w:rsidRPr="001F2132" w:rsidRDefault="00AE5F9A" w:rsidP="00AE5F9A">
      <w:pPr>
        <w:pStyle w:val="ListParagraph"/>
        <w:numPr>
          <w:ilvl w:val="0"/>
          <w:numId w:val="11"/>
        </w:numPr>
        <w:rPr>
          <w:rFonts w:cs="Times New Roman"/>
        </w:rPr>
      </w:pPr>
      <w:r w:rsidRPr="001F2132">
        <w:rPr>
          <w:rFonts w:cs="Times New Roman"/>
        </w:rPr>
        <w:t>Yes</w:t>
      </w:r>
    </w:p>
    <w:p w14:paraId="4DEEDFAF" w14:textId="77777777" w:rsidR="00AE5F9A" w:rsidRPr="001F2132" w:rsidRDefault="00AE5F9A" w:rsidP="00AE5F9A">
      <w:pPr>
        <w:pStyle w:val="ListParagraph"/>
        <w:numPr>
          <w:ilvl w:val="0"/>
          <w:numId w:val="11"/>
        </w:numPr>
        <w:ind w:left="709" w:hanging="283"/>
        <w:rPr>
          <w:rFonts w:cs="Times New Roman"/>
        </w:rPr>
      </w:pPr>
      <w:r w:rsidRPr="001F2132">
        <w:rPr>
          <w:rFonts w:cs="Times New Roman"/>
        </w:rPr>
        <w:t>If yes, what kind?</w:t>
      </w:r>
    </w:p>
    <w:p w14:paraId="60082134" w14:textId="77777777" w:rsidR="00AE5F9A" w:rsidRPr="001F2132" w:rsidRDefault="00AE5F9A" w:rsidP="00AE5F9A">
      <w:pPr>
        <w:pStyle w:val="ListParagraph"/>
        <w:numPr>
          <w:ilvl w:val="0"/>
          <w:numId w:val="12"/>
        </w:numPr>
        <w:rPr>
          <w:rFonts w:cs="Times New Roman"/>
        </w:rPr>
      </w:pPr>
      <w:r w:rsidRPr="001F2132">
        <w:rPr>
          <w:rFonts w:cs="Times New Roman"/>
        </w:rPr>
        <w:t>Android</w:t>
      </w:r>
    </w:p>
    <w:p w14:paraId="32EE9F8F" w14:textId="77777777" w:rsidR="00AE5F9A" w:rsidRPr="001F2132" w:rsidRDefault="00AE5F9A" w:rsidP="00AE5F9A">
      <w:pPr>
        <w:pStyle w:val="ListParagraph"/>
        <w:numPr>
          <w:ilvl w:val="1"/>
          <w:numId w:val="12"/>
        </w:numPr>
        <w:rPr>
          <w:rFonts w:cs="Times New Roman"/>
        </w:rPr>
      </w:pPr>
      <w:r w:rsidRPr="001F2132">
        <w:rPr>
          <w:rFonts w:cs="Times New Roman"/>
        </w:rPr>
        <w:t>Specify make/model</w:t>
      </w:r>
    </w:p>
    <w:p w14:paraId="076BF85C" w14:textId="77777777" w:rsidR="00AE5F9A" w:rsidRPr="001F2132" w:rsidRDefault="00AE5F9A" w:rsidP="00AE5F9A">
      <w:pPr>
        <w:pStyle w:val="ListParagraph"/>
        <w:numPr>
          <w:ilvl w:val="0"/>
          <w:numId w:val="12"/>
        </w:numPr>
        <w:rPr>
          <w:rFonts w:cs="Times New Roman"/>
        </w:rPr>
      </w:pPr>
      <w:r w:rsidRPr="001F2132">
        <w:rPr>
          <w:rFonts w:cs="Times New Roman"/>
        </w:rPr>
        <w:t>iPhone</w:t>
      </w:r>
    </w:p>
    <w:p w14:paraId="542398DE" w14:textId="77777777" w:rsidR="00AE5F9A" w:rsidRPr="001F2132" w:rsidRDefault="00AE5F9A" w:rsidP="00AE5F9A">
      <w:pPr>
        <w:pStyle w:val="ListParagraph"/>
        <w:numPr>
          <w:ilvl w:val="0"/>
          <w:numId w:val="11"/>
        </w:numPr>
        <w:ind w:left="709" w:hanging="283"/>
        <w:rPr>
          <w:rFonts w:cs="Times New Roman"/>
        </w:rPr>
      </w:pPr>
      <w:r w:rsidRPr="001F2132">
        <w:rPr>
          <w:rFonts w:cs="Times New Roman"/>
        </w:rPr>
        <w:t>Who is your current contract with?</w:t>
      </w:r>
    </w:p>
    <w:p w14:paraId="74AC665F" w14:textId="77777777" w:rsidR="00AE5F9A" w:rsidRPr="001F2132" w:rsidRDefault="00AE5F9A" w:rsidP="00AE5F9A">
      <w:pPr>
        <w:pStyle w:val="ListParagraph"/>
        <w:numPr>
          <w:ilvl w:val="0"/>
          <w:numId w:val="11"/>
        </w:numPr>
        <w:ind w:left="709" w:hanging="283"/>
        <w:rPr>
          <w:rFonts w:cs="Times New Roman"/>
        </w:rPr>
      </w:pPr>
      <w:r w:rsidRPr="001F2132">
        <w:rPr>
          <w:rFonts w:cs="Times New Roman"/>
        </w:rPr>
        <w:t>What is your monthly call, text and data allowance?</w:t>
      </w:r>
    </w:p>
    <w:p w14:paraId="14E02FAB" w14:textId="77777777" w:rsidR="00AE5F9A" w:rsidRPr="001F2132" w:rsidRDefault="00AE5F9A" w:rsidP="00AE5F9A">
      <w:pPr>
        <w:pStyle w:val="ListParagraph"/>
        <w:numPr>
          <w:ilvl w:val="0"/>
          <w:numId w:val="11"/>
        </w:numPr>
        <w:ind w:left="709" w:hanging="283"/>
        <w:rPr>
          <w:rFonts w:cs="Times New Roman"/>
        </w:rPr>
      </w:pPr>
      <w:r w:rsidRPr="001F2132">
        <w:rPr>
          <w:rFonts w:cs="Times New Roman"/>
        </w:rPr>
        <w:t>When is your contract due to expire?</w:t>
      </w:r>
    </w:p>
    <w:p w14:paraId="77916EFC" w14:textId="77777777" w:rsidR="00AE5F9A" w:rsidRPr="001F2132" w:rsidRDefault="00AE5F9A" w:rsidP="00AE5F9A">
      <w:pPr>
        <w:pStyle w:val="ListParagraph"/>
        <w:numPr>
          <w:ilvl w:val="0"/>
          <w:numId w:val="11"/>
        </w:numPr>
        <w:ind w:left="709" w:hanging="283"/>
        <w:rPr>
          <w:rFonts w:cs="Times New Roman"/>
        </w:rPr>
      </w:pPr>
      <w:r w:rsidRPr="001F2132">
        <w:rPr>
          <w:rFonts w:cs="Times New Roman"/>
        </w:rPr>
        <w:t>If no to question 2, would you be willing to use a smartphone for the purposes of this research study?</w:t>
      </w:r>
    </w:p>
    <w:p w14:paraId="215BBEC6" w14:textId="77777777" w:rsidR="00AE5F9A" w:rsidRPr="001F2132" w:rsidRDefault="00AE5F9A" w:rsidP="00AE5F9A">
      <w:pPr>
        <w:pStyle w:val="ListParagraph"/>
        <w:numPr>
          <w:ilvl w:val="0"/>
          <w:numId w:val="13"/>
        </w:numPr>
        <w:rPr>
          <w:rFonts w:cs="Times New Roman"/>
        </w:rPr>
      </w:pPr>
      <w:r w:rsidRPr="001F2132">
        <w:rPr>
          <w:rFonts w:cs="Times New Roman"/>
        </w:rPr>
        <w:t>No</w:t>
      </w:r>
    </w:p>
    <w:p w14:paraId="57B263E8" w14:textId="77777777" w:rsidR="00AE5F9A" w:rsidRPr="001F2132" w:rsidRDefault="00AE5F9A" w:rsidP="00AE5F9A">
      <w:pPr>
        <w:pStyle w:val="ListParagraph"/>
        <w:numPr>
          <w:ilvl w:val="0"/>
          <w:numId w:val="13"/>
        </w:numPr>
        <w:rPr>
          <w:rFonts w:cs="Times New Roman"/>
        </w:rPr>
      </w:pPr>
      <w:r w:rsidRPr="001F2132">
        <w:rPr>
          <w:rFonts w:cs="Times New Roman"/>
        </w:rPr>
        <w:t>Yes</w:t>
      </w:r>
    </w:p>
    <w:p w14:paraId="71AF9B09" w14:textId="77777777" w:rsidR="00AE5F9A" w:rsidRPr="001F2132" w:rsidRDefault="00AE5F9A" w:rsidP="00AE5F9A">
      <w:pPr>
        <w:pStyle w:val="ListParagraph"/>
        <w:numPr>
          <w:ilvl w:val="0"/>
          <w:numId w:val="11"/>
        </w:numPr>
        <w:ind w:left="709" w:hanging="283"/>
        <w:rPr>
          <w:rFonts w:cs="Times New Roman"/>
        </w:rPr>
      </w:pPr>
      <w:r w:rsidRPr="001F2132">
        <w:rPr>
          <w:rFonts w:cs="Times New Roman"/>
        </w:rPr>
        <w:t>Have you ever used a wearable fitness tracker before?</w:t>
      </w:r>
    </w:p>
    <w:p w14:paraId="78DBADB7" w14:textId="77777777" w:rsidR="00AE5F9A" w:rsidRPr="001F2132" w:rsidRDefault="00AE5F9A" w:rsidP="00AE5F9A">
      <w:pPr>
        <w:pStyle w:val="ListParagraph"/>
        <w:numPr>
          <w:ilvl w:val="0"/>
          <w:numId w:val="11"/>
        </w:numPr>
        <w:ind w:left="709" w:hanging="283"/>
        <w:rPr>
          <w:rFonts w:cs="Times New Roman"/>
        </w:rPr>
      </w:pPr>
      <w:r w:rsidRPr="001F2132">
        <w:rPr>
          <w:rFonts w:cs="Times New Roman"/>
        </w:rPr>
        <w:t>How long did you use it for?</w:t>
      </w:r>
    </w:p>
    <w:p w14:paraId="1EA432A7" w14:textId="77777777" w:rsidR="00AE5F9A" w:rsidRPr="001F2132" w:rsidRDefault="00AE5F9A" w:rsidP="00AE5F9A">
      <w:pPr>
        <w:pStyle w:val="ListParagraph"/>
        <w:numPr>
          <w:ilvl w:val="0"/>
          <w:numId w:val="11"/>
        </w:numPr>
        <w:ind w:left="709" w:hanging="283"/>
        <w:rPr>
          <w:rFonts w:cs="Times New Roman"/>
        </w:rPr>
      </w:pPr>
      <w:r w:rsidRPr="001F2132">
        <w:rPr>
          <w:rFonts w:cs="Times New Roman"/>
        </w:rPr>
        <w:t>Are you still using it?</w:t>
      </w:r>
    </w:p>
    <w:p w14:paraId="1C37FD2C" w14:textId="77777777" w:rsidR="00AE5F9A" w:rsidRPr="001F2132" w:rsidRDefault="00AE5F9A" w:rsidP="00AE5F9A">
      <w:pPr>
        <w:pStyle w:val="ListParagraph"/>
        <w:numPr>
          <w:ilvl w:val="0"/>
          <w:numId w:val="14"/>
        </w:numPr>
        <w:rPr>
          <w:rFonts w:cs="Times New Roman"/>
        </w:rPr>
      </w:pPr>
      <w:r w:rsidRPr="001F2132">
        <w:rPr>
          <w:rFonts w:cs="Times New Roman"/>
        </w:rPr>
        <w:t>No</w:t>
      </w:r>
    </w:p>
    <w:p w14:paraId="2AF845EC" w14:textId="77777777" w:rsidR="00AE5F9A" w:rsidRPr="001F2132" w:rsidRDefault="00AE5F9A" w:rsidP="00AE5F9A">
      <w:pPr>
        <w:pStyle w:val="ListParagraph"/>
        <w:numPr>
          <w:ilvl w:val="0"/>
          <w:numId w:val="14"/>
        </w:numPr>
        <w:rPr>
          <w:rFonts w:cs="Times New Roman"/>
        </w:rPr>
      </w:pPr>
      <w:r w:rsidRPr="001F2132">
        <w:rPr>
          <w:rFonts w:cs="Times New Roman"/>
        </w:rPr>
        <w:t>Yes</w:t>
      </w:r>
    </w:p>
    <w:p w14:paraId="119F2669" w14:textId="77777777" w:rsidR="00AE5F9A" w:rsidRPr="001F2132" w:rsidRDefault="00AE5F9A" w:rsidP="00AE5F9A">
      <w:pPr>
        <w:pStyle w:val="ListParagraph"/>
        <w:numPr>
          <w:ilvl w:val="0"/>
          <w:numId w:val="11"/>
        </w:numPr>
        <w:ind w:left="709" w:hanging="425"/>
        <w:rPr>
          <w:rFonts w:cs="Times New Roman"/>
        </w:rPr>
      </w:pPr>
      <w:r w:rsidRPr="001F2132">
        <w:rPr>
          <w:rFonts w:cs="Times New Roman"/>
        </w:rPr>
        <w:t>If no, why did you stop using it?</w:t>
      </w:r>
    </w:p>
    <w:p w14:paraId="21913C0D" w14:textId="77777777" w:rsidR="00AE5F9A" w:rsidRPr="001F2132" w:rsidRDefault="00AE5F9A" w:rsidP="00AE5F9A">
      <w:pPr>
        <w:pStyle w:val="ListParagraph"/>
        <w:numPr>
          <w:ilvl w:val="0"/>
          <w:numId w:val="11"/>
        </w:numPr>
        <w:ind w:left="709" w:hanging="425"/>
        <w:rPr>
          <w:rFonts w:cs="Times New Roman"/>
        </w:rPr>
      </w:pPr>
      <w:r w:rsidRPr="001F2132">
        <w:rPr>
          <w:rFonts w:cs="Times New Roman"/>
        </w:rPr>
        <w:t>How long ago did you stop using it?</w:t>
      </w:r>
    </w:p>
    <w:p w14:paraId="5BB97126" w14:textId="77777777" w:rsidR="00AE5F9A" w:rsidRPr="001F2132" w:rsidRDefault="00AE5F9A" w:rsidP="00AE5F9A">
      <w:pPr>
        <w:pStyle w:val="ListParagraph"/>
        <w:numPr>
          <w:ilvl w:val="0"/>
          <w:numId w:val="11"/>
        </w:numPr>
        <w:ind w:left="709" w:hanging="425"/>
        <w:rPr>
          <w:rFonts w:cs="Times New Roman"/>
        </w:rPr>
      </w:pPr>
      <w:r w:rsidRPr="001F2132">
        <w:rPr>
          <w:rFonts w:cs="Times New Roman"/>
        </w:rPr>
        <w:lastRenderedPageBreak/>
        <w:t>Do you have a job that would prevent you from using a wrist-worn wearable during working hours?</w:t>
      </w:r>
    </w:p>
    <w:p w14:paraId="2C2360C5" w14:textId="4E5E4FA6" w:rsidR="00AE5F9A" w:rsidRPr="001F2132" w:rsidRDefault="00AE5F9A" w:rsidP="00AE5F9A">
      <w:pPr>
        <w:pStyle w:val="ListParagraph"/>
        <w:numPr>
          <w:ilvl w:val="0"/>
          <w:numId w:val="11"/>
        </w:numPr>
        <w:ind w:left="709" w:hanging="425"/>
        <w:rPr>
          <w:rFonts w:cs="Times New Roman"/>
        </w:rPr>
      </w:pPr>
      <w:r w:rsidRPr="001F2132">
        <w:rPr>
          <w:rFonts w:cs="Times New Roman"/>
        </w:rPr>
        <w:t>Do you have a job that prevents you from using a mobile phone for long periods of time?</w:t>
      </w:r>
    </w:p>
    <w:p w14:paraId="64443C8E" w14:textId="3D3C960F" w:rsidR="00AE5F9A" w:rsidRPr="001F2132" w:rsidRDefault="00AE5F9A" w:rsidP="003D2AD3">
      <w:pPr>
        <w:pStyle w:val="Heading3"/>
      </w:pPr>
      <w:r w:rsidRPr="001F2132">
        <w:t>2.0 Primary Outcome Assessments</w:t>
      </w:r>
    </w:p>
    <w:p w14:paraId="6A5E65AF" w14:textId="66D7FFE1" w:rsidR="00AE5F9A" w:rsidRPr="001F2132" w:rsidRDefault="00CD227A" w:rsidP="003D2AD3">
      <w:pPr>
        <w:pStyle w:val="Heading4"/>
      </w:pPr>
      <w:r w:rsidRPr="001F2132">
        <w:t>2.1</w:t>
      </w:r>
      <w:r w:rsidR="00AE5F9A" w:rsidRPr="001F2132">
        <w:t xml:space="preserve"> Inventory of Depressive Symptomatology – Self-Reported (IDS-SR)</w:t>
      </w:r>
    </w:p>
    <w:p w14:paraId="426FD0ED" w14:textId="77777777" w:rsidR="00AE5F9A" w:rsidRPr="001F2132" w:rsidRDefault="00AE5F9A" w:rsidP="00AE5F9A">
      <w:pPr>
        <w:jc w:val="both"/>
      </w:pPr>
      <w:r w:rsidRPr="001F2132">
        <w:br/>
        <w:t xml:space="preserve">Please indicate the one response to each item that best describes you for the past seven days. </w:t>
      </w:r>
    </w:p>
    <w:p w14:paraId="56AEF295" w14:textId="77777777" w:rsidR="00AE5F9A" w:rsidRPr="001F2132" w:rsidRDefault="00AE5F9A" w:rsidP="00AE5F9A">
      <w:pPr>
        <w:pStyle w:val="ListParagraph"/>
        <w:numPr>
          <w:ilvl w:val="0"/>
          <w:numId w:val="22"/>
        </w:numPr>
        <w:jc w:val="both"/>
        <w:rPr>
          <w:rFonts w:cs="Times New Roman"/>
        </w:rPr>
      </w:pPr>
      <w:r w:rsidRPr="001F2132">
        <w:rPr>
          <w:rFonts w:cs="Times New Roman"/>
        </w:rPr>
        <w:t>Falling asleep</w:t>
      </w:r>
    </w:p>
    <w:p w14:paraId="109D19D8" w14:textId="77777777" w:rsidR="00AE5F9A" w:rsidRPr="001F2132" w:rsidRDefault="00AE5F9A" w:rsidP="00AE5F9A">
      <w:pPr>
        <w:pStyle w:val="ListParagraph"/>
        <w:numPr>
          <w:ilvl w:val="1"/>
          <w:numId w:val="22"/>
        </w:numPr>
        <w:jc w:val="both"/>
        <w:rPr>
          <w:rFonts w:cs="Times New Roman"/>
        </w:rPr>
      </w:pPr>
      <w:r w:rsidRPr="001F2132">
        <w:rPr>
          <w:rFonts w:cs="Times New Roman"/>
        </w:rPr>
        <w:t>I never take longer than 30 minutes to fall asleep</w:t>
      </w:r>
    </w:p>
    <w:p w14:paraId="75F53388"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take at least 30 minutes to fall asleep, less than half the time. </w:t>
      </w:r>
    </w:p>
    <w:p w14:paraId="5AC6CDDC"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take at least 30 minutes to fall asleep, more than half the time. </w:t>
      </w:r>
    </w:p>
    <w:p w14:paraId="17D448AA"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take more than 60 minutes to fall asleep, more than half the time. </w:t>
      </w:r>
    </w:p>
    <w:p w14:paraId="45F47022"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Sleep during the night</w:t>
      </w:r>
    </w:p>
    <w:p w14:paraId="4D7EA20A"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I do not wake up at night</w:t>
      </w:r>
    </w:p>
    <w:p w14:paraId="0E1B43BC"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a restless, light sleep with a few brief awakenings each night. </w:t>
      </w:r>
    </w:p>
    <w:p w14:paraId="47023E91"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wake up at least once a night, but I go back to sleep easily. </w:t>
      </w:r>
    </w:p>
    <w:p w14:paraId="3C270E27"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awaken more than once a night and stay awake for 20 minutes or more, more than half the time. </w:t>
      </w:r>
    </w:p>
    <w:p w14:paraId="4156C0F7"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Waking up too early</w:t>
      </w:r>
    </w:p>
    <w:p w14:paraId="3835928E"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Most of the time, I awaken no more than 30 minutes before I need to get up. </w:t>
      </w:r>
    </w:p>
    <w:p w14:paraId="7A442EB8"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More than half the time, I awaken more than 30 minutes before I need to get up. </w:t>
      </w:r>
    </w:p>
    <w:p w14:paraId="24C14095"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almost always awaken at least one hour or so before I need to, but I go back to sleep eventually. </w:t>
      </w:r>
    </w:p>
    <w:p w14:paraId="24D751CC"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awaken at least one hour before I need to, and can’t go back to sleep. </w:t>
      </w:r>
    </w:p>
    <w:p w14:paraId="7369C564"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Sleeping too much</w:t>
      </w:r>
    </w:p>
    <w:p w14:paraId="3BC675B4"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sleep no longer than 7-8 hours per night without napping during the day. </w:t>
      </w:r>
    </w:p>
    <w:p w14:paraId="479E5547"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sleep no longer than 10 hours in a 24 hour period, including naps. </w:t>
      </w:r>
    </w:p>
    <w:p w14:paraId="203A6B4C"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sleep no longer than 12 hours in a 24-hour period, including naps. </w:t>
      </w:r>
    </w:p>
    <w:p w14:paraId="7C3308AA"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sleep longer than 12 hours in a 24-hour period, including naps. </w:t>
      </w:r>
    </w:p>
    <w:p w14:paraId="4CE05B97"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Feeling sad</w:t>
      </w:r>
    </w:p>
    <w:p w14:paraId="5626972E"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I do not feel sad</w:t>
      </w:r>
    </w:p>
    <w:p w14:paraId="2182AC0F"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I feel sad less than half the time</w:t>
      </w:r>
    </w:p>
    <w:p w14:paraId="2D0F87F4"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I feel sad more than half the time</w:t>
      </w:r>
    </w:p>
    <w:p w14:paraId="47DF6093"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feel sad nearly all of the time. </w:t>
      </w:r>
    </w:p>
    <w:p w14:paraId="5F88C570"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Feeling irritable</w:t>
      </w:r>
    </w:p>
    <w:p w14:paraId="1D0B31F5"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I do not feel irritable</w:t>
      </w:r>
    </w:p>
    <w:p w14:paraId="5188366E"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I feel irritable less than half the time</w:t>
      </w:r>
    </w:p>
    <w:p w14:paraId="719CFD2A"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I feel irritable more than half the time</w:t>
      </w:r>
    </w:p>
    <w:p w14:paraId="2EA920FB"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feel extremely irritable nearly all of the time. </w:t>
      </w:r>
    </w:p>
    <w:p w14:paraId="2963063E"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Feeling anxious or tense</w:t>
      </w:r>
    </w:p>
    <w:p w14:paraId="56F32FD2"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I do not feel anxious or tense</w:t>
      </w:r>
    </w:p>
    <w:p w14:paraId="4A7E6713"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I feel anxious (tense) less than half the time</w:t>
      </w:r>
    </w:p>
    <w:p w14:paraId="6E45314C"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I feel anxious (tense) more than half the time</w:t>
      </w:r>
    </w:p>
    <w:p w14:paraId="6F8111F0"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feel extremely anxious (tense) nearly all of the time. </w:t>
      </w:r>
    </w:p>
    <w:p w14:paraId="459A2297"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Response of your mood to good or desired events</w:t>
      </w:r>
    </w:p>
    <w:p w14:paraId="452DE52E"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My mood brightens to a normal level which lasts for several hours when good events occur. </w:t>
      </w:r>
    </w:p>
    <w:p w14:paraId="0CBDE5E3"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My mood brightens but I do not feel like my normal self when good events occur. </w:t>
      </w:r>
    </w:p>
    <w:p w14:paraId="6C28F693"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lastRenderedPageBreak/>
        <w:t xml:space="preserve">My mood brightens only somewhat to a rather limited range of desired events. </w:t>
      </w:r>
    </w:p>
    <w:p w14:paraId="7A885FAF"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My mood does not brighten at all, even when very good or desired events occur in my life.  </w:t>
      </w:r>
    </w:p>
    <w:p w14:paraId="5CCBA732"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Mood in relation to the time of day</w:t>
      </w:r>
    </w:p>
    <w:p w14:paraId="0BDA154A"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There is no regular relationship between my mood and the time of day. </w:t>
      </w:r>
    </w:p>
    <w:p w14:paraId="486F6F7B"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My mood often relates to the time of day because of environmental events (e.g., being alone, working). </w:t>
      </w:r>
    </w:p>
    <w:p w14:paraId="761492FA"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In general, my mood is more related to the time of day than to environmental events.  </w:t>
      </w:r>
    </w:p>
    <w:p w14:paraId="0E578419"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My mood is clearly and predictably better or worse at a particular time each day.   </w:t>
      </w:r>
    </w:p>
    <w:p w14:paraId="4E736F8C" w14:textId="77777777" w:rsidR="00AE5F9A" w:rsidRPr="001F2132" w:rsidRDefault="00AE5F9A" w:rsidP="00AE5F9A">
      <w:pPr>
        <w:ind w:left="720" w:hanging="720"/>
        <w:jc w:val="both"/>
      </w:pPr>
      <w:r w:rsidRPr="001F2132">
        <w:rPr>
          <w:sz w:val="20"/>
        </w:rPr>
        <w:t xml:space="preserve">9a.  </w:t>
      </w:r>
      <w:r w:rsidRPr="001F2132">
        <w:t>Is your mood typically worse in the morning, afternoon or night? (select one).</w:t>
      </w:r>
    </w:p>
    <w:p w14:paraId="3D8B3E1A" w14:textId="77777777" w:rsidR="00AE5F9A" w:rsidRPr="001F2132" w:rsidRDefault="00AE5F9A" w:rsidP="00AE5F9A">
      <w:pPr>
        <w:ind w:left="720" w:hanging="720"/>
        <w:jc w:val="both"/>
      </w:pPr>
      <w:r w:rsidRPr="001F2132">
        <w:rPr>
          <w:sz w:val="20"/>
        </w:rPr>
        <w:t xml:space="preserve">9b.  </w:t>
      </w:r>
      <w:r w:rsidRPr="001F2132">
        <w:t xml:space="preserve">Is your mood variation attributed to the environment? (yes or no) (select one). </w:t>
      </w:r>
    </w:p>
    <w:p w14:paraId="21DA4908"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The quality of your mood</w:t>
      </w:r>
    </w:p>
    <w:p w14:paraId="4E308CB9"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The mood (internal feelings) that I experience is very much a normal mood. </w:t>
      </w:r>
    </w:p>
    <w:p w14:paraId="379386B9"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My mood is sad, but this sadness is pretty much like the sad mood I would feel if someone close to me died or left. </w:t>
      </w:r>
    </w:p>
    <w:p w14:paraId="31A4482A"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My mood is sad, but this sadness has a rather different quality to it than the sadness I would feel if someone close to me died or left.   </w:t>
      </w:r>
    </w:p>
    <w:p w14:paraId="06714EC0"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My mood is sad, but this sadness is different from the type of sadness associated with grief or loss.    </w:t>
      </w:r>
    </w:p>
    <w:p w14:paraId="43E6C6E9" w14:textId="77777777" w:rsidR="00AE5F9A" w:rsidRPr="001F2132" w:rsidRDefault="00AE5F9A" w:rsidP="00AE5F9A">
      <w:pPr>
        <w:ind w:left="720" w:hanging="720"/>
        <w:jc w:val="both"/>
      </w:pPr>
      <w:r w:rsidRPr="001F2132">
        <w:t>Please complete 11 or 12 (not both)</w:t>
      </w:r>
    </w:p>
    <w:p w14:paraId="0769A41A"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Decreased appetite</w:t>
      </w:r>
    </w:p>
    <w:p w14:paraId="7AC9298C"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There is no change in my usual appetite.  </w:t>
      </w:r>
    </w:p>
    <w:p w14:paraId="124BD13B"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eat somewhat less often or lesser amounts of food than usual.  </w:t>
      </w:r>
    </w:p>
    <w:p w14:paraId="01A6712B"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eat much less than usual and only with personal effort.    </w:t>
      </w:r>
    </w:p>
    <w:p w14:paraId="695042F4"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rarely eat within a 24-hour period, and only with extreme personal effort or when others persuade me to eat. </w:t>
      </w:r>
    </w:p>
    <w:p w14:paraId="47257DA8"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Increased appetite</w:t>
      </w:r>
    </w:p>
    <w:p w14:paraId="0452745F"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There is no change in my usual appetite.</w:t>
      </w:r>
    </w:p>
    <w:p w14:paraId="6A4707EC"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feel a need to eat more frequently than usual.   </w:t>
      </w:r>
    </w:p>
    <w:p w14:paraId="4207D767"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regularly eat more often and/or greater amounts of food than usual.     </w:t>
      </w:r>
    </w:p>
    <w:p w14:paraId="41DF6F1F"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feel driven to overeat both at mealtime and between meals. </w:t>
      </w:r>
    </w:p>
    <w:p w14:paraId="33B6D6E6" w14:textId="77777777" w:rsidR="00AE5F9A" w:rsidRPr="001F2132" w:rsidRDefault="00AE5F9A" w:rsidP="00AE5F9A">
      <w:pPr>
        <w:ind w:left="720" w:hanging="720"/>
        <w:jc w:val="both"/>
      </w:pPr>
      <w:r w:rsidRPr="001F2132">
        <w:t>Please complete either 13 or 14 (not both)</w:t>
      </w:r>
    </w:p>
    <w:p w14:paraId="085EF8D8"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Within the last two weeks:</w:t>
      </w:r>
    </w:p>
    <w:p w14:paraId="3E7D2E4A"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I have not had a change in my weight</w:t>
      </w:r>
    </w:p>
    <w:p w14:paraId="6365B315"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feel as if I’ve had a slight weight loss   </w:t>
      </w:r>
    </w:p>
    <w:p w14:paraId="4F94238A"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lost 2 pounds (1 kg) or more     </w:t>
      </w:r>
    </w:p>
    <w:p w14:paraId="01244917"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lost 5 pounds (2.5 kg) or more </w:t>
      </w:r>
    </w:p>
    <w:p w14:paraId="6814B6AB"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Within the last two weeks:</w:t>
      </w:r>
    </w:p>
    <w:p w14:paraId="7DB0AA9D"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not had a change in my weight  </w:t>
      </w:r>
    </w:p>
    <w:p w14:paraId="7D8E554C"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feel as if I’ve had a slight weight gain   </w:t>
      </w:r>
    </w:p>
    <w:p w14:paraId="586B4602"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gained 2 pounds (1kg) or more     </w:t>
      </w:r>
    </w:p>
    <w:p w14:paraId="2669AF3E"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gained 5 pounds (2.5 kg) or more </w:t>
      </w:r>
    </w:p>
    <w:p w14:paraId="3F74A24F"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Concentration/decision making</w:t>
      </w:r>
    </w:p>
    <w:p w14:paraId="788380CB"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There is no change in my usual capacity to concentrate or make decisions.   </w:t>
      </w:r>
    </w:p>
    <w:p w14:paraId="67F0F29D"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occasionally feel indecisive or find that my attention wanders. </w:t>
      </w:r>
    </w:p>
    <w:p w14:paraId="21986F71"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Most of the time, I struggle to focus my attention or to make decisions. </w:t>
      </w:r>
    </w:p>
    <w:p w14:paraId="6FF805EF"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cannot concentrate well enough to read or cannot make even minor decisions. </w:t>
      </w:r>
    </w:p>
    <w:p w14:paraId="19089165"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View of myself</w:t>
      </w:r>
    </w:p>
    <w:p w14:paraId="78BE94FF"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see myself as equally worthwhile and deserving as other people.    </w:t>
      </w:r>
    </w:p>
    <w:p w14:paraId="4266FB83"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lastRenderedPageBreak/>
        <w:t xml:space="preserve">I am more self-blaming than usual. </w:t>
      </w:r>
    </w:p>
    <w:p w14:paraId="03CBBA9E"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largely believe that I cause problems for others.  </w:t>
      </w:r>
    </w:p>
    <w:p w14:paraId="39C2F3B3"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think almost constantly about major and minor defects in myself. </w:t>
      </w:r>
    </w:p>
    <w:p w14:paraId="070BEBA1"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View of my future</w:t>
      </w:r>
    </w:p>
    <w:p w14:paraId="6F5B2B8B"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an optimistic view of my future.     </w:t>
      </w:r>
    </w:p>
    <w:p w14:paraId="17A26C35"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am occasionally pessimistic about my future, but for the most part I believe things will get better.  </w:t>
      </w:r>
    </w:p>
    <w:p w14:paraId="4D1DF8B5"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I’m pretty certain that my immediate future (1-2 months) does not hold much promise of good things for me.   </w:t>
      </w:r>
    </w:p>
    <w:p w14:paraId="11DB0E39"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see no hope of anything good happening to me anytime in the future.  </w:t>
      </w:r>
    </w:p>
    <w:p w14:paraId="1BBD6BB6"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Thoughts of death or suicide</w:t>
      </w:r>
    </w:p>
    <w:p w14:paraId="4CD9F823"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do not think of suicide or death.    </w:t>
      </w:r>
    </w:p>
    <w:p w14:paraId="61113A71"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feel that life is empty or wonder if it’s worth living. </w:t>
      </w:r>
    </w:p>
    <w:p w14:paraId="6CFBF82F"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think of suicide or death several times a week for several minutes. </w:t>
      </w:r>
    </w:p>
    <w:p w14:paraId="196D1BF0"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think of suicide or death several times a day in some detail, or I have made specific plans for suicide or have actually tried to take my life.  </w:t>
      </w:r>
    </w:p>
    <w:p w14:paraId="09D57938"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General interest</w:t>
      </w:r>
    </w:p>
    <w:p w14:paraId="5D980134"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There is no change from usual in how interested I am in other people or activities.     </w:t>
      </w:r>
    </w:p>
    <w:p w14:paraId="2B731A02"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notice that I am less interested in people or activities.  </w:t>
      </w:r>
    </w:p>
    <w:p w14:paraId="79B98AB3"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find I have interest in only one or two of my formerly pursued activities.    </w:t>
      </w:r>
    </w:p>
    <w:p w14:paraId="5E0AFC45"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virtually no interest in formerly pursued activities. </w:t>
      </w:r>
    </w:p>
    <w:p w14:paraId="667CDE06"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Energy level</w:t>
      </w:r>
    </w:p>
    <w:p w14:paraId="5F5E68CA"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There is no change in my usual level of energy. </w:t>
      </w:r>
    </w:p>
    <w:p w14:paraId="43E6FAB4"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get tired more easily than usual.   </w:t>
      </w:r>
    </w:p>
    <w:p w14:paraId="0F2CA5C2"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to make a big effort to start or finish my usual daily activities (e.g. shopping, homework, cooking or going to work).     </w:t>
      </w:r>
    </w:p>
    <w:p w14:paraId="3EDFB933"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really cannot carry our most of my usual daily activities because I just don’t have the energy.  </w:t>
      </w:r>
    </w:p>
    <w:p w14:paraId="27D0BC6F"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Capacity for pleasure or enjoyment (excluding sex)</w:t>
      </w:r>
    </w:p>
    <w:p w14:paraId="0DD9BF2D"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enjoy pleasurable activities just as much as usual.      </w:t>
      </w:r>
    </w:p>
    <w:p w14:paraId="7587D472"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do not feel my usual sense of enjoyment from pleasurable activities.   </w:t>
      </w:r>
    </w:p>
    <w:p w14:paraId="76EE14F8"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rarely get a feeling of pleasure from any activity.     </w:t>
      </w:r>
    </w:p>
    <w:p w14:paraId="26A75C2A"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am unable to get pleasure or enjoyment from anything. </w:t>
      </w:r>
    </w:p>
    <w:p w14:paraId="7D878AA6"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Interest in sex (please rate interest not activity)</w:t>
      </w:r>
    </w:p>
    <w:p w14:paraId="53DF08E0"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I’m just as interested in sex as usual.     </w:t>
      </w:r>
    </w:p>
    <w:p w14:paraId="2E645BE8"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My interest in sex is somewhat less than usual or I do not get the same pleasure from sex as I used to.   </w:t>
      </w:r>
    </w:p>
    <w:p w14:paraId="5B26A7A6"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little desire for or rarely derive pleasure from sex.     </w:t>
      </w:r>
    </w:p>
    <w:p w14:paraId="74FA795F"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absolutely no interest in or derive no pleasure from sex.  </w:t>
      </w:r>
    </w:p>
    <w:p w14:paraId="480F2B32"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Feeling slowed down</w:t>
      </w:r>
    </w:p>
    <w:p w14:paraId="08F8F668"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think, speak, and move at my usual rate of speed.      </w:t>
      </w:r>
    </w:p>
    <w:p w14:paraId="5211B412"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find that my thinking is slowed down or my voice sounds dull or flat.   </w:t>
      </w:r>
    </w:p>
    <w:p w14:paraId="0C35EA8A"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It takes me several seconds to respond to most questions and I’m sure my thinking is slowed. </w:t>
      </w:r>
    </w:p>
    <w:p w14:paraId="0B735500"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am often unable to respond to questions without extreme effort. </w:t>
      </w:r>
    </w:p>
    <w:p w14:paraId="6290A28F"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Feeling restless</w:t>
      </w:r>
    </w:p>
    <w:p w14:paraId="61B945AD"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do not feel restless      </w:t>
      </w:r>
    </w:p>
    <w:p w14:paraId="1BB2F61C"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I’m often fidgety, wring my hands, or need to shift how I’m sitting.    </w:t>
      </w:r>
    </w:p>
    <w:p w14:paraId="3B98581B"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impulses to move about and am quite restless.  </w:t>
      </w:r>
    </w:p>
    <w:p w14:paraId="5E78C5AB"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At times, I am unable to stay seated and need to pace around. </w:t>
      </w:r>
    </w:p>
    <w:p w14:paraId="5A44245C"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Aches and pains</w:t>
      </w:r>
    </w:p>
    <w:p w14:paraId="0333C534"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lastRenderedPageBreak/>
        <w:t xml:space="preserve">I don’t have any feeling of heaviness in my arms or legs and I don’t have any aches or pains.       </w:t>
      </w:r>
    </w:p>
    <w:p w14:paraId="7420FEF4"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Sometimes I get headaches or pains in my stomach, back or joints but these pains are only sometimes.    </w:t>
      </w:r>
    </w:p>
    <w:p w14:paraId="30E1D725"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It takes me several seconds to respond to most questions and I’m sure my thinking is slowed. </w:t>
      </w:r>
    </w:p>
    <w:p w14:paraId="630784A0"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am often unable to respond to questions without extreme effort. </w:t>
      </w:r>
    </w:p>
    <w:p w14:paraId="3277D454"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Other bodily symptoms</w:t>
      </w:r>
    </w:p>
    <w:p w14:paraId="3A196B10"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I don't have any of these symptoms: heart pounding fast, blurred vision, sweating, hot and cold flashes, chest pain, heart turning over in my chest, ringing in my ears, or shaking</w:t>
      </w:r>
    </w:p>
    <w:p w14:paraId="7C2D28C3"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some of these symptoms but they are mild and are present only sometimes.    </w:t>
      </w:r>
    </w:p>
    <w:p w14:paraId="6B81CCE1"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several of these symptoms and they bother me quite a lot.  </w:t>
      </w:r>
    </w:p>
    <w:p w14:paraId="6D9DC04F"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several of these symptoms and when they occur I have to stop doing whatever I am doing.  </w:t>
      </w:r>
    </w:p>
    <w:p w14:paraId="57E7782E"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Panic/phobic symptoms</w:t>
      </w:r>
    </w:p>
    <w:p w14:paraId="65FA62B0"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I have no spells of panic of specific fears (phobia) (such as animals of heights)</w:t>
      </w:r>
    </w:p>
    <w:p w14:paraId="51A8DBF1"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mild panic episodes or fears that do not usually change my behaviour or stop me from functioning.     </w:t>
      </w:r>
    </w:p>
    <w:p w14:paraId="560A9CDE"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significant panic episodes or fears that force me to change my behaviour but do not stop me from functioning.   </w:t>
      </w:r>
    </w:p>
    <w:p w14:paraId="7030D533"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panic episodes at least once a week or severe fears that stop me from carrying on my daily activities.   </w:t>
      </w:r>
    </w:p>
    <w:p w14:paraId="1C6FFC97"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Constipation/diarrhoea</w:t>
      </w:r>
    </w:p>
    <w:p w14:paraId="0F39F876"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There is no change in my usual bowel habits. </w:t>
      </w:r>
    </w:p>
    <w:p w14:paraId="3DFD84E9"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intermittent constipation or diarrhoea which is mild.      </w:t>
      </w:r>
    </w:p>
    <w:p w14:paraId="41E0A168"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intermittent constipation or diarrhoea most of the time but it does not interfere with my day-to-day functioning. </w:t>
      </w:r>
    </w:p>
    <w:p w14:paraId="619CE68D"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constipation or diarrhoea for which I take medicating or which interferes with my day-to-day activities. </w:t>
      </w:r>
    </w:p>
    <w:p w14:paraId="5B458BE8"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Interpersonal sensitivity</w:t>
      </w:r>
    </w:p>
    <w:p w14:paraId="16153793"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not felt easily rejected, slighted, criticised or hurt by others at all.  </w:t>
      </w:r>
    </w:p>
    <w:p w14:paraId="4701B248"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occasionally felt rejected, slighted, criticised or hurt by others.       </w:t>
      </w:r>
    </w:p>
    <w:p w14:paraId="2721509F"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often felt rejected, slighted, criticised or hurt by others, but these feelings have only had slight effects on my relationships or work. </w:t>
      </w:r>
    </w:p>
    <w:p w14:paraId="441E9CC8"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often felt rejected, slighted, criticised or hurt by others and these feelings have impaired my relationships and work. </w:t>
      </w:r>
    </w:p>
    <w:p w14:paraId="65718743" w14:textId="77777777" w:rsidR="00AE5F9A" w:rsidRPr="001F2132" w:rsidRDefault="00AE5F9A" w:rsidP="00AE5F9A">
      <w:pPr>
        <w:pStyle w:val="ListParagraph"/>
        <w:numPr>
          <w:ilvl w:val="0"/>
          <w:numId w:val="22"/>
        </w:numPr>
        <w:spacing w:line="240" w:lineRule="auto"/>
        <w:jc w:val="both"/>
        <w:rPr>
          <w:rFonts w:cs="Times New Roman"/>
        </w:rPr>
      </w:pPr>
      <w:r w:rsidRPr="001F2132">
        <w:rPr>
          <w:rFonts w:cs="Times New Roman"/>
        </w:rPr>
        <w:t>Leaded paralysis/physical energy</w:t>
      </w:r>
    </w:p>
    <w:p w14:paraId="4F5EF0AD"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 xml:space="preserve">I have not experiences the physical sensation of feeling weighted down and without physical energy.   </w:t>
      </w:r>
    </w:p>
    <w:p w14:paraId="084406CD"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I have occasionally experienced periods of feeling physically weighted down and without physical energy, but without a negative effect on work, school, or activity level.</w:t>
      </w:r>
    </w:p>
    <w:p w14:paraId="34C593CE"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I feel physically weighted down (without physical energy) more than half the time.</w:t>
      </w:r>
    </w:p>
    <w:p w14:paraId="1AC41B8E" w14:textId="77777777" w:rsidR="00AE5F9A" w:rsidRPr="001F2132" w:rsidRDefault="00AE5F9A" w:rsidP="00AE5F9A">
      <w:pPr>
        <w:pStyle w:val="ListParagraph"/>
        <w:numPr>
          <w:ilvl w:val="1"/>
          <w:numId w:val="22"/>
        </w:numPr>
        <w:spacing w:line="240" w:lineRule="auto"/>
        <w:jc w:val="both"/>
        <w:rPr>
          <w:rFonts w:cs="Times New Roman"/>
        </w:rPr>
      </w:pPr>
      <w:r w:rsidRPr="001F2132">
        <w:rPr>
          <w:rFonts w:cs="Times New Roman"/>
        </w:rPr>
        <w:t>I feel physically weighted down (without physical energy) most of the time, several hours per day, several days per week.</w:t>
      </w:r>
    </w:p>
    <w:p w14:paraId="7061E8A1" w14:textId="7D8B2861" w:rsidR="00AE5F9A" w:rsidRPr="001F2132" w:rsidRDefault="00CD227A" w:rsidP="003D2AD3">
      <w:pPr>
        <w:pStyle w:val="Heading4"/>
      </w:pPr>
      <w:r w:rsidRPr="001F2132">
        <w:t xml:space="preserve">2.2 </w:t>
      </w:r>
      <w:r w:rsidR="00AE5F9A" w:rsidRPr="001F2132">
        <w:t xml:space="preserve"> World Health Organisation Composite International Diagnostic Interview -Short Form</w:t>
      </w:r>
    </w:p>
    <w:p w14:paraId="16F2C6FB" w14:textId="77777777" w:rsidR="00AE5F9A" w:rsidRPr="001F2132" w:rsidRDefault="00AE5F9A" w:rsidP="00AE5F9A">
      <w:pPr>
        <w:pStyle w:val="ListParagraph"/>
        <w:numPr>
          <w:ilvl w:val="0"/>
          <w:numId w:val="23"/>
        </w:numPr>
        <w:rPr>
          <w:rFonts w:cs="Times New Roman"/>
        </w:rPr>
      </w:pPr>
      <w:r w:rsidRPr="001F2132">
        <w:rPr>
          <w:rFonts w:cs="Times New Roman"/>
        </w:rPr>
        <w:t xml:space="preserve">Since your last assessment, has there been a period when you felt sad, empty or depressed for </w:t>
      </w:r>
      <w:r w:rsidRPr="001F2132">
        <w:rPr>
          <w:rFonts w:cs="Times New Roman"/>
          <w:u w:val="single"/>
        </w:rPr>
        <w:t>two weeks or longer</w:t>
      </w:r>
      <w:r w:rsidRPr="001F2132">
        <w:rPr>
          <w:rFonts w:cs="Times New Roman"/>
          <w:b/>
          <w:bCs/>
        </w:rPr>
        <w:t>?</w:t>
      </w:r>
      <w:r w:rsidRPr="001F2132">
        <w:rPr>
          <w:rFonts w:cs="Times New Roman"/>
        </w:rPr>
        <w:t xml:space="preserve"> </w:t>
      </w:r>
    </w:p>
    <w:p w14:paraId="7AC84074" w14:textId="77777777" w:rsidR="00AE5F9A" w:rsidRPr="001F2132" w:rsidRDefault="00AE5F9A" w:rsidP="00AE5F9A">
      <w:pPr>
        <w:pStyle w:val="ListParagraph"/>
        <w:numPr>
          <w:ilvl w:val="1"/>
          <w:numId w:val="23"/>
        </w:numPr>
        <w:rPr>
          <w:rFonts w:cs="Times New Roman"/>
        </w:rPr>
      </w:pPr>
      <w:r w:rsidRPr="001F2132">
        <w:rPr>
          <w:rFonts w:cs="Times New Roman"/>
        </w:rPr>
        <w:t>Yes</w:t>
      </w:r>
    </w:p>
    <w:p w14:paraId="6F5DA7F6" w14:textId="77777777" w:rsidR="00AE5F9A" w:rsidRPr="001F2132" w:rsidRDefault="00AE5F9A" w:rsidP="00AE5F9A">
      <w:pPr>
        <w:pStyle w:val="ListParagraph"/>
        <w:numPr>
          <w:ilvl w:val="1"/>
          <w:numId w:val="23"/>
        </w:numPr>
        <w:rPr>
          <w:rFonts w:cs="Times New Roman"/>
        </w:rPr>
      </w:pPr>
      <w:r w:rsidRPr="001F2132">
        <w:rPr>
          <w:rFonts w:cs="Times New Roman"/>
        </w:rPr>
        <w:t>No (</w:t>
      </w:r>
      <w:r w:rsidRPr="001F2132">
        <w:rPr>
          <w:rFonts w:cs="Times New Roman"/>
          <w:b/>
        </w:rPr>
        <w:t>go to question 3</w:t>
      </w:r>
      <w:r w:rsidRPr="001F2132">
        <w:rPr>
          <w:rFonts w:cs="Times New Roman"/>
        </w:rPr>
        <w:t>)</w:t>
      </w:r>
    </w:p>
    <w:p w14:paraId="77017217" w14:textId="77777777" w:rsidR="00AE5F9A" w:rsidRPr="001F2132" w:rsidRDefault="00AE5F9A" w:rsidP="00AE5F9A">
      <w:pPr>
        <w:pStyle w:val="ListParagraph"/>
        <w:numPr>
          <w:ilvl w:val="0"/>
          <w:numId w:val="23"/>
        </w:numPr>
        <w:rPr>
          <w:rFonts w:eastAsia="Arial" w:cs="Times New Roman"/>
        </w:rPr>
      </w:pPr>
      <w:r w:rsidRPr="001F2132">
        <w:rPr>
          <w:rFonts w:cs="Times New Roman"/>
        </w:rPr>
        <w:lastRenderedPageBreak/>
        <w:t xml:space="preserve">For the next question, think about a </w:t>
      </w:r>
      <w:r w:rsidRPr="001F2132">
        <w:rPr>
          <w:rFonts w:cs="Times New Roman"/>
          <w:u w:val="single"/>
        </w:rPr>
        <w:t>period of two weeks</w:t>
      </w:r>
      <w:r w:rsidRPr="001F2132">
        <w:rPr>
          <w:rFonts w:cs="Times New Roman"/>
        </w:rPr>
        <w:t xml:space="preserve"> since your last assessment when these feelings were </w:t>
      </w:r>
      <w:r w:rsidRPr="001F2132">
        <w:rPr>
          <w:rFonts w:cs="Times New Roman"/>
          <w:u w:val="single"/>
        </w:rPr>
        <w:t>worst</w:t>
      </w:r>
      <w:r w:rsidRPr="001F2132">
        <w:rPr>
          <w:rFonts w:cs="Times New Roman"/>
        </w:rPr>
        <w:t>. During this period of two weeks, how often did you feel this way?</w:t>
      </w:r>
      <w:r w:rsidRPr="001F2132">
        <w:rPr>
          <w:rFonts w:eastAsia="Arial" w:cs="Times New Roman"/>
        </w:rPr>
        <w:t xml:space="preserve"> </w:t>
      </w:r>
    </w:p>
    <w:p w14:paraId="0D82C196" w14:textId="77777777" w:rsidR="00AE5F9A" w:rsidRPr="001F2132" w:rsidRDefault="00AE5F9A" w:rsidP="00AE5F9A">
      <w:pPr>
        <w:pStyle w:val="ListParagraph"/>
        <w:numPr>
          <w:ilvl w:val="1"/>
          <w:numId w:val="23"/>
        </w:numPr>
        <w:rPr>
          <w:rFonts w:eastAsia="Arial" w:cs="Times New Roman"/>
        </w:rPr>
      </w:pPr>
      <w:r w:rsidRPr="001F2132">
        <w:rPr>
          <w:rFonts w:eastAsia="Arial" w:cs="Times New Roman"/>
        </w:rPr>
        <w:t>Almost every day, most of the day (</w:t>
      </w:r>
      <w:r w:rsidRPr="001F2132">
        <w:rPr>
          <w:rFonts w:eastAsia="Arial" w:cs="Times New Roman"/>
          <w:b/>
        </w:rPr>
        <w:t>go to question 5</w:t>
      </w:r>
      <w:r w:rsidRPr="001F2132">
        <w:rPr>
          <w:rFonts w:eastAsia="Arial" w:cs="Times New Roman"/>
        </w:rPr>
        <w:t>)</w:t>
      </w:r>
    </w:p>
    <w:p w14:paraId="6C495A40" w14:textId="77777777" w:rsidR="00AE5F9A" w:rsidRPr="001F2132" w:rsidRDefault="00AE5F9A" w:rsidP="00AE5F9A">
      <w:pPr>
        <w:pStyle w:val="ListParagraph"/>
        <w:numPr>
          <w:ilvl w:val="1"/>
          <w:numId w:val="23"/>
        </w:numPr>
        <w:rPr>
          <w:rFonts w:eastAsia="Arial" w:cs="Times New Roman"/>
        </w:rPr>
      </w:pPr>
      <w:r w:rsidRPr="001F2132">
        <w:rPr>
          <w:rFonts w:eastAsia="Arial" w:cs="Times New Roman"/>
        </w:rPr>
        <w:t>Less often</w:t>
      </w:r>
    </w:p>
    <w:p w14:paraId="55184362" w14:textId="77777777" w:rsidR="00AE5F9A" w:rsidRPr="001F2132" w:rsidRDefault="00AE5F9A" w:rsidP="00AE5F9A">
      <w:pPr>
        <w:pStyle w:val="ListParagraph"/>
        <w:numPr>
          <w:ilvl w:val="0"/>
          <w:numId w:val="23"/>
        </w:numPr>
        <w:rPr>
          <w:rFonts w:eastAsia="Arial" w:cs="Times New Roman"/>
        </w:rPr>
      </w:pPr>
      <w:r w:rsidRPr="001F2132">
        <w:rPr>
          <w:rFonts w:cs="Times New Roman"/>
        </w:rPr>
        <w:t xml:space="preserve">Since your last assessment, has there been a period lasting </w:t>
      </w:r>
      <w:r w:rsidRPr="001F2132">
        <w:rPr>
          <w:rFonts w:cs="Times New Roman"/>
          <w:u w:val="single"/>
        </w:rPr>
        <w:t>two weeks or more</w:t>
      </w:r>
      <w:r w:rsidRPr="001F2132">
        <w:rPr>
          <w:rFonts w:cs="Times New Roman"/>
        </w:rPr>
        <w:t xml:space="preserve"> when you lost interest in most things like hobbies, work, or activities that usually give you pleasure? </w:t>
      </w:r>
    </w:p>
    <w:p w14:paraId="1EDDE371" w14:textId="77777777" w:rsidR="00AE5F9A" w:rsidRPr="001F2132" w:rsidRDefault="00AE5F9A" w:rsidP="00AE5F9A">
      <w:pPr>
        <w:pStyle w:val="ListParagraph"/>
        <w:numPr>
          <w:ilvl w:val="1"/>
          <w:numId w:val="23"/>
        </w:numPr>
        <w:rPr>
          <w:rFonts w:eastAsia="Arial" w:cs="Times New Roman"/>
        </w:rPr>
      </w:pPr>
      <w:r w:rsidRPr="001F2132">
        <w:rPr>
          <w:rFonts w:cs="Times New Roman"/>
        </w:rPr>
        <w:t>Yes</w:t>
      </w:r>
    </w:p>
    <w:p w14:paraId="416B1B8D" w14:textId="77777777" w:rsidR="00AE5F9A" w:rsidRPr="001F2132" w:rsidRDefault="00AE5F9A" w:rsidP="00AE5F9A">
      <w:pPr>
        <w:pStyle w:val="ListParagraph"/>
        <w:numPr>
          <w:ilvl w:val="1"/>
          <w:numId w:val="23"/>
        </w:numPr>
        <w:rPr>
          <w:rFonts w:eastAsia="Arial" w:cs="Times New Roman"/>
        </w:rPr>
      </w:pPr>
      <w:r w:rsidRPr="001F2132">
        <w:rPr>
          <w:rFonts w:cs="Times New Roman"/>
        </w:rPr>
        <w:t>No (</w:t>
      </w:r>
      <w:r w:rsidRPr="001F2132">
        <w:rPr>
          <w:rFonts w:cs="Times New Roman"/>
          <w:b/>
        </w:rPr>
        <w:t>go to question 26</w:t>
      </w:r>
      <w:r w:rsidRPr="001F2132">
        <w:rPr>
          <w:rFonts w:cs="Times New Roman"/>
        </w:rPr>
        <w:t>)</w:t>
      </w:r>
    </w:p>
    <w:p w14:paraId="450CBE39" w14:textId="77777777" w:rsidR="00AE5F9A" w:rsidRPr="001F2132" w:rsidRDefault="00AE5F9A" w:rsidP="00AE5F9A">
      <w:pPr>
        <w:pStyle w:val="ListParagraph"/>
        <w:numPr>
          <w:ilvl w:val="0"/>
          <w:numId w:val="23"/>
        </w:numPr>
        <w:rPr>
          <w:rFonts w:eastAsia="Arial" w:cs="Times New Roman"/>
        </w:rPr>
      </w:pPr>
      <w:r w:rsidRPr="001F2132">
        <w:rPr>
          <w:rFonts w:cs="Times New Roman"/>
        </w:rPr>
        <w:t xml:space="preserve">For the next question, think about the </w:t>
      </w:r>
      <w:r w:rsidRPr="001F2132">
        <w:rPr>
          <w:rFonts w:cs="Times New Roman"/>
          <w:u w:val="single"/>
        </w:rPr>
        <w:t>period of two weeks</w:t>
      </w:r>
      <w:r w:rsidRPr="001F2132">
        <w:rPr>
          <w:rFonts w:cs="Times New Roman"/>
        </w:rPr>
        <w:t xml:space="preserve"> since your last assessment when your loss of interest was </w:t>
      </w:r>
      <w:r w:rsidRPr="001F2132">
        <w:rPr>
          <w:rFonts w:cs="Times New Roman"/>
          <w:u w:val="single"/>
        </w:rPr>
        <w:t>worst</w:t>
      </w:r>
      <w:r w:rsidRPr="001F2132">
        <w:rPr>
          <w:rFonts w:cs="Times New Roman"/>
        </w:rPr>
        <w:t>. During this period of two weeks, how often did you feel this way?</w:t>
      </w:r>
    </w:p>
    <w:p w14:paraId="14EA6DEC" w14:textId="77777777" w:rsidR="00AE5F9A" w:rsidRPr="001F2132" w:rsidRDefault="00AE5F9A" w:rsidP="00AE5F9A">
      <w:pPr>
        <w:pStyle w:val="ListParagraph"/>
        <w:numPr>
          <w:ilvl w:val="1"/>
          <w:numId w:val="23"/>
        </w:numPr>
        <w:rPr>
          <w:rFonts w:eastAsia="Arial" w:cs="Times New Roman"/>
        </w:rPr>
      </w:pPr>
      <w:r w:rsidRPr="001F2132">
        <w:rPr>
          <w:rFonts w:cs="Times New Roman"/>
        </w:rPr>
        <w:t>Almost every day, most of the day</w:t>
      </w:r>
      <w:r w:rsidRPr="001F2132">
        <w:rPr>
          <w:rFonts w:eastAsia="Arial" w:cs="Times New Roman"/>
        </w:rPr>
        <w:t xml:space="preserve"> (</w:t>
      </w:r>
      <w:r w:rsidRPr="001F2132">
        <w:rPr>
          <w:rFonts w:eastAsia="Arial" w:cs="Times New Roman"/>
          <w:b/>
        </w:rPr>
        <w:t>go to question 7</w:t>
      </w:r>
      <w:r w:rsidRPr="001F2132">
        <w:rPr>
          <w:rFonts w:eastAsia="Arial" w:cs="Times New Roman"/>
        </w:rPr>
        <w:t>)</w:t>
      </w:r>
    </w:p>
    <w:p w14:paraId="0087A8B7" w14:textId="77777777" w:rsidR="00AE5F9A" w:rsidRPr="001F2132" w:rsidRDefault="00AE5F9A" w:rsidP="00AE5F9A">
      <w:pPr>
        <w:pStyle w:val="ListParagraph"/>
        <w:numPr>
          <w:ilvl w:val="1"/>
          <w:numId w:val="23"/>
        </w:numPr>
        <w:rPr>
          <w:rFonts w:eastAsia="Arial" w:cs="Times New Roman"/>
        </w:rPr>
      </w:pPr>
      <w:r w:rsidRPr="001F2132">
        <w:rPr>
          <w:rFonts w:eastAsia="Arial" w:cs="Times New Roman"/>
        </w:rPr>
        <w:t>Less often (</w:t>
      </w:r>
      <w:r w:rsidRPr="001F2132">
        <w:rPr>
          <w:rFonts w:eastAsia="Arial" w:cs="Times New Roman"/>
          <w:b/>
        </w:rPr>
        <w:t>go to question 26</w:t>
      </w:r>
      <w:r w:rsidRPr="001F2132">
        <w:rPr>
          <w:rFonts w:eastAsia="Arial" w:cs="Times New Roman"/>
        </w:rPr>
        <w:t>)</w:t>
      </w:r>
    </w:p>
    <w:p w14:paraId="6F602DDF" w14:textId="77777777" w:rsidR="00AE5F9A" w:rsidRPr="001F2132" w:rsidRDefault="00AE5F9A" w:rsidP="00AE5F9A">
      <w:pPr>
        <w:pStyle w:val="ListParagraph"/>
        <w:numPr>
          <w:ilvl w:val="0"/>
          <w:numId w:val="23"/>
        </w:numPr>
        <w:rPr>
          <w:rFonts w:eastAsia="Arial" w:cs="Times New Roman"/>
        </w:rPr>
      </w:pPr>
      <w:r w:rsidRPr="001F2132">
        <w:rPr>
          <w:rFonts w:cs="Times New Roman"/>
        </w:rPr>
        <w:t xml:space="preserve">During this period that you felt sad, empty or depressed, did you have a period lasting </w:t>
      </w:r>
      <w:r w:rsidRPr="001F2132">
        <w:rPr>
          <w:rFonts w:cs="Times New Roman"/>
          <w:u w:val="single"/>
        </w:rPr>
        <w:t>two weeks or more</w:t>
      </w:r>
      <w:r w:rsidRPr="001F2132">
        <w:rPr>
          <w:rFonts w:cs="Times New Roman"/>
        </w:rPr>
        <w:t xml:space="preserve"> when you lost interest in most things like hobbies, work, or activities that usually give you pleasure?</w:t>
      </w:r>
    </w:p>
    <w:p w14:paraId="57CCC976" w14:textId="77777777" w:rsidR="00AE5F9A" w:rsidRPr="001F2132" w:rsidRDefault="00AE5F9A" w:rsidP="00AE5F9A">
      <w:pPr>
        <w:pStyle w:val="ListParagraph"/>
        <w:numPr>
          <w:ilvl w:val="1"/>
          <w:numId w:val="23"/>
        </w:numPr>
        <w:rPr>
          <w:rFonts w:eastAsia="Arial" w:cs="Times New Roman"/>
        </w:rPr>
      </w:pPr>
      <w:r w:rsidRPr="001F2132">
        <w:rPr>
          <w:rFonts w:cs="Times New Roman"/>
        </w:rPr>
        <w:t>Yes</w:t>
      </w:r>
    </w:p>
    <w:p w14:paraId="66598636" w14:textId="77777777" w:rsidR="00AE5F9A" w:rsidRPr="001F2132" w:rsidRDefault="00AE5F9A" w:rsidP="00AE5F9A">
      <w:pPr>
        <w:pStyle w:val="ListParagraph"/>
        <w:numPr>
          <w:ilvl w:val="1"/>
          <w:numId w:val="23"/>
        </w:numPr>
        <w:rPr>
          <w:rFonts w:eastAsia="Arial" w:cs="Times New Roman"/>
        </w:rPr>
      </w:pPr>
      <w:r w:rsidRPr="001F2132">
        <w:rPr>
          <w:rFonts w:cs="Times New Roman"/>
        </w:rPr>
        <w:t>No (</w:t>
      </w:r>
      <w:r w:rsidRPr="001F2132">
        <w:rPr>
          <w:rFonts w:cs="Times New Roman"/>
          <w:b/>
        </w:rPr>
        <w:t>go to question 7</w:t>
      </w:r>
      <w:r w:rsidRPr="001F2132">
        <w:rPr>
          <w:rFonts w:cs="Times New Roman"/>
        </w:rPr>
        <w:t>)</w:t>
      </w:r>
    </w:p>
    <w:p w14:paraId="137EB75D" w14:textId="77777777" w:rsidR="00AE5F9A" w:rsidRPr="001F2132" w:rsidRDefault="00AE5F9A" w:rsidP="00AE5F9A">
      <w:pPr>
        <w:pStyle w:val="ListParagraph"/>
        <w:numPr>
          <w:ilvl w:val="0"/>
          <w:numId w:val="23"/>
        </w:numPr>
        <w:rPr>
          <w:rFonts w:eastAsia="Arial" w:cs="Times New Roman"/>
        </w:rPr>
      </w:pPr>
      <w:r w:rsidRPr="001F2132">
        <w:rPr>
          <w:rFonts w:cs="Times New Roman"/>
        </w:rPr>
        <w:t xml:space="preserve">For the next question, think about the </w:t>
      </w:r>
      <w:r w:rsidRPr="001F2132">
        <w:rPr>
          <w:rFonts w:cs="Times New Roman"/>
          <w:u w:val="single"/>
        </w:rPr>
        <w:t>period of two weeks</w:t>
      </w:r>
      <w:r w:rsidRPr="001F2132">
        <w:rPr>
          <w:rFonts w:cs="Times New Roman"/>
        </w:rPr>
        <w:t xml:space="preserve"> since your last assessment when your loss of interest were </w:t>
      </w:r>
      <w:r w:rsidRPr="001F2132">
        <w:rPr>
          <w:rFonts w:cs="Times New Roman"/>
          <w:u w:val="single"/>
        </w:rPr>
        <w:t>worst</w:t>
      </w:r>
      <w:r w:rsidRPr="001F2132">
        <w:rPr>
          <w:rFonts w:cs="Times New Roman"/>
        </w:rPr>
        <w:t>. During this period of two weeks, how often did you feel this way?</w:t>
      </w:r>
    </w:p>
    <w:p w14:paraId="7F4D13EB" w14:textId="77777777" w:rsidR="00AE5F9A" w:rsidRPr="001F2132" w:rsidRDefault="00AE5F9A" w:rsidP="00AE5F9A">
      <w:pPr>
        <w:pStyle w:val="ListParagraph"/>
        <w:numPr>
          <w:ilvl w:val="1"/>
          <w:numId w:val="23"/>
        </w:numPr>
        <w:rPr>
          <w:rFonts w:eastAsia="Arial" w:cs="Times New Roman"/>
        </w:rPr>
      </w:pPr>
      <w:r w:rsidRPr="001F2132">
        <w:rPr>
          <w:rFonts w:cs="Times New Roman"/>
        </w:rPr>
        <w:t>Almost every day, most of the day</w:t>
      </w:r>
    </w:p>
    <w:p w14:paraId="4B0213DC" w14:textId="77777777" w:rsidR="00AE5F9A" w:rsidRPr="001F2132" w:rsidRDefault="00AE5F9A" w:rsidP="00AE5F9A">
      <w:pPr>
        <w:pStyle w:val="ListParagraph"/>
        <w:numPr>
          <w:ilvl w:val="1"/>
          <w:numId w:val="23"/>
        </w:numPr>
        <w:rPr>
          <w:rFonts w:eastAsia="Arial" w:cs="Times New Roman"/>
        </w:rPr>
      </w:pPr>
      <w:r w:rsidRPr="001F2132">
        <w:rPr>
          <w:rFonts w:cs="Times New Roman"/>
        </w:rPr>
        <w:t>Less often</w:t>
      </w:r>
    </w:p>
    <w:p w14:paraId="29C0B192" w14:textId="77777777" w:rsidR="00AE5F9A" w:rsidRPr="001F2132" w:rsidRDefault="00AE5F9A" w:rsidP="00AE5F9A">
      <w:pPr>
        <w:rPr>
          <w:b/>
          <w:bCs/>
        </w:rPr>
      </w:pPr>
      <w:r w:rsidRPr="001F2132">
        <w:rPr>
          <w:b/>
          <w:bCs/>
        </w:rPr>
        <w:t xml:space="preserve">People who have periods in which they feel sad, empty or depressed or lose interest, often have other problems at the same time. During this period of </w:t>
      </w:r>
      <w:r w:rsidRPr="001F2132">
        <w:rPr>
          <w:b/>
          <w:bCs/>
          <w:u w:val="single"/>
        </w:rPr>
        <w:t>at least two weeks</w:t>
      </w:r>
      <w:r w:rsidRPr="001F2132">
        <w:rPr>
          <w:b/>
          <w:bCs/>
        </w:rPr>
        <w:t xml:space="preserve"> since your last assessment when you felt sad, empty or depressed or lost interest in things:</w:t>
      </w:r>
    </w:p>
    <w:p w14:paraId="6068EEED" w14:textId="77777777" w:rsidR="00AE5F9A" w:rsidRPr="001F2132" w:rsidRDefault="00AE5F9A" w:rsidP="00AE5F9A">
      <w:pPr>
        <w:pStyle w:val="ListParagraph"/>
        <w:numPr>
          <w:ilvl w:val="0"/>
          <w:numId w:val="23"/>
        </w:numPr>
        <w:rPr>
          <w:rFonts w:cs="Times New Roman"/>
        </w:rPr>
      </w:pPr>
      <w:r w:rsidRPr="001F2132">
        <w:rPr>
          <w:rFonts w:cs="Times New Roman"/>
          <w:bCs/>
        </w:rPr>
        <w:t xml:space="preserve">…did you </w:t>
      </w:r>
      <w:r w:rsidRPr="001F2132">
        <w:rPr>
          <w:rFonts w:cs="Times New Roman"/>
          <w:u w:val="single"/>
        </w:rPr>
        <w:t>lack energy or feel tired</w:t>
      </w:r>
      <w:r w:rsidRPr="001F2132">
        <w:rPr>
          <w:rFonts w:cs="Times New Roman"/>
        </w:rPr>
        <w:t xml:space="preserve"> more than usual?</w:t>
      </w:r>
    </w:p>
    <w:p w14:paraId="34A2DF7A" w14:textId="77777777" w:rsidR="00AE5F9A" w:rsidRPr="001F2132" w:rsidRDefault="00AE5F9A" w:rsidP="00AE5F9A">
      <w:pPr>
        <w:pStyle w:val="ListParagraph"/>
        <w:numPr>
          <w:ilvl w:val="1"/>
          <w:numId w:val="23"/>
        </w:numPr>
        <w:rPr>
          <w:rFonts w:cs="Times New Roman"/>
        </w:rPr>
      </w:pPr>
      <w:r w:rsidRPr="001F2132">
        <w:rPr>
          <w:rFonts w:cs="Times New Roman"/>
        </w:rPr>
        <w:t>Yes</w:t>
      </w:r>
    </w:p>
    <w:p w14:paraId="67641BF1" w14:textId="77777777" w:rsidR="00AE5F9A" w:rsidRPr="001F2132" w:rsidRDefault="00AE5F9A" w:rsidP="00AE5F9A">
      <w:pPr>
        <w:pStyle w:val="ListParagraph"/>
        <w:numPr>
          <w:ilvl w:val="1"/>
          <w:numId w:val="23"/>
        </w:numPr>
        <w:rPr>
          <w:rFonts w:eastAsia="Arial" w:cs="Times New Roman"/>
        </w:rPr>
      </w:pPr>
      <w:r w:rsidRPr="001F2132">
        <w:rPr>
          <w:rFonts w:cs="Times New Roman"/>
        </w:rPr>
        <w:t>No</w:t>
      </w:r>
    </w:p>
    <w:p w14:paraId="0690D77A" w14:textId="77777777" w:rsidR="00AE5F9A" w:rsidRPr="001F2132" w:rsidRDefault="00AE5F9A" w:rsidP="00AE5F9A">
      <w:pPr>
        <w:pStyle w:val="ListParagraph"/>
        <w:numPr>
          <w:ilvl w:val="0"/>
          <w:numId w:val="23"/>
        </w:numPr>
        <w:rPr>
          <w:rFonts w:eastAsia="Arial" w:cs="Times New Roman"/>
        </w:rPr>
      </w:pPr>
      <w:r w:rsidRPr="001F2132">
        <w:rPr>
          <w:rFonts w:cs="Times New Roman"/>
        </w:rPr>
        <w:t xml:space="preserve">… did you have </w:t>
      </w:r>
      <w:r w:rsidRPr="001F2132">
        <w:rPr>
          <w:rFonts w:cs="Times New Roman"/>
          <w:u w:val="single"/>
        </w:rPr>
        <w:t>less appetite than usual almost every day</w:t>
      </w:r>
      <w:r w:rsidRPr="001F2132">
        <w:rPr>
          <w:rFonts w:cs="Times New Roman"/>
        </w:rPr>
        <w:t>?</w:t>
      </w:r>
    </w:p>
    <w:p w14:paraId="7DA71E83" w14:textId="77777777" w:rsidR="00AE5F9A" w:rsidRPr="001F2132" w:rsidRDefault="00AE5F9A" w:rsidP="00AE5F9A">
      <w:pPr>
        <w:pStyle w:val="ListParagraph"/>
        <w:numPr>
          <w:ilvl w:val="1"/>
          <w:numId w:val="23"/>
        </w:numPr>
        <w:rPr>
          <w:rFonts w:eastAsia="Arial" w:cs="Times New Roman"/>
        </w:rPr>
      </w:pPr>
      <w:r w:rsidRPr="001F2132">
        <w:rPr>
          <w:rFonts w:cs="Times New Roman"/>
        </w:rPr>
        <w:t>Yes</w:t>
      </w:r>
    </w:p>
    <w:p w14:paraId="0F4A7477" w14:textId="77777777" w:rsidR="00AE5F9A" w:rsidRPr="001F2132" w:rsidRDefault="00AE5F9A" w:rsidP="00AE5F9A">
      <w:pPr>
        <w:pStyle w:val="ListParagraph"/>
        <w:numPr>
          <w:ilvl w:val="1"/>
          <w:numId w:val="23"/>
        </w:numPr>
        <w:rPr>
          <w:rFonts w:eastAsia="Arial" w:cs="Times New Roman"/>
        </w:rPr>
      </w:pPr>
      <w:r w:rsidRPr="001F2132">
        <w:rPr>
          <w:rFonts w:cs="Times New Roman"/>
        </w:rPr>
        <w:t>No</w:t>
      </w:r>
    </w:p>
    <w:p w14:paraId="3662A9DC" w14:textId="77777777" w:rsidR="00AE5F9A" w:rsidRPr="001F2132" w:rsidRDefault="00AE5F9A" w:rsidP="00AE5F9A">
      <w:pPr>
        <w:pStyle w:val="ListParagraph"/>
        <w:numPr>
          <w:ilvl w:val="0"/>
          <w:numId w:val="23"/>
        </w:numPr>
        <w:rPr>
          <w:rFonts w:eastAsia="Arial" w:cs="Times New Roman"/>
        </w:rPr>
      </w:pPr>
      <w:r w:rsidRPr="001F2132">
        <w:rPr>
          <w:rFonts w:cs="Times New Roman"/>
        </w:rPr>
        <w:t xml:space="preserve">… did you </w:t>
      </w:r>
      <w:r w:rsidRPr="001F2132">
        <w:rPr>
          <w:rFonts w:cs="Times New Roman"/>
          <w:u w:val="single"/>
        </w:rPr>
        <w:t>lose weight</w:t>
      </w:r>
      <w:r w:rsidRPr="001F2132">
        <w:rPr>
          <w:rFonts w:cs="Times New Roman"/>
        </w:rPr>
        <w:t xml:space="preserve"> without trying to, as much as a kilo a week for several weeks?</w:t>
      </w:r>
    </w:p>
    <w:p w14:paraId="021B3258" w14:textId="77777777" w:rsidR="00AE5F9A" w:rsidRPr="001F2132" w:rsidRDefault="00AE5F9A" w:rsidP="00AE5F9A">
      <w:pPr>
        <w:pStyle w:val="ListParagraph"/>
        <w:numPr>
          <w:ilvl w:val="1"/>
          <w:numId w:val="23"/>
        </w:numPr>
        <w:rPr>
          <w:rFonts w:eastAsia="Arial" w:cs="Times New Roman"/>
        </w:rPr>
      </w:pPr>
      <w:r w:rsidRPr="001F2132">
        <w:rPr>
          <w:rFonts w:cs="Times New Roman"/>
        </w:rPr>
        <w:t>Yes</w:t>
      </w:r>
    </w:p>
    <w:p w14:paraId="68671024" w14:textId="77777777" w:rsidR="00AE5F9A" w:rsidRPr="001F2132" w:rsidRDefault="00AE5F9A" w:rsidP="00AE5F9A">
      <w:pPr>
        <w:pStyle w:val="ListParagraph"/>
        <w:numPr>
          <w:ilvl w:val="1"/>
          <w:numId w:val="23"/>
        </w:numPr>
        <w:rPr>
          <w:rFonts w:eastAsia="Arial" w:cs="Times New Roman"/>
        </w:rPr>
      </w:pPr>
      <w:r w:rsidRPr="001F2132">
        <w:rPr>
          <w:rFonts w:cs="Times New Roman"/>
        </w:rPr>
        <w:t>No (</w:t>
      </w:r>
      <w:r w:rsidRPr="001F2132">
        <w:rPr>
          <w:rFonts w:cs="Times New Roman"/>
          <w:b/>
        </w:rPr>
        <w:t>go to question 11</w:t>
      </w:r>
      <w:r w:rsidRPr="001F2132">
        <w:rPr>
          <w:rFonts w:cs="Times New Roman"/>
        </w:rPr>
        <w:t>)</w:t>
      </w:r>
    </w:p>
    <w:p w14:paraId="54E31B6E" w14:textId="77777777" w:rsidR="00AE5F9A" w:rsidRPr="001F2132" w:rsidRDefault="00AE5F9A" w:rsidP="00AE5F9A">
      <w:pPr>
        <w:pStyle w:val="ListParagraph"/>
        <w:numPr>
          <w:ilvl w:val="0"/>
          <w:numId w:val="23"/>
        </w:numPr>
        <w:rPr>
          <w:rFonts w:eastAsia="Arial" w:cs="Times New Roman"/>
        </w:rPr>
      </w:pPr>
      <w:r w:rsidRPr="001F2132">
        <w:rPr>
          <w:rFonts w:cs="Times New Roman"/>
        </w:rPr>
        <w:t xml:space="preserve">About how much weight did you lose in those weeks? </w:t>
      </w:r>
      <w:r w:rsidRPr="001F2132">
        <w:rPr>
          <w:rFonts w:cs="Times New Roman"/>
        </w:rPr>
        <w:softHyphen/>
      </w:r>
      <w:r w:rsidRPr="001F2132">
        <w:rPr>
          <w:rFonts w:cs="Times New Roman"/>
        </w:rPr>
        <w:softHyphen/>
        <w:t>___kg</w:t>
      </w:r>
    </w:p>
    <w:p w14:paraId="27A04073" w14:textId="77777777" w:rsidR="00AE5F9A" w:rsidRPr="001F2132" w:rsidRDefault="00AE5F9A" w:rsidP="00AE5F9A">
      <w:pPr>
        <w:rPr>
          <w:b/>
          <w:bCs/>
        </w:rPr>
      </w:pPr>
      <w:r w:rsidRPr="001F2132">
        <w:rPr>
          <w:b/>
          <w:bCs/>
        </w:rPr>
        <w:t xml:space="preserve">During this period of </w:t>
      </w:r>
      <w:r w:rsidRPr="001F2132">
        <w:rPr>
          <w:b/>
          <w:bCs/>
          <w:u w:val="single"/>
        </w:rPr>
        <w:t>at least two weeks</w:t>
      </w:r>
      <w:r w:rsidRPr="001F2132">
        <w:rPr>
          <w:b/>
          <w:bCs/>
        </w:rPr>
        <w:t xml:space="preserve"> since your last assessment when you felt sad, empty or depressed or lost interest in things:</w:t>
      </w:r>
    </w:p>
    <w:p w14:paraId="49D54E6C" w14:textId="77777777" w:rsidR="00AE5F9A" w:rsidRPr="001F2132" w:rsidRDefault="00AE5F9A" w:rsidP="00AE5F9A">
      <w:pPr>
        <w:pStyle w:val="ListParagraph"/>
        <w:numPr>
          <w:ilvl w:val="0"/>
          <w:numId w:val="23"/>
        </w:numPr>
        <w:rPr>
          <w:rFonts w:eastAsia="Arial" w:cs="Times New Roman"/>
        </w:rPr>
      </w:pPr>
      <w:r w:rsidRPr="001F2132">
        <w:rPr>
          <w:rFonts w:cs="Times New Roman"/>
        </w:rPr>
        <w:t xml:space="preserve">… did you have a </w:t>
      </w:r>
      <w:r w:rsidRPr="001F2132">
        <w:rPr>
          <w:rFonts w:cs="Times New Roman"/>
          <w:u w:val="single"/>
        </w:rPr>
        <w:t>much larger appetite than usual</w:t>
      </w:r>
      <w:r w:rsidRPr="001F2132">
        <w:rPr>
          <w:rFonts w:cs="Times New Roman"/>
        </w:rPr>
        <w:t xml:space="preserve"> almost every day for two weeks or more?</w:t>
      </w:r>
    </w:p>
    <w:p w14:paraId="172E6C7D" w14:textId="77777777" w:rsidR="00AE5F9A" w:rsidRPr="001F2132" w:rsidRDefault="00AE5F9A" w:rsidP="00AE5F9A">
      <w:pPr>
        <w:pStyle w:val="ListParagraph"/>
        <w:numPr>
          <w:ilvl w:val="1"/>
          <w:numId w:val="23"/>
        </w:numPr>
        <w:rPr>
          <w:rFonts w:eastAsia="Arial" w:cs="Times New Roman"/>
        </w:rPr>
      </w:pPr>
      <w:r w:rsidRPr="001F2132">
        <w:rPr>
          <w:rFonts w:cs="Times New Roman"/>
        </w:rPr>
        <w:t>Yes</w:t>
      </w:r>
    </w:p>
    <w:p w14:paraId="6B04B66C" w14:textId="77777777" w:rsidR="00AE5F9A" w:rsidRPr="001F2132" w:rsidRDefault="00AE5F9A" w:rsidP="00AE5F9A">
      <w:pPr>
        <w:pStyle w:val="ListParagraph"/>
        <w:numPr>
          <w:ilvl w:val="1"/>
          <w:numId w:val="23"/>
        </w:numPr>
        <w:rPr>
          <w:rFonts w:eastAsia="Arial" w:cs="Times New Roman"/>
        </w:rPr>
      </w:pPr>
      <w:r w:rsidRPr="001F2132">
        <w:rPr>
          <w:rFonts w:cs="Times New Roman"/>
        </w:rPr>
        <w:t>Yes but only because of a pregnancy of growth spurt</w:t>
      </w:r>
    </w:p>
    <w:p w14:paraId="2ED74439" w14:textId="77777777" w:rsidR="00AE5F9A" w:rsidRPr="001F2132" w:rsidRDefault="00AE5F9A" w:rsidP="00AE5F9A">
      <w:pPr>
        <w:pStyle w:val="ListParagraph"/>
        <w:numPr>
          <w:ilvl w:val="1"/>
          <w:numId w:val="23"/>
        </w:numPr>
        <w:rPr>
          <w:rFonts w:eastAsia="Arial" w:cs="Times New Roman"/>
        </w:rPr>
      </w:pPr>
      <w:r w:rsidRPr="001F2132">
        <w:rPr>
          <w:rFonts w:cs="Times New Roman"/>
        </w:rPr>
        <w:t>No</w:t>
      </w:r>
    </w:p>
    <w:p w14:paraId="13610345" w14:textId="77777777" w:rsidR="00AE5F9A" w:rsidRPr="001F2132" w:rsidRDefault="00AE5F9A" w:rsidP="00AE5F9A">
      <w:pPr>
        <w:pStyle w:val="ListParagraph"/>
        <w:numPr>
          <w:ilvl w:val="0"/>
          <w:numId w:val="23"/>
        </w:numPr>
        <w:rPr>
          <w:rFonts w:eastAsia="Arial" w:cs="Times New Roman"/>
        </w:rPr>
      </w:pPr>
      <w:r w:rsidRPr="001F2132">
        <w:rPr>
          <w:rFonts w:cs="Times New Roman"/>
        </w:rPr>
        <w:t xml:space="preserve">… did your eating increase so much that you </w:t>
      </w:r>
      <w:r w:rsidRPr="001F2132">
        <w:rPr>
          <w:rFonts w:cs="Times New Roman"/>
          <w:u w:val="single"/>
        </w:rPr>
        <w:t>gained weight</w:t>
      </w:r>
      <w:r w:rsidRPr="001F2132">
        <w:rPr>
          <w:rFonts w:cs="Times New Roman"/>
        </w:rPr>
        <w:t>, as much as a kilo a week for several weeks?</w:t>
      </w:r>
    </w:p>
    <w:p w14:paraId="0BC72943" w14:textId="77777777" w:rsidR="00AE5F9A" w:rsidRPr="001F2132" w:rsidRDefault="00AE5F9A" w:rsidP="00AE5F9A">
      <w:pPr>
        <w:pStyle w:val="ListParagraph"/>
        <w:numPr>
          <w:ilvl w:val="1"/>
          <w:numId w:val="23"/>
        </w:numPr>
        <w:rPr>
          <w:rFonts w:eastAsia="Arial" w:cs="Times New Roman"/>
        </w:rPr>
      </w:pPr>
      <w:r w:rsidRPr="001F2132">
        <w:rPr>
          <w:rFonts w:cs="Times New Roman"/>
        </w:rPr>
        <w:t>Yes</w:t>
      </w:r>
    </w:p>
    <w:p w14:paraId="7286B5D8" w14:textId="77777777" w:rsidR="00AE5F9A" w:rsidRPr="001F2132" w:rsidRDefault="00AE5F9A" w:rsidP="00AE5F9A">
      <w:pPr>
        <w:pStyle w:val="ListParagraph"/>
        <w:numPr>
          <w:ilvl w:val="1"/>
          <w:numId w:val="23"/>
        </w:numPr>
        <w:rPr>
          <w:rFonts w:eastAsia="Arial" w:cs="Times New Roman"/>
        </w:rPr>
      </w:pPr>
      <w:r w:rsidRPr="001F2132">
        <w:rPr>
          <w:rFonts w:cs="Times New Roman"/>
        </w:rPr>
        <w:t>No (</w:t>
      </w:r>
      <w:r w:rsidRPr="001F2132">
        <w:rPr>
          <w:rFonts w:cs="Times New Roman"/>
          <w:b/>
        </w:rPr>
        <w:t>go to question 14)</w:t>
      </w:r>
    </w:p>
    <w:p w14:paraId="34FB1CC0" w14:textId="77777777" w:rsidR="00AE5F9A" w:rsidRPr="001F2132" w:rsidRDefault="00AE5F9A" w:rsidP="00AE5F9A">
      <w:pPr>
        <w:pStyle w:val="ListParagraph"/>
        <w:numPr>
          <w:ilvl w:val="0"/>
          <w:numId w:val="23"/>
        </w:numPr>
        <w:rPr>
          <w:rFonts w:eastAsia="Arial" w:cs="Times New Roman"/>
        </w:rPr>
      </w:pPr>
      <w:r w:rsidRPr="001F2132">
        <w:rPr>
          <w:rFonts w:cs="Times New Roman"/>
        </w:rPr>
        <w:t>About how much weight did you gain in those weeks? __kg</w:t>
      </w:r>
    </w:p>
    <w:p w14:paraId="208AC034" w14:textId="77777777" w:rsidR="00AE5F9A" w:rsidRPr="001F2132" w:rsidRDefault="00AE5F9A" w:rsidP="00AE5F9A">
      <w:pPr>
        <w:rPr>
          <w:b/>
          <w:bCs/>
        </w:rPr>
      </w:pPr>
      <w:r w:rsidRPr="001F2132">
        <w:rPr>
          <w:b/>
          <w:bCs/>
        </w:rPr>
        <w:lastRenderedPageBreak/>
        <w:t xml:space="preserve">During this period of </w:t>
      </w:r>
      <w:r w:rsidRPr="001F2132">
        <w:rPr>
          <w:b/>
          <w:bCs/>
          <w:u w:val="single"/>
        </w:rPr>
        <w:t>at least two weeks</w:t>
      </w:r>
      <w:r w:rsidRPr="001F2132">
        <w:rPr>
          <w:b/>
          <w:bCs/>
        </w:rPr>
        <w:t xml:space="preserve"> since your last assessment when you felt sad, empty or depressed or lost interest in things:</w:t>
      </w:r>
    </w:p>
    <w:p w14:paraId="05FC4530" w14:textId="77777777" w:rsidR="00AE5F9A" w:rsidRPr="001F2132" w:rsidRDefault="00AE5F9A" w:rsidP="00AE5F9A">
      <w:pPr>
        <w:pStyle w:val="ListParagraph"/>
        <w:numPr>
          <w:ilvl w:val="0"/>
          <w:numId w:val="23"/>
        </w:numPr>
        <w:rPr>
          <w:rFonts w:eastAsia="Arial" w:cs="Times New Roman"/>
          <w:b/>
        </w:rPr>
      </w:pPr>
      <w:r w:rsidRPr="001F2132">
        <w:rPr>
          <w:rFonts w:cs="Times New Roman"/>
        </w:rPr>
        <w:t xml:space="preserve">…did you have trouble sleeping </w:t>
      </w:r>
      <w:r w:rsidRPr="001F2132">
        <w:rPr>
          <w:rFonts w:cs="Times New Roman"/>
          <w:u w:val="single"/>
        </w:rPr>
        <w:t>almost every night</w:t>
      </w:r>
      <w:r w:rsidRPr="001F2132">
        <w:rPr>
          <w:rFonts w:cs="Times New Roman"/>
        </w:rPr>
        <w:t>, either trouble falling asleep, waking in the middle of the night, or waking up too early?</w:t>
      </w:r>
    </w:p>
    <w:p w14:paraId="39F7020D" w14:textId="77777777" w:rsidR="00AE5F9A" w:rsidRPr="001F2132" w:rsidRDefault="00AE5F9A" w:rsidP="00AE5F9A">
      <w:pPr>
        <w:pStyle w:val="ListParagraph"/>
        <w:numPr>
          <w:ilvl w:val="1"/>
          <w:numId w:val="23"/>
        </w:numPr>
        <w:rPr>
          <w:rFonts w:eastAsia="Arial" w:cs="Times New Roman"/>
          <w:b/>
        </w:rPr>
      </w:pPr>
      <w:r w:rsidRPr="001F2132">
        <w:rPr>
          <w:rFonts w:cs="Times New Roman"/>
        </w:rPr>
        <w:t>Yes</w:t>
      </w:r>
    </w:p>
    <w:p w14:paraId="54168EBA" w14:textId="77777777" w:rsidR="00AE5F9A" w:rsidRPr="001F2132" w:rsidRDefault="00AE5F9A" w:rsidP="00AE5F9A">
      <w:pPr>
        <w:pStyle w:val="ListParagraph"/>
        <w:numPr>
          <w:ilvl w:val="1"/>
          <w:numId w:val="23"/>
        </w:numPr>
        <w:rPr>
          <w:rFonts w:eastAsia="Arial" w:cs="Times New Roman"/>
          <w:b/>
        </w:rPr>
      </w:pPr>
      <w:r w:rsidRPr="001F2132">
        <w:rPr>
          <w:rFonts w:eastAsia="Arial" w:cs="Times New Roman"/>
        </w:rPr>
        <w:t>No (</w:t>
      </w:r>
      <w:r w:rsidRPr="001F2132">
        <w:rPr>
          <w:rFonts w:eastAsia="Arial" w:cs="Times New Roman"/>
          <w:b/>
        </w:rPr>
        <w:t>go to question 16</w:t>
      </w:r>
      <w:r w:rsidRPr="001F2132">
        <w:rPr>
          <w:rFonts w:eastAsia="Arial" w:cs="Times New Roman"/>
        </w:rPr>
        <w:t>)</w:t>
      </w:r>
    </w:p>
    <w:p w14:paraId="006E65E4" w14:textId="77777777" w:rsidR="00AE5F9A" w:rsidRPr="001F2132" w:rsidRDefault="00AE5F9A" w:rsidP="00AE5F9A">
      <w:pPr>
        <w:pStyle w:val="ListParagraph"/>
        <w:numPr>
          <w:ilvl w:val="0"/>
          <w:numId w:val="23"/>
        </w:numPr>
        <w:rPr>
          <w:rFonts w:cs="Times New Roman"/>
        </w:rPr>
      </w:pPr>
      <w:r w:rsidRPr="001F2132">
        <w:rPr>
          <w:rFonts w:eastAsia="Arial" w:cs="Times New Roman"/>
        </w:rPr>
        <w:t>…</w:t>
      </w:r>
      <w:r w:rsidRPr="001F2132">
        <w:rPr>
          <w:rFonts w:cs="Times New Roman"/>
        </w:rPr>
        <w:t>did you wake up at least two hours before you wanted to, every day for at least two weeks?</w:t>
      </w:r>
    </w:p>
    <w:p w14:paraId="26479A05" w14:textId="77777777" w:rsidR="00AE5F9A" w:rsidRPr="001F2132" w:rsidRDefault="00AE5F9A" w:rsidP="00AE5F9A">
      <w:pPr>
        <w:pStyle w:val="ListParagraph"/>
        <w:numPr>
          <w:ilvl w:val="1"/>
          <w:numId w:val="23"/>
        </w:numPr>
        <w:rPr>
          <w:rFonts w:cs="Times New Roman"/>
        </w:rPr>
      </w:pPr>
      <w:r w:rsidRPr="001F2132">
        <w:rPr>
          <w:rFonts w:cs="Times New Roman"/>
        </w:rPr>
        <w:t>Yes</w:t>
      </w:r>
    </w:p>
    <w:p w14:paraId="23EC8284" w14:textId="77777777" w:rsidR="00AE5F9A" w:rsidRPr="001F2132" w:rsidRDefault="00AE5F9A" w:rsidP="00AE5F9A">
      <w:pPr>
        <w:pStyle w:val="ListParagraph"/>
        <w:numPr>
          <w:ilvl w:val="1"/>
          <w:numId w:val="23"/>
        </w:numPr>
        <w:rPr>
          <w:rFonts w:cs="Times New Roman"/>
        </w:rPr>
      </w:pPr>
      <w:r w:rsidRPr="001F2132">
        <w:rPr>
          <w:rFonts w:cs="Times New Roman"/>
        </w:rPr>
        <w:t>No</w:t>
      </w:r>
    </w:p>
    <w:p w14:paraId="4357D8FC" w14:textId="77777777" w:rsidR="00AE5F9A" w:rsidRPr="001F2132" w:rsidRDefault="00AE5F9A" w:rsidP="00AE5F9A">
      <w:pPr>
        <w:pStyle w:val="ListParagraph"/>
        <w:numPr>
          <w:ilvl w:val="0"/>
          <w:numId w:val="23"/>
        </w:numPr>
        <w:rPr>
          <w:rFonts w:eastAsia="Arial" w:cs="Times New Roman"/>
          <w:b/>
        </w:rPr>
      </w:pPr>
      <w:r w:rsidRPr="001F2132">
        <w:rPr>
          <w:rFonts w:cs="Times New Roman"/>
        </w:rPr>
        <w:t>…. were you sleeping too much almost every day?</w:t>
      </w:r>
    </w:p>
    <w:p w14:paraId="1C2C0145" w14:textId="77777777" w:rsidR="00AE5F9A" w:rsidRPr="001F2132" w:rsidRDefault="00AE5F9A" w:rsidP="00AE5F9A">
      <w:pPr>
        <w:pStyle w:val="ListParagraph"/>
        <w:numPr>
          <w:ilvl w:val="1"/>
          <w:numId w:val="23"/>
        </w:numPr>
        <w:rPr>
          <w:rFonts w:eastAsia="Arial" w:cs="Times New Roman"/>
          <w:b/>
        </w:rPr>
      </w:pPr>
      <w:r w:rsidRPr="001F2132">
        <w:rPr>
          <w:rFonts w:eastAsia="Arial" w:cs="Times New Roman"/>
        </w:rPr>
        <w:t>Yes</w:t>
      </w:r>
    </w:p>
    <w:p w14:paraId="5F397B66" w14:textId="77777777" w:rsidR="00AE5F9A" w:rsidRPr="001F2132" w:rsidRDefault="00AE5F9A" w:rsidP="00AE5F9A">
      <w:pPr>
        <w:pStyle w:val="ListParagraph"/>
        <w:numPr>
          <w:ilvl w:val="1"/>
          <w:numId w:val="23"/>
        </w:numPr>
        <w:rPr>
          <w:rFonts w:eastAsia="Arial" w:cs="Times New Roman"/>
          <w:b/>
        </w:rPr>
      </w:pPr>
      <w:r w:rsidRPr="001F2132">
        <w:rPr>
          <w:rFonts w:eastAsia="Arial" w:cs="Times New Roman"/>
        </w:rPr>
        <w:t>No</w:t>
      </w:r>
    </w:p>
    <w:p w14:paraId="3B3FCEE6" w14:textId="77777777" w:rsidR="00AE5F9A" w:rsidRPr="001F2132" w:rsidRDefault="00AE5F9A" w:rsidP="00AE5F9A">
      <w:pPr>
        <w:rPr>
          <w:b/>
          <w:bCs/>
        </w:rPr>
      </w:pPr>
      <w:r w:rsidRPr="001F2132">
        <w:rPr>
          <w:b/>
          <w:bCs/>
        </w:rPr>
        <w:t xml:space="preserve">During this period of </w:t>
      </w:r>
      <w:r w:rsidRPr="001F2132">
        <w:rPr>
          <w:b/>
          <w:bCs/>
          <w:u w:val="single"/>
        </w:rPr>
        <w:t>at least two weeks</w:t>
      </w:r>
      <w:r w:rsidRPr="001F2132">
        <w:rPr>
          <w:b/>
          <w:bCs/>
        </w:rPr>
        <w:t xml:space="preserve"> since your last assessment when you felt sad, empty or depressed or lost interest in things:</w:t>
      </w:r>
    </w:p>
    <w:p w14:paraId="19F1150A" w14:textId="77777777" w:rsidR="00AE5F9A" w:rsidRPr="001F2132" w:rsidRDefault="00AE5F9A" w:rsidP="00AE5F9A">
      <w:pPr>
        <w:pStyle w:val="ListParagraph"/>
        <w:numPr>
          <w:ilvl w:val="0"/>
          <w:numId w:val="23"/>
        </w:numPr>
        <w:rPr>
          <w:rFonts w:cs="Times New Roman"/>
        </w:rPr>
      </w:pPr>
      <w:r w:rsidRPr="001F2132">
        <w:rPr>
          <w:rFonts w:cs="Times New Roman"/>
        </w:rPr>
        <w:t xml:space="preserve">… did you talk or move more </w:t>
      </w:r>
      <w:r w:rsidRPr="001F2132">
        <w:rPr>
          <w:rFonts w:cs="Times New Roman"/>
          <w:u w:val="single"/>
        </w:rPr>
        <w:t>slowly</w:t>
      </w:r>
      <w:r w:rsidRPr="001F2132">
        <w:rPr>
          <w:rFonts w:cs="Times New Roman"/>
        </w:rPr>
        <w:t xml:space="preserve"> than is normal for you almost every day, in a way that other people have noticed?</w:t>
      </w:r>
    </w:p>
    <w:p w14:paraId="50C0DF0C" w14:textId="77777777" w:rsidR="00AE5F9A" w:rsidRPr="001F2132" w:rsidRDefault="00AE5F9A" w:rsidP="00AE5F9A">
      <w:pPr>
        <w:pStyle w:val="ListParagraph"/>
        <w:numPr>
          <w:ilvl w:val="1"/>
          <w:numId w:val="23"/>
        </w:numPr>
        <w:rPr>
          <w:rFonts w:cs="Times New Roman"/>
        </w:rPr>
      </w:pPr>
      <w:r w:rsidRPr="001F2132">
        <w:rPr>
          <w:rFonts w:cs="Times New Roman"/>
        </w:rPr>
        <w:t>Yes, I talked or moved more slowly and other people did notice</w:t>
      </w:r>
    </w:p>
    <w:p w14:paraId="1239B4F7" w14:textId="77777777" w:rsidR="00AE5F9A" w:rsidRPr="001F2132" w:rsidRDefault="00AE5F9A" w:rsidP="00AE5F9A">
      <w:pPr>
        <w:pStyle w:val="ListParagraph"/>
        <w:numPr>
          <w:ilvl w:val="1"/>
          <w:numId w:val="23"/>
        </w:numPr>
        <w:rPr>
          <w:rFonts w:cs="Times New Roman"/>
        </w:rPr>
      </w:pPr>
      <w:r w:rsidRPr="001F2132">
        <w:rPr>
          <w:rFonts w:cs="Times New Roman"/>
        </w:rPr>
        <w:t>Yes, I talked or moved more slowly but other people did not notice</w:t>
      </w:r>
    </w:p>
    <w:p w14:paraId="4AE026E5" w14:textId="77777777" w:rsidR="00AE5F9A" w:rsidRPr="001F2132" w:rsidRDefault="00AE5F9A" w:rsidP="00AE5F9A">
      <w:pPr>
        <w:pStyle w:val="ListParagraph"/>
        <w:numPr>
          <w:ilvl w:val="1"/>
          <w:numId w:val="23"/>
        </w:numPr>
        <w:rPr>
          <w:rFonts w:cs="Times New Roman"/>
        </w:rPr>
      </w:pPr>
      <w:r w:rsidRPr="001F2132">
        <w:rPr>
          <w:rFonts w:cs="Times New Roman"/>
        </w:rPr>
        <w:t>No</w:t>
      </w:r>
    </w:p>
    <w:p w14:paraId="1440FDC1" w14:textId="77777777" w:rsidR="00AE5F9A" w:rsidRPr="001F2132" w:rsidRDefault="00AE5F9A" w:rsidP="00AE5F9A">
      <w:pPr>
        <w:pStyle w:val="ListParagraph"/>
        <w:numPr>
          <w:ilvl w:val="0"/>
          <w:numId w:val="23"/>
        </w:numPr>
        <w:rPr>
          <w:rFonts w:cs="Times New Roman"/>
        </w:rPr>
      </w:pPr>
      <w:r w:rsidRPr="001F2132">
        <w:rPr>
          <w:rFonts w:cs="Times New Roman"/>
        </w:rPr>
        <w:t xml:space="preserve">… did you have to be </w:t>
      </w:r>
      <w:r w:rsidRPr="001F2132">
        <w:rPr>
          <w:rFonts w:cs="Times New Roman"/>
          <w:u w:val="single"/>
        </w:rPr>
        <w:t>moving</w:t>
      </w:r>
      <w:r w:rsidRPr="001F2132">
        <w:rPr>
          <w:rFonts w:cs="Times New Roman"/>
        </w:rPr>
        <w:t xml:space="preserve"> all the time, that is, you couldn’t sit still and paced up and down or couldn’t keep your hands still when sitting, in a way that other people noticed?</w:t>
      </w:r>
    </w:p>
    <w:p w14:paraId="1C53916F" w14:textId="77777777" w:rsidR="00AE5F9A" w:rsidRPr="001F2132" w:rsidRDefault="00AE5F9A" w:rsidP="00AE5F9A">
      <w:pPr>
        <w:pStyle w:val="ListParagraph"/>
        <w:numPr>
          <w:ilvl w:val="1"/>
          <w:numId w:val="23"/>
        </w:numPr>
        <w:rPr>
          <w:rFonts w:cs="Times New Roman"/>
        </w:rPr>
      </w:pPr>
      <w:r w:rsidRPr="001F2132">
        <w:rPr>
          <w:rFonts w:cs="Times New Roman"/>
        </w:rPr>
        <w:t>Yes, I had to be moving all the time and other people did notice</w:t>
      </w:r>
    </w:p>
    <w:p w14:paraId="4CFF0B44" w14:textId="77777777" w:rsidR="00AE5F9A" w:rsidRPr="001F2132" w:rsidRDefault="00AE5F9A" w:rsidP="00AE5F9A">
      <w:pPr>
        <w:pStyle w:val="ListParagraph"/>
        <w:numPr>
          <w:ilvl w:val="1"/>
          <w:numId w:val="23"/>
        </w:numPr>
        <w:rPr>
          <w:rFonts w:cs="Times New Roman"/>
        </w:rPr>
      </w:pPr>
      <w:r w:rsidRPr="001F2132">
        <w:rPr>
          <w:rFonts w:cs="Times New Roman"/>
        </w:rPr>
        <w:t>Yes, I had to be moving all the time but other people did not notice</w:t>
      </w:r>
    </w:p>
    <w:p w14:paraId="6F601587" w14:textId="77777777" w:rsidR="00AE5F9A" w:rsidRPr="001F2132" w:rsidRDefault="00AE5F9A" w:rsidP="00AE5F9A">
      <w:pPr>
        <w:pStyle w:val="ListParagraph"/>
        <w:numPr>
          <w:ilvl w:val="1"/>
          <w:numId w:val="23"/>
        </w:numPr>
        <w:rPr>
          <w:rFonts w:cs="Times New Roman"/>
        </w:rPr>
      </w:pPr>
      <w:r w:rsidRPr="001F2132">
        <w:rPr>
          <w:rFonts w:cs="Times New Roman"/>
        </w:rPr>
        <w:t>No</w:t>
      </w:r>
    </w:p>
    <w:p w14:paraId="5426D67A" w14:textId="77777777" w:rsidR="00AE5F9A" w:rsidRPr="001F2132" w:rsidRDefault="00AE5F9A" w:rsidP="00AE5F9A">
      <w:pPr>
        <w:pStyle w:val="ListParagraph"/>
        <w:numPr>
          <w:ilvl w:val="0"/>
          <w:numId w:val="23"/>
        </w:numPr>
        <w:rPr>
          <w:rFonts w:cs="Times New Roman"/>
        </w:rPr>
      </w:pPr>
      <w:r w:rsidRPr="001F2132">
        <w:rPr>
          <w:rFonts w:cs="Times New Roman"/>
        </w:rPr>
        <w:t>During this period of two weeks, did you have a lot more trouble concentrating than usual?</w:t>
      </w:r>
    </w:p>
    <w:p w14:paraId="70FED8AA" w14:textId="77777777" w:rsidR="00AE5F9A" w:rsidRPr="001F2132" w:rsidRDefault="00AE5F9A" w:rsidP="00AE5F9A">
      <w:pPr>
        <w:pStyle w:val="ListParagraph"/>
        <w:numPr>
          <w:ilvl w:val="1"/>
          <w:numId w:val="23"/>
        </w:numPr>
        <w:rPr>
          <w:rFonts w:cs="Times New Roman"/>
        </w:rPr>
      </w:pPr>
      <w:r w:rsidRPr="001F2132">
        <w:rPr>
          <w:rFonts w:cs="Times New Roman"/>
        </w:rPr>
        <w:t>Yes</w:t>
      </w:r>
    </w:p>
    <w:p w14:paraId="7BCAE37F" w14:textId="77777777" w:rsidR="00AE5F9A" w:rsidRPr="001F2132" w:rsidRDefault="00AE5F9A" w:rsidP="00AE5F9A">
      <w:pPr>
        <w:pStyle w:val="ListParagraph"/>
        <w:numPr>
          <w:ilvl w:val="1"/>
          <w:numId w:val="23"/>
        </w:numPr>
        <w:rPr>
          <w:rFonts w:cs="Times New Roman"/>
        </w:rPr>
      </w:pPr>
      <w:r w:rsidRPr="001F2132">
        <w:rPr>
          <w:rFonts w:cs="Times New Roman"/>
        </w:rPr>
        <w:t>No</w:t>
      </w:r>
    </w:p>
    <w:p w14:paraId="31867526" w14:textId="77777777" w:rsidR="00AE5F9A" w:rsidRPr="001F2132" w:rsidRDefault="00AE5F9A" w:rsidP="00AE5F9A">
      <w:pPr>
        <w:pStyle w:val="ListParagraph"/>
        <w:numPr>
          <w:ilvl w:val="0"/>
          <w:numId w:val="23"/>
        </w:numPr>
        <w:rPr>
          <w:rFonts w:cs="Times New Roman"/>
        </w:rPr>
      </w:pPr>
      <w:r w:rsidRPr="001F2132">
        <w:rPr>
          <w:rFonts w:cs="Times New Roman"/>
        </w:rPr>
        <w:t>During this period, were you able to make up your mind about things you ordinarily had no trouble deciding about?</w:t>
      </w:r>
    </w:p>
    <w:p w14:paraId="0E490FF2" w14:textId="77777777" w:rsidR="00AE5F9A" w:rsidRPr="001F2132" w:rsidRDefault="00AE5F9A" w:rsidP="00AE5F9A">
      <w:pPr>
        <w:pStyle w:val="ListParagraph"/>
        <w:numPr>
          <w:ilvl w:val="1"/>
          <w:numId w:val="23"/>
        </w:numPr>
        <w:rPr>
          <w:rFonts w:cs="Times New Roman"/>
        </w:rPr>
      </w:pPr>
      <w:r w:rsidRPr="001F2132">
        <w:rPr>
          <w:rFonts w:cs="Times New Roman"/>
        </w:rPr>
        <w:t>Yes</w:t>
      </w:r>
    </w:p>
    <w:p w14:paraId="23F561ED" w14:textId="77777777" w:rsidR="00AE5F9A" w:rsidRPr="001F2132" w:rsidRDefault="00AE5F9A" w:rsidP="00AE5F9A">
      <w:pPr>
        <w:pStyle w:val="ListParagraph"/>
        <w:numPr>
          <w:ilvl w:val="1"/>
          <w:numId w:val="23"/>
        </w:numPr>
        <w:rPr>
          <w:rFonts w:cs="Times New Roman"/>
        </w:rPr>
      </w:pPr>
      <w:r w:rsidRPr="001F2132">
        <w:rPr>
          <w:rFonts w:cs="Times New Roman"/>
        </w:rPr>
        <w:t>No</w:t>
      </w:r>
    </w:p>
    <w:p w14:paraId="17BA7E9E" w14:textId="77777777" w:rsidR="00AE5F9A" w:rsidRPr="001F2132" w:rsidRDefault="00AE5F9A" w:rsidP="00AE5F9A">
      <w:pPr>
        <w:pStyle w:val="ListParagraph"/>
        <w:numPr>
          <w:ilvl w:val="0"/>
          <w:numId w:val="23"/>
        </w:numPr>
        <w:rPr>
          <w:rFonts w:eastAsia="Arial" w:cs="Times New Roman"/>
        </w:rPr>
      </w:pPr>
      <w:r w:rsidRPr="001F2132">
        <w:rPr>
          <w:rFonts w:cs="Times New Roman"/>
        </w:rPr>
        <w:t>People sometimes feel down on themselves, no good, or worthless. During this period of two weeks, did you feel guilty or worthless?</w:t>
      </w:r>
    </w:p>
    <w:p w14:paraId="68982BBE" w14:textId="77777777" w:rsidR="00AE5F9A" w:rsidRPr="001F2132" w:rsidRDefault="00AE5F9A" w:rsidP="00AE5F9A">
      <w:pPr>
        <w:pStyle w:val="ListParagraph"/>
        <w:numPr>
          <w:ilvl w:val="1"/>
          <w:numId w:val="23"/>
        </w:numPr>
        <w:rPr>
          <w:rFonts w:eastAsia="Arial" w:cs="Times New Roman"/>
        </w:rPr>
      </w:pPr>
      <w:r w:rsidRPr="001F2132">
        <w:rPr>
          <w:rFonts w:cs="Times New Roman"/>
        </w:rPr>
        <w:t>Yes</w:t>
      </w:r>
    </w:p>
    <w:p w14:paraId="30D308A4" w14:textId="77777777" w:rsidR="00AE5F9A" w:rsidRPr="001F2132" w:rsidRDefault="00AE5F9A" w:rsidP="00AE5F9A">
      <w:pPr>
        <w:pStyle w:val="ListParagraph"/>
        <w:numPr>
          <w:ilvl w:val="1"/>
          <w:numId w:val="23"/>
        </w:numPr>
        <w:rPr>
          <w:rFonts w:eastAsia="Arial" w:cs="Times New Roman"/>
        </w:rPr>
      </w:pPr>
      <w:r w:rsidRPr="001F2132">
        <w:rPr>
          <w:rFonts w:cs="Times New Roman"/>
        </w:rPr>
        <w:t>No</w:t>
      </w:r>
    </w:p>
    <w:p w14:paraId="2AFF55A5" w14:textId="77777777" w:rsidR="00AE5F9A" w:rsidRPr="001F2132" w:rsidRDefault="00AE5F9A" w:rsidP="00AE5F9A">
      <w:pPr>
        <w:pStyle w:val="ListParagraph"/>
        <w:numPr>
          <w:ilvl w:val="0"/>
          <w:numId w:val="23"/>
        </w:numPr>
        <w:rPr>
          <w:rFonts w:eastAsia="Arial" w:cs="Times New Roman"/>
        </w:rPr>
      </w:pPr>
      <w:r w:rsidRPr="001F2132">
        <w:rPr>
          <w:rFonts w:cs="Times New Roman"/>
        </w:rPr>
        <w:t>During this period of two weeks, did you think a lot about death – either your own, someone else’s, or death in general?</w:t>
      </w:r>
    </w:p>
    <w:p w14:paraId="20855B28" w14:textId="77777777" w:rsidR="00AE5F9A" w:rsidRPr="001F2132" w:rsidRDefault="00AE5F9A" w:rsidP="00AE5F9A">
      <w:pPr>
        <w:pStyle w:val="ListParagraph"/>
        <w:numPr>
          <w:ilvl w:val="1"/>
          <w:numId w:val="23"/>
        </w:numPr>
        <w:rPr>
          <w:rFonts w:eastAsia="Arial" w:cs="Times New Roman"/>
        </w:rPr>
      </w:pPr>
      <w:r w:rsidRPr="001F2132">
        <w:rPr>
          <w:rFonts w:cs="Times New Roman"/>
        </w:rPr>
        <w:t>Yes</w:t>
      </w:r>
    </w:p>
    <w:p w14:paraId="3706DA8F" w14:textId="77777777" w:rsidR="00AE5F9A" w:rsidRPr="001F2132" w:rsidRDefault="00AE5F9A" w:rsidP="00AE5F9A">
      <w:pPr>
        <w:pStyle w:val="ListParagraph"/>
        <w:numPr>
          <w:ilvl w:val="1"/>
          <w:numId w:val="23"/>
        </w:numPr>
        <w:rPr>
          <w:rFonts w:eastAsia="Arial" w:cs="Times New Roman"/>
        </w:rPr>
      </w:pPr>
      <w:r w:rsidRPr="001F2132">
        <w:rPr>
          <w:rFonts w:cs="Times New Roman"/>
        </w:rPr>
        <w:t>No</w:t>
      </w:r>
    </w:p>
    <w:p w14:paraId="1CFB6F4D" w14:textId="77777777" w:rsidR="00AE5F9A" w:rsidRPr="001F2132" w:rsidRDefault="00AE5F9A" w:rsidP="00AE5F9A">
      <w:pPr>
        <w:rPr>
          <w:b/>
        </w:rPr>
      </w:pPr>
      <w:r w:rsidRPr="001F2132">
        <w:rPr>
          <w:b/>
        </w:rPr>
        <w:t xml:space="preserve">For the next question, please think about the periods of </w:t>
      </w:r>
      <w:r w:rsidRPr="001F2132">
        <w:rPr>
          <w:b/>
          <w:u w:val="single"/>
        </w:rPr>
        <w:t>at least two weeks</w:t>
      </w:r>
      <w:r w:rsidRPr="001F2132">
        <w:rPr>
          <w:b/>
        </w:rPr>
        <w:t xml:space="preserve"> since your last assessment when you </w:t>
      </w:r>
      <w:r w:rsidRPr="001F2132">
        <w:rPr>
          <w:b/>
          <w:bCs/>
        </w:rPr>
        <w:t>when you felt sad, empty or depressed or lost interest in things</w:t>
      </w:r>
      <w:r w:rsidRPr="001F2132">
        <w:rPr>
          <w:b/>
        </w:rPr>
        <w:t xml:space="preserve">. </w:t>
      </w:r>
    </w:p>
    <w:p w14:paraId="74E99E28" w14:textId="77777777" w:rsidR="00AE5F9A" w:rsidRPr="001F2132" w:rsidRDefault="00AE5F9A" w:rsidP="00AE5F9A">
      <w:pPr>
        <w:pStyle w:val="ListParagraph"/>
        <w:numPr>
          <w:ilvl w:val="0"/>
          <w:numId w:val="23"/>
        </w:numPr>
        <w:rPr>
          <w:rFonts w:cs="Times New Roman"/>
          <w:b/>
        </w:rPr>
      </w:pPr>
      <w:r w:rsidRPr="001F2132">
        <w:rPr>
          <w:rFonts w:cs="Times New Roman"/>
        </w:rPr>
        <w:t>Did any period lasting two weeks or longer seriously interfere with your ability to do your job, take care of your house or family, or take care of yourself?</w:t>
      </w:r>
    </w:p>
    <w:p w14:paraId="416565C8" w14:textId="77777777" w:rsidR="00AE5F9A" w:rsidRPr="001F2132" w:rsidRDefault="00AE5F9A" w:rsidP="00AE5F9A">
      <w:pPr>
        <w:pStyle w:val="ListParagraph"/>
        <w:numPr>
          <w:ilvl w:val="1"/>
          <w:numId w:val="23"/>
        </w:numPr>
        <w:rPr>
          <w:rFonts w:cs="Times New Roman"/>
          <w:b/>
        </w:rPr>
      </w:pPr>
      <w:r w:rsidRPr="001F2132">
        <w:rPr>
          <w:rFonts w:cs="Times New Roman"/>
        </w:rPr>
        <w:t>Yes</w:t>
      </w:r>
    </w:p>
    <w:p w14:paraId="69FE903B" w14:textId="77777777" w:rsidR="00AE5F9A" w:rsidRPr="001F2132" w:rsidRDefault="00AE5F9A" w:rsidP="00AE5F9A">
      <w:pPr>
        <w:pStyle w:val="ListParagraph"/>
        <w:numPr>
          <w:ilvl w:val="1"/>
          <w:numId w:val="23"/>
        </w:numPr>
        <w:rPr>
          <w:rFonts w:cs="Times New Roman"/>
          <w:b/>
        </w:rPr>
      </w:pPr>
      <w:r w:rsidRPr="001F2132">
        <w:rPr>
          <w:rFonts w:cs="Times New Roman"/>
        </w:rPr>
        <w:t>No</w:t>
      </w:r>
    </w:p>
    <w:p w14:paraId="65F01AD2" w14:textId="77777777" w:rsidR="00AE5F9A" w:rsidRPr="001F2132" w:rsidRDefault="00AE5F9A" w:rsidP="00AE5F9A">
      <w:pPr>
        <w:pStyle w:val="ListParagraph"/>
        <w:numPr>
          <w:ilvl w:val="0"/>
          <w:numId w:val="23"/>
        </w:numPr>
        <w:rPr>
          <w:rFonts w:cs="Times New Roman"/>
          <w:b/>
        </w:rPr>
      </w:pPr>
      <w:r w:rsidRPr="001F2132">
        <w:rPr>
          <w:rFonts w:cs="Times New Roman"/>
        </w:rPr>
        <w:t xml:space="preserve">About how long did the longest period like this last? </w:t>
      </w:r>
      <w:r w:rsidRPr="001F2132">
        <w:rPr>
          <w:rFonts w:cs="Times New Roman"/>
          <w:i/>
        </w:rPr>
        <w:t>You may give an estimate.</w:t>
      </w:r>
    </w:p>
    <w:p w14:paraId="4741E000" w14:textId="77777777" w:rsidR="00AE5F9A" w:rsidRPr="001F2132" w:rsidRDefault="00AE5F9A" w:rsidP="00AE5F9A">
      <w:pPr>
        <w:pStyle w:val="ListParagraph"/>
        <w:rPr>
          <w:rFonts w:cs="Times New Roman"/>
          <w:i/>
        </w:rPr>
      </w:pPr>
    </w:p>
    <w:p w14:paraId="453B478D" w14:textId="77777777" w:rsidR="00AE5F9A" w:rsidRPr="001F2132" w:rsidRDefault="00AE5F9A" w:rsidP="00AE5F9A">
      <w:pPr>
        <w:pStyle w:val="ListParagraph"/>
        <w:rPr>
          <w:rFonts w:cs="Times New Roman"/>
        </w:rPr>
      </w:pPr>
      <w:r w:rsidRPr="001F2132">
        <w:rPr>
          <w:rFonts w:cs="Times New Roman"/>
          <w:i/>
        </w:rPr>
        <w:t>___</w:t>
      </w:r>
      <w:r w:rsidRPr="001F2132">
        <w:rPr>
          <w:rFonts w:cs="Times New Roman"/>
        </w:rPr>
        <w:t>weeks</w:t>
      </w:r>
    </w:p>
    <w:p w14:paraId="0E34C71D" w14:textId="77777777" w:rsidR="00AE5F9A" w:rsidRPr="001F2132" w:rsidRDefault="00AE5F9A" w:rsidP="00AE5F9A">
      <w:pPr>
        <w:pStyle w:val="ListParagraph"/>
        <w:rPr>
          <w:rFonts w:cs="Times New Roman"/>
        </w:rPr>
      </w:pPr>
    </w:p>
    <w:p w14:paraId="19C763AD" w14:textId="77777777" w:rsidR="00AE5F9A" w:rsidRPr="001F2132" w:rsidRDefault="00AE5F9A" w:rsidP="00AE5F9A">
      <w:pPr>
        <w:pStyle w:val="ListParagraph"/>
        <w:numPr>
          <w:ilvl w:val="0"/>
          <w:numId w:val="23"/>
        </w:numPr>
        <w:rPr>
          <w:rFonts w:eastAsia="Arial" w:cs="Times New Roman"/>
        </w:rPr>
      </w:pPr>
      <w:r w:rsidRPr="001F2132">
        <w:rPr>
          <w:rFonts w:cs="Times New Roman"/>
        </w:rPr>
        <w:t>Did you tell a professional about these problems (for example a medical doctor, psychologist, social worker, nurse, or other helping professional)?</w:t>
      </w:r>
    </w:p>
    <w:p w14:paraId="1147A9E9" w14:textId="77777777" w:rsidR="00AE5F9A" w:rsidRPr="001F2132" w:rsidRDefault="00AE5F9A" w:rsidP="00AE5F9A">
      <w:pPr>
        <w:pStyle w:val="ListParagraph"/>
        <w:numPr>
          <w:ilvl w:val="1"/>
          <w:numId w:val="23"/>
        </w:numPr>
        <w:rPr>
          <w:rFonts w:eastAsia="Arial" w:cs="Times New Roman"/>
        </w:rPr>
      </w:pPr>
      <w:r w:rsidRPr="001F2132">
        <w:rPr>
          <w:rFonts w:cs="Times New Roman"/>
        </w:rPr>
        <w:t>Yes</w:t>
      </w:r>
    </w:p>
    <w:p w14:paraId="054DFCC1" w14:textId="77777777" w:rsidR="00AE5F9A" w:rsidRPr="001F2132" w:rsidRDefault="00AE5F9A" w:rsidP="00AE5F9A">
      <w:pPr>
        <w:pStyle w:val="ListParagraph"/>
        <w:numPr>
          <w:ilvl w:val="1"/>
          <w:numId w:val="23"/>
        </w:numPr>
        <w:rPr>
          <w:rFonts w:eastAsia="Arial" w:cs="Times New Roman"/>
        </w:rPr>
      </w:pPr>
      <w:r w:rsidRPr="001F2132">
        <w:rPr>
          <w:rFonts w:cs="Times New Roman"/>
        </w:rPr>
        <w:t>No</w:t>
      </w:r>
    </w:p>
    <w:p w14:paraId="1BE638EE" w14:textId="77777777" w:rsidR="00AE5F9A" w:rsidRPr="001F2132" w:rsidRDefault="00AE5F9A" w:rsidP="00AE5F9A">
      <w:pPr>
        <w:pStyle w:val="ListParagraph"/>
        <w:numPr>
          <w:ilvl w:val="0"/>
          <w:numId w:val="23"/>
        </w:numPr>
        <w:rPr>
          <w:rFonts w:eastAsia="Arial" w:cs="Times New Roman"/>
        </w:rPr>
      </w:pPr>
      <w:r w:rsidRPr="001F2132">
        <w:rPr>
          <w:rFonts w:cs="Times New Roman"/>
        </w:rPr>
        <w:t>Since your last assessment, have you ever had contact with a social service organisation for problems that you had that were not related to your physical health? (for example a mental health institute, psychologist, or social work)</w:t>
      </w:r>
    </w:p>
    <w:p w14:paraId="6A22BA81" w14:textId="77777777" w:rsidR="00AE5F9A" w:rsidRPr="001F2132" w:rsidRDefault="00AE5F9A" w:rsidP="00AE5F9A">
      <w:pPr>
        <w:pStyle w:val="ListParagraph"/>
        <w:numPr>
          <w:ilvl w:val="1"/>
          <w:numId w:val="23"/>
        </w:numPr>
        <w:rPr>
          <w:rFonts w:eastAsia="Arial" w:cs="Times New Roman"/>
        </w:rPr>
      </w:pPr>
      <w:r w:rsidRPr="001F2132">
        <w:rPr>
          <w:rFonts w:cs="Times New Roman"/>
        </w:rPr>
        <w:t>Yes</w:t>
      </w:r>
    </w:p>
    <w:p w14:paraId="5159E1F8" w14:textId="77777777" w:rsidR="00AE5F9A" w:rsidRPr="001F2132" w:rsidRDefault="00AE5F9A" w:rsidP="00AE5F9A">
      <w:pPr>
        <w:pStyle w:val="ListParagraph"/>
        <w:numPr>
          <w:ilvl w:val="1"/>
          <w:numId w:val="23"/>
        </w:numPr>
        <w:rPr>
          <w:rFonts w:eastAsia="Arial" w:cs="Times New Roman"/>
        </w:rPr>
      </w:pPr>
      <w:r w:rsidRPr="001F2132">
        <w:rPr>
          <w:rFonts w:cs="Times New Roman"/>
        </w:rPr>
        <w:t>No</w:t>
      </w:r>
    </w:p>
    <w:p w14:paraId="003ED1A5" w14:textId="77777777" w:rsidR="00AE5F9A" w:rsidRPr="001F2132" w:rsidRDefault="00AE5F9A" w:rsidP="00AE5F9A">
      <w:pPr>
        <w:pStyle w:val="ListParagraph"/>
        <w:numPr>
          <w:ilvl w:val="0"/>
          <w:numId w:val="23"/>
        </w:numPr>
        <w:rPr>
          <w:rFonts w:cs="Times New Roman"/>
          <w:i/>
          <w:iCs/>
        </w:rPr>
      </w:pPr>
      <w:r w:rsidRPr="001F2132">
        <w:rPr>
          <w:rFonts w:cs="Times New Roman"/>
        </w:rPr>
        <w:t xml:space="preserve">Since your last assessment, have you been </w:t>
      </w:r>
      <w:r w:rsidRPr="001F2132">
        <w:rPr>
          <w:rFonts w:cs="Times New Roman"/>
          <w:u w:val="single"/>
        </w:rPr>
        <w:t xml:space="preserve">diagnosed with by a professional or medical doctor </w:t>
      </w:r>
      <w:r w:rsidRPr="001F2132">
        <w:rPr>
          <w:rFonts w:cs="Times New Roman"/>
        </w:rPr>
        <w:t xml:space="preserve"> as having one of the following. </w:t>
      </w:r>
      <w:r w:rsidRPr="001F2132">
        <w:rPr>
          <w:rFonts w:cs="Times New Roman"/>
          <w:i/>
          <w:iCs/>
        </w:rPr>
        <w:t>You can tick more than one answer.</w:t>
      </w:r>
    </w:p>
    <w:p w14:paraId="04FD65A9" w14:textId="77777777" w:rsidR="00AE5F9A" w:rsidRPr="001F2132" w:rsidRDefault="00AE5F9A" w:rsidP="00AE5F9A">
      <w:pPr>
        <w:pStyle w:val="ListParagraph"/>
        <w:numPr>
          <w:ilvl w:val="1"/>
          <w:numId w:val="23"/>
        </w:numPr>
        <w:rPr>
          <w:rFonts w:cs="Times New Roman"/>
          <w:iCs/>
        </w:rPr>
      </w:pPr>
      <w:r w:rsidRPr="001F2132">
        <w:rPr>
          <w:rFonts w:cs="Times New Roman"/>
          <w:iCs/>
        </w:rPr>
        <w:t>Depression</w:t>
      </w:r>
    </w:p>
    <w:p w14:paraId="0831B926" w14:textId="77777777" w:rsidR="00AE5F9A" w:rsidRPr="001F2132" w:rsidRDefault="00AE5F9A" w:rsidP="00AE5F9A">
      <w:pPr>
        <w:pStyle w:val="ListParagraph"/>
        <w:numPr>
          <w:ilvl w:val="1"/>
          <w:numId w:val="23"/>
        </w:numPr>
        <w:rPr>
          <w:rFonts w:cs="Times New Roman"/>
          <w:iCs/>
        </w:rPr>
      </w:pPr>
      <w:r w:rsidRPr="001F2132">
        <w:rPr>
          <w:rFonts w:cs="Times New Roman"/>
          <w:iCs/>
        </w:rPr>
        <w:t>Bipolar disorder</w:t>
      </w:r>
    </w:p>
    <w:p w14:paraId="7698A3DB" w14:textId="77777777" w:rsidR="00AE5F9A" w:rsidRPr="001F2132" w:rsidRDefault="00AE5F9A" w:rsidP="00AE5F9A">
      <w:pPr>
        <w:pStyle w:val="ListParagraph"/>
        <w:numPr>
          <w:ilvl w:val="1"/>
          <w:numId w:val="23"/>
        </w:numPr>
        <w:rPr>
          <w:rFonts w:cs="Times New Roman"/>
          <w:iCs/>
        </w:rPr>
      </w:pPr>
      <w:r w:rsidRPr="001F2132">
        <w:rPr>
          <w:rFonts w:cs="Times New Roman"/>
          <w:iCs/>
        </w:rPr>
        <w:t>Schizophrenia or psychosis</w:t>
      </w:r>
    </w:p>
    <w:p w14:paraId="58D2F34B" w14:textId="77777777" w:rsidR="00AE5F9A" w:rsidRPr="001F2132" w:rsidRDefault="00AE5F9A" w:rsidP="00AE5F9A">
      <w:pPr>
        <w:pStyle w:val="ListParagraph"/>
        <w:numPr>
          <w:ilvl w:val="1"/>
          <w:numId w:val="23"/>
        </w:numPr>
        <w:rPr>
          <w:rFonts w:cs="Times New Roman"/>
          <w:iCs/>
        </w:rPr>
      </w:pPr>
      <w:r w:rsidRPr="001F2132">
        <w:rPr>
          <w:rFonts w:cs="Times New Roman"/>
          <w:iCs/>
        </w:rPr>
        <w:t>Eating disorder</w:t>
      </w:r>
    </w:p>
    <w:p w14:paraId="2FCC67AD" w14:textId="77777777" w:rsidR="00AE5F9A" w:rsidRPr="001F2132" w:rsidRDefault="00AE5F9A" w:rsidP="00AE5F9A">
      <w:pPr>
        <w:pStyle w:val="ListParagraph"/>
        <w:numPr>
          <w:ilvl w:val="1"/>
          <w:numId w:val="23"/>
        </w:numPr>
        <w:rPr>
          <w:rFonts w:cs="Times New Roman"/>
          <w:iCs/>
        </w:rPr>
      </w:pPr>
      <w:r w:rsidRPr="001F2132">
        <w:rPr>
          <w:rFonts w:cs="Times New Roman"/>
          <w:iCs/>
        </w:rPr>
        <w:t>Anxiety disorder</w:t>
      </w:r>
    </w:p>
    <w:p w14:paraId="4FB2331C" w14:textId="77777777" w:rsidR="00AE5F9A" w:rsidRPr="001F2132" w:rsidRDefault="00AE5F9A" w:rsidP="00AE5F9A">
      <w:pPr>
        <w:pStyle w:val="ListParagraph"/>
        <w:numPr>
          <w:ilvl w:val="1"/>
          <w:numId w:val="23"/>
        </w:numPr>
        <w:rPr>
          <w:rFonts w:cs="Times New Roman"/>
          <w:iCs/>
        </w:rPr>
      </w:pPr>
      <w:r w:rsidRPr="001F2132">
        <w:rPr>
          <w:rFonts w:cs="Times New Roman"/>
          <w:iCs/>
        </w:rPr>
        <w:t>Panic disorder</w:t>
      </w:r>
    </w:p>
    <w:p w14:paraId="025F9C28" w14:textId="77777777" w:rsidR="00AE5F9A" w:rsidRPr="001F2132" w:rsidRDefault="00AE5F9A" w:rsidP="00AE5F9A">
      <w:pPr>
        <w:pStyle w:val="ListParagraph"/>
        <w:numPr>
          <w:ilvl w:val="1"/>
          <w:numId w:val="23"/>
        </w:numPr>
        <w:rPr>
          <w:rFonts w:cs="Times New Roman"/>
          <w:iCs/>
        </w:rPr>
      </w:pPr>
      <w:r w:rsidRPr="001F2132">
        <w:rPr>
          <w:rFonts w:cs="Times New Roman"/>
          <w:iCs/>
        </w:rPr>
        <w:t>Obsessive compulsive disorder</w:t>
      </w:r>
    </w:p>
    <w:p w14:paraId="28F65BFC" w14:textId="77777777" w:rsidR="00AE5F9A" w:rsidRPr="001F2132" w:rsidRDefault="00AE5F9A" w:rsidP="00AE5F9A">
      <w:pPr>
        <w:pStyle w:val="ListParagraph"/>
        <w:numPr>
          <w:ilvl w:val="1"/>
          <w:numId w:val="23"/>
        </w:numPr>
        <w:rPr>
          <w:rFonts w:cs="Times New Roman"/>
          <w:iCs/>
        </w:rPr>
      </w:pPr>
      <w:r w:rsidRPr="001F2132">
        <w:rPr>
          <w:rFonts w:cs="Times New Roman"/>
          <w:iCs/>
        </w:rPr>
        <w:t>Post-traumatic stress disorder</w:t>
      </w:r>
    </w:p>
    <w:p w14:paraId="0E33A7E5" w14:textId="77777777" w:rsidR="00AE5F9A" w:rsidRPr="001F2132" w:rsidRDefault="00AE5F9A" w:rsidP="00AE5F9A">
      <w:pPr>
        <w:pStyle w:val="ListParagraph"/>
        <w:numPr>
          <w:ilvl w:val="1"/>
          <w:numId w:val="23"/>
        </w:numPr>
        <w:rPr>
          <w:rFonts w:cs="Times New Roman"/>
          <w:iCs/>
        </w:rPr>
      </w:pPr>
      <w:r w:rsidRPr="001F2132">
        <w:rPr>
          <w:rFonts w:cs="Times New Roman"/>
          <w:iCs/>
        </w:rPr>
        <w:t>Phobia</w:t>
      </w:r>
    </w:p>
    <w:p w14:paraId="6EBCC266" w14:textId="77777777" w:rsidR="00AE5F9A" w:rsidRPr="001F2132" w:rsidRDefault="00AE5F9A" w:rsidP="00AE5F9A">
      <w:pPr>
        <w:pStyle w:val="ListParagraph"/>
        <w:numPr>
          <w:ilvl w:val="1"/>
          <w:numId w:val="23"/>
        </w:numPr>
        <w:rPr>
          <w:rFonts w:cs="Times New Roman"/>
          <w:iCs/>
        </w:rPr>
      </w:pPr>
      <w:r w:rsidRPr="001F2132">
        <w:rPr>
          <w:rFonts w:cs="Times New Roman"/>
          <w:iCs/>
        </w:rPr>
        <w:t>ADD/ADHD</w:t>
      </w:r>
    </w:p>
    <w:p w14:paraId="5A7AA476" w14:textId="77777777" w:rsidR="00AE5F9A" w:rsidRPr="001F2132" w:rsidRDefault="00AE5F9A" w:rsidP="00AE5F9A">
      <w:pPr>
        <w:pStyle w:val="ListParagraph"/>
        <w:numPr>
          <w:ilvl w:val="1"/>
          <w:numId w:val="23"/>
        </w:numPr>
        <w:rPr>
          <w:rFonts w:cs="Times New Roman"/>
          <w:iCs/>
        </w:rPr>
      </w:pPr>
      <w:r w:rsidRPr="001F2132">
        <w:rPr>
          <w:rFonts w:cs="Times New Roman"/>
          <w:iCs/>
        </w:rPr>
        <w:t>Alcohol addiction</w:t>
      </w:r>
    </w:p>
    <w:p w14:paraId="2E0421CE" w14:textId="77777777" w:rsidR="00AE5F9A" w:rsidRPr="001F2132" w:rsidRDefault="00AE5F9A" w:rsidP="00AE5F9A">
      <w:pPr>
        <w:pStyle w:val="ListParagraph"/>
        <w:numPr>
          <w:ilvl w:val="1"/>
          <w:numId w:val="23"/>
        </w:numPr>
        <w:rPr>
          <w:rFonts w:cs="Times New Roman"/>
          <w:iCs/>
        </w:rPr>
      </w:pPr>
      <w:r w:rsidRPr="001F2132">
        <w:rPr>
          <w:rFonts w:cs="Times New Roman"/>
          <w:iCs/>
        </w:rPr>
        <w:t>Drug addiction</w:t>
      </w:r>
    </w:p>
    <w:p w14:paraId="6F9194A1" w14:textId="77777777" w:rsidR="00AE5F9A" w:rsidRPr="001F2132" w:rsidRDefault="00AE5F9A" w:rsidP="00AE5F9A">
      <w:pPr>
        <w:pStyle w:val="ListParagraph"/>
        <w:numPr>
          <w:ilvl w:val="1"/>
          <w:numId w:val="23"/>
        </w:numPr>
        <w:rPr>
          <w:rFonts w:cs="Times New Roman"/>
          <w:iCs/>
        </w:rPr>
      </w:pPr>
      <w:r w:rsidRPr="001F2132">
        <w:rPr>
          <w:rFonts w:cs="Times New Roman"/>
          <w:iCs/>
        </w:rPr>
        <w:t>Other</w:t>
      </w:r>
    </w:p>
    <w:p w14:paraId="3EFFD88D" w14:textId="77777777" w:rsidR="00AE5F9A" w:rsidRPr="001F2132" w:rsidRDefault="00AE5F9A" w:rsidP="00AE5F9A">
      <w:pPr>
        <w:pStyle w:val="ListParagraph"/>
        <w:numPr>
          <w:ilvl w:val="2"/>
          <w:numId w:val="23"/>
        </w:numPr>
        <w:rPr>
          <w:rFonts w:cs="Times New Roman"/>
          <w:iCs/>
        </w:rPr>
      </w:pPr>
      <w:r w:rsidRPr="001F2132">
        <w:rPr>
          <w:rFonts w:cs="Times New Roman"/>
          <w:iCs/>
        </w:rPr>
        <w:t xml:space="preserve">Specify – </w:t>
      </w:r>
    </w:p>
    <w:p w14:paraId="782380FF" w14:textId="77777777" w:rsidR="00AE5F9A" w:rsidRPr="001F2132" w:rsidRDefault="00AE5F9A" w:rsidP="00AE5F9A">
      <w:pPr>
        <w:pStyle w:val="ListParagraph"/>
        <w:numPr>
          <w:ilvl w:val="1"/>
          <w:numId w:val="23"/>
        </w:numPr>
        <w:rPr>
          <w:rFonts w:cs="Times New Roman"/>
          <w:iCs/>
        </w:rPr>
      </w:pPr>
      <w:r w:rsidRPr="001F2132">
        <w:rPr>
          <w:rFonts w:cs="Times New Roman"/>
          <w:iCs/>
        </w:rPr>
        <w:t>None (</w:t>
      </w:r>
      <w:r w:rsidRPr="001F2132">
        <w:rPr>
          <w:rFonts w:cs="Times New Roman"/>
          <w:b/>
          <w:iCs/>
        </w:rPr>
        <w:t>go to question 32</w:t>
      </w:r>
      <w:r w:rsidRPr="001F2132">
        <w:rPr>
          <w:rFonts w:cs="Times New Roman"/>
          <w:iCs/>
        </w:rPr>
        <w:t>)</w:t>
      </w:r>
    </w:p>
    <w:p w14:paraId="0518A66F" w14:textId="77777777" w:rsidR="00AE5F9A" w:rsidRPr="001F2132" w:rsidRDefault="00AE5F9A" w:rsidP="00AE5F9A">
      <w:pPr>
        <w:pStyle w:val="ListParagraph"/>
        <w:numPr>
          <w:ilvl w:val="0"/>
          <w:numId w:val="23"/>
        </w:numPr>
        <w:rPr>
          <w:rFonts w:cs="Times New Roman"/>
          <w:i/>
          <w:iCs/>
        </w:rPr>
      </w:pPr>
      <w:r w:rsidRPr="001F2132">
        <w:rPr>
          <w:rFonts w:cs="Times New Roman"/>
        </w:rPr>
        <w:t>Since your last assessment, have you</w:t>
      </w:r>
      <w:r w:rsidRPr="001F2132">
        <w:rPr>
          <w:rFonts w:cs="Times New Roman"/>
          <w:u w:val="single"/>
        </w:rPr>
        <w:t xml:space="preserve"> received treatment for by a professional or medical doctor </w:t>
      </w:r>
      <w:r w:rsidRPr="001F2132">
        <w:rPr>
          <w:rFonts w:cs="Times New Roman"/>
        </w:rPr>
        <w:t xml:space="preserve">for any of the following. </w:t>
      </w:r>
      <w:r w:rsidRPr="001F2132">
        <w:rPr>
          <w:rFonts w:cs="Times New Roman"/>
          <w:i/>
          <w:iCs/>
        </w:rPr>
        <w:t>You can tick more than one answer.</w:t>
      </w:r>
    </w:p>
    <w:p w14:paraId="1DB5A41A" w14:textId="77777777" w:rsidR="00AE5F9A" w:rsidRPr="001F2132" w:rsidRDefault="00AE5F9A" w:rsidP="00AE5F9A">
      <w:pPr>
        <w:pStyle w:val="ListParagraph"/>
        <w:numPr>
          <w:ilvl w:val="1"/>
          <w:numId w:val="23"/>
        </w:numPr>
        <w:rPr>
          <w:rFonts w:cs="Times New Roman"/>
          <w:iCs/>
        </w:rPr>
      </w:pPr>
      <w:r w:rsidRPr="001F2132">
        <w:rPr>
          <w:rFonts w:cs="Times New Roman"/>
          <w:iCs/>
        </w:rPr>
        <w:t>Depression</w:t>
      </w:r>
    </w:p>
    <w:p w14:paraId="5C6540A0" w14:textId="77777777" w:rsidR="00AE5F9A" w:rsidRPr="001F2132" w:rsidRDefault="00AE5F9A" w:rsidP="00AE5F9A">
      <w:pPr>
        <w:pStyle w:val="ListParagraph"/>
        <w:numPr>
          <w:ilvl w:val="1"/>
          <w:numId w:val="23"/>
        </w:numPr>
        <w:rPr>
          <w:rFonts w:cs="Times New Roman"/>
          <w:iCs/>
        </w:rPr>
      </w:pPr>
      <w:r w:rsidRPr="001F2132">
        <w:rPr>
          <w:rFonts w:cs="Times New Roman"/>
          <w:iCs/>
        </w:rPr>
        <w:t>Bipolar disorder</w:t>
      </w:r>
    </w:p>
    <w:p w14:paraId="336D2965" w14:textId="77777777" w:rsidR="00AE5F9A" w:rsidRPr="001F2132" w:rsidRDefault="00AE5F9A" w:rsidP="00AE5F9A">
      <w:pPr>
        <w:pStyle w:val="ListParagraph"/>
        <w:numPr>
          <w:ilvl w:val="1"/>
          <w:numId w:val="23"/>
        </w:numPr>
        <w:rPr>
          <w:rFonts w:cs="Times New Roman"/>
          <w:iCs/>
        </w:rPr>
      </w:pPr>
      <w:r w:rsidRPr="001F2132">
        <w:rPr>
          <w:rFonts w:cs="Times New Roman"/>
          <w:iCs/>
        </w:rPr>
        <w:t>Schizophrenia or psychosis</w:t>
      </w:r>
    </w:p>
    <w:p w14:paraId="7DD9D769" w14:textId="77777777" w:rsidR="00AE5F9A" w:rsidRPr="001F2132" w:rsidRDefault="00AE5F9A" w:rsidP="00AE5F9A">
      <w:pPr>
        <w:pStyle w:val="ListParagraph"/>
        <w:numPr>
          <w:ilvl w:val="1"/>
          <w:numId w:val="23"/>
        </w:numPr>
        <w:rPr>
          <w:rFonts w:cs="Times New Roman"/>
          <w:iCs/>
        </w:rPr>
      </w:pPr>
      <w:r w:rsidRPr="001F2132">
        <w:rPr>
          <w:rFonts w:cs="Times New Roman"/>
          <w:iCs/>
        </w:rPr>
        <w:t>Eating disorder</w:t>
      </w:r>
    </w:p>
    <w:p w14:paraId="2929E18A" w14:textId="77777777" w:rsidR="00AE5F9A" w:rsidRPr="001F2132" w:rsidRDefault="00AE5F9A" w:rsidP="00AE5F9A">
      <w:pPr>
        <w:pStyle w:val="ListParagraph"/>
        <w:numPr>
          <w:ilvl w:val="1"/>
          <w:numId w:val="23"/>
        </w:numPr>
        <w:rPr>
          <w:rFonts w:cs="Times New Roman"/>
          <w:iCs/>
        </w:rPr>
      </w:pPr>
      <w:r w:rsidRPr="001F2132">
        <w:rPr>
          <w:rFonts w:cs="Times New Roman"/>
          <w:iCs/>
        </w:rPr>
        <w:t>Anxiety disorder</w:t>
      </w:r>
    </w:p>
    <w:p w14:paraId="46BE317E" w14:textId="77777777" w:rsidR="00AE5F9A" w:rsidRPr="001F2132" w:rsidRDefault="00AE5F9A" w:rsidP="00AE5F9A">
      <w:pPr>
        <w:pStyle w:val="ListParagraph"/>
        <w:numPr>
          <w:ilvl w:val="1"/>
          <w:numId w:val="23"/>
        </w:numPr>
        <w:rPr>
          <w:rFonts w:cs="Times New Roman"/>
          <w:iCs/>
        </w:rPr>
      </w:pPr>
      <w:r w:rsidRPr="001F2132">
        <w:rPr>
          <w:rFonts w:cs="Times New Roman"/>
          <w:iCs/>
        </w:rPr>
        <w:t>Panic disorder</w:t>
      </w:r>
    </w:p>
    <w:p w14:paraId="097D77C2" w14:textId="77777777" w:rsidR="00AE5F9A" w:rsidRPr="001F2132" w:rsidRDefault="00AE5F9A" w:rsidP="00AE5F9A">
      <w:pPr>
        <w:pStyle w:val="ListParagraph"/>
        <w:numPr>
          <w:ilvl w:val="1"/>
          <w:numId w:val="23"/>
        </w:numPr>
        <w:rPr>
          <w:rFonts w:cs="Times New Roman"/>
          <w:iCs/>
        </w:rPr>
      </w:pPr>
      <w:r w:rsidRPr="001F2132">
        <w:rPr>
          <w:rFonts w:cs="Times New Roman"/>
          <w:iCs/>
        </w:rPr>
        <w:t>Obsessive compulsive disorder</w:t>
      </w:r>
    </w:p>
    <w:p w14:paraId="2D67FDCF" w14:textId="77777777" w:rsidR="00AE5F9A" w:rsidRPr="001F2132" w:rsidRDefault="00AE5F9A" w:rsidP="00AE5F9A">
      <w:pPr>
        <w:pStyle w:val="ListParagraph"/>
        <w:numPr>
          <w:ilvl w:val="1"/>
          <w:numId w:val="23"/>
        </w:numPr>
        <w:rPr>
          <w:rFonts w:cs="Times New Roman"/>
          <w:iCs/>
        </w:rPr>
      </w:pPr>
      <w:r w:rsidRPr="001F2132">
        <w:rPr>
          <w:rFonts w:cs="Times New Roman"/>
          <w:iCs/>
        </w:rPr>
        <w:t>Post-traumatic stress disorder</w:t>
      </w:r>
    </w:p>
    <w:p w14:paraId="0980A7BF" w14:textId="77777777" w:rsidR="00AE5F9A" w:rsidRPr="001F2132" w:rsidRDefault="00AE5F9A" w:rsidP="00AE5F9A">
      <w:pPr>
        <w:pStyle w:val="ListParagraph"/>
        <w:numPr>
          <w:ilvl w:val="1"/>
          <w:numId w:val="23"/>
        </w:numPr>
        <w:rPr>
          <w:rFonts w:cs="Times New Roman"/>
          <w:iCs/>
        </w:rPr>
      </w:pPr>
      <w:r w:rsidRPr="001F2132">
        <w:rPr>
          <w:rFonts w:cs="Times New Roman"/>
          <w:iCs/>
        </w:rPr>
        <w:t>Phobia</w:t>
      </w:r>
    </w:p>
    <w:p w14:paraId="27B0110C" w14:textId="77777777" w:rsidR="00AE5F9A" w:rsidRPr="001F2132" w:rsidRDefault="00AE5F9A" w:rsidP="00AE5F9A">
      <w:pPr>
        <w:pStyle w:val="ListParagraph"/>
        <w:numPr>
          <w:ilvl w:val="1"/>
          <w:numId w:val="23"/>
        </w:numPr>
        <w:rPr>
          <w:rFonts w:cs="Times New Roman"/>
          <w:iCs/>
        </w:rPr>
      </w:pPr>
      <w:r w:rsidRPr="001F2132">
        <w:rPr>
          <w:rFonts w:cs="Times New Roman"/>
          <w:iCs/>
        </w:rPr>
        <w:t>ADD/ADHD</w:t>
      </w:r>
    </w:p>
    <w:p w14:paraId="288AB7DA" w14:textId="77777777" w:rsidR="00AE5F9A" w:rsidRPr="001F2132" w:rsidRDefault="00AE5F9A" w:rsidP="00AE5F9A">
      <w:pPr>
        <w:pStyle w:val="ListParagraph"/>
        <w:numPr>
          <w:ilvl w:val="1"/>
          <w:numId w:val="23"/>
        </w:numPr>
        <w:rPr>
          <w:rFonts w:cs="Times New Roman"/>
          <w:iCs/>
        </w:rPr>
      </w:pPr>
      <w:r w:rsidRPr="001F2132">
        <w:rPr>
          <w:rFonts w:cs="Times New Roman"/>
          <w:iCs/>
        </w:rPr>
        <w:t>Alcohol addiction</w:t>
      </w:r>
    </w:p>
    <w:p w14:paraId="6CBBEC67" w14:textId="77777777" w:rsidR="00AE5F9A" w:rsidRPr="001F2132" w:rsidRDefault="00AE5F9A" w:rsidP="00AE5F9A">
      <w:pPr>
        <w:pStyle w:val="ListParagraph"/>
        <w:numPr>
          <w:ilvl w:val="1"/>
          <w:numId w:val="23"/>
        </w:numPr>
        <w:rPr>
          <w:rFonts w:cs="Times New Roman"/>
          <w:iCs/>
        </w:rPr>
      </w:pPr>
      <w:r w:rsidRPr="001F2132">
        <w:rPr>
          <w:rFonts w:cs="Times New Roman"/>
          <w:iCs/>
        </w:rPr>
        <w:t>Drug addiction</w:t>
      </w:r>
    </w:p>
    <w:p w14:paraId="00690CD4" w14:textId="77777777" w:rsidR="00AE5F9A" w:rsidRPr="001F2132" w:rsidRDefault="00AE5F9A" w:rsidP="00AE5F9A">
      <w:pPr>
        <w:pStyle w:val="ListParagraph"/>
        <w:numPr>
          <w:ilvl w:val="1"/>
          <w:numId w:val="23"/>
        </w:numPr>
        <w:rPr>
          <w:rFonts w:cs="Times New Roman"/>
          <w:iCs/>
        </w:rPr>
      </w:pPr>
      <w:r w:rsidRPr="001F2132">
        <w:rPr>
          <w:rFonts w:cs="Times New Roman"/>
          <w:iCs/>
        </w:rPr>
        <w:t>Other</w:t>
      </w:r>
    </w:p>
    <w:p w14:paraId="591DD996" w14:textId="77777777" w:rsidR="00AE5F9A" w:rsidRPr="001F2132" w:rsidRDefault="00AE5F9A" w:rsidP="00AE5F9A">
      <w:pPr>
        <w:pStyle w:val="ListParagraph"/>
        <w:numPr>
          <w:ilvl w:val="2"/>
          <w:numId w:val="23"/>
        </w:numPr>
        <w:rPr>
          <w:rFonts w:cs="Times New Roman"/>
          <w:iCs/>
        </w:rPr>
      </w:pPr>
      <w:r w:rsidRPr="001F2132">
        <w:rPr>
          <w:rFonts w:cs="Times New Roman"/>
          <w:iCs/>
        </w:rPr>
        <w:t xml:space="preserve">Specify – </w:t>
      </w:r>
    </w:p>
    <w:p w14:paraId="69312EA7" w14:textId="77777777" w:rsidR="00AE5F9A" w:rsidRPr="001F2132" w:rsidRDefault="00AE5F9A" w:rsidP="00AE5F9A">
      <w:pPr>
        <w:pStyle w:val="ListParagraph"/>
        <w:numPr>
          <w:ilvl w:val="1"/>
          <w:numId w:val="23"/>
        </w:numPr>
        <w:rPr>
          <w:rFonts w:cs="Times New Roman"/>
          <w:iCs/>
        </w:rPr>
      </w:pPr>
      <w:r w:rsidRPr="001F2132">
        <w:rPr>
          <w:rFonts w:cs="Times New Roman"/>
          <w:iCs/>
        </w:rPr>
        <w:t xml:space="preserve">None </w:t>
      </w:r>
    </w:p>
    <w:p w14:paraId="1ED798C2" w14:textId="77777777" w:rsidR="00AE5F9A" w:rsidRPr="001F2132" w:rsidRDefault="00AE5F9A" w:rsidP="00AE5F9A">
      <w:pPr>
        <w:pStyle w:val="ListParagraph"/>
        <w:numPr>
          <w:ilvl w:val="0"/>
          <w:numId w:val="23"/>
        </w:numPr>
        <w:rPr>
          <w:rFonts w:cs="Times New Roman"/>
          <w:i/>
          <w:iCs/>
          <w:lang w:val="nl-NL"/>
        </w:rPr>
      </w:pPr>
      <w:r w:rsidRPr="001F2132">
        <w:rPr>
          <w:rFonts w:cs="Times New Roman"/>
        </w:rPr>
        <w:lastRenderedPageBreak/>
        <w:t xml:space="preserve">Since your last assessment, have you received any of the following treatments: </w:t>
      </w:r>
      <w:r w:rsidRPr="001F2132">
        <w:rPr>
          <w:rFonts w:cs="Times New Roman"/>
          <w:i/>
          <w:iCs/>
          <w:lang w:val="nl-NL"/>
        </w:rPr>
        <w:t>You can tick multiple answers.</w:t>
      </w:r>
    </w:p>
    <w:p w14:paraId="500C0705" w14:textId="77777777" w:rsidR="00AE5F9A" w:rsidRPr="001F2132" w:rsidRDefault="00AE5F9A" w:rsidP="00AE5F9A">
      <w:pPr>
        <w:pStyle w:val="ListParagraph"/>
        <w:numPr>
          <w:ilvl w:val="1"/>
          <w:numId w:val="23"/>
        </w:numPr>
        <w:rPr>
          <w:rFonts w:cs="Times New Roman"/>
          <w:i/>
          <w:iCs/>
          <w:lang w:val="nl-NL"/>
        </w:rPr>
      </w:pPr>
      <w:r w:rsidRPr="001F2132">
        <w:rPr>
          <w:rFonts w:cs="Times New Roman"/>
          <w:iCs/>
          <w:lang w:val="nl-NL"/>
        </w:rPr>
        <w:t>Antidepressants</w:t>
      </w:r>
    </w:p>
    <w:p w14:paraId="78761BA9" w14:textId="77777777" w:rsidR="00AE5F9A" w:rsidRPr="001F2132" w:rsidRDefault="00AE5F9A" w:rsidP="00AE5F9A">
      <w:pPr>
        <w:pStyle w:val="ListParagraph"/>
        <w:numPr>
          <w:ilvl w:val="1"/>
          <w:numId w:val="23"/>
        </w:numPr>
        <w:rPr>
          <w:rFonts w:cs="Times New Roman"/>
        </w:rPr>
      </w:pPr>
      <w:r w:rsidRPr="001F2132">
        <w:rPr>
          <w:rFonts w:cs="Times New Roman"/>
          <w:iCs/>
          <w:lang w:val="nl-NL"/>
        </w:rPr>
        <w:t>Psychotherapy (</w:t>
      </w:r>
      <w:r w:rsidRPr="001F2132">
        <w:rPr>
          <w:rFonts w:cs="Times New Roman"/>
        </w:rPr>
        <w:t>for example cognitive behavioural therapy, interpersonal therapy or other consults with a psychologist or psychotherapist)</w:t>
      </w:r>
    </w:p>
    <w:p w14:paraId="66102238" w14:textId="77777777" w:rsidR="00AE5F9A" w:rsidRPr="001F2132" w:rsidRDefault="00AE5F9A" w:rsidP="00AE5F9A">
      <w:pPr>
        <w:pStyle w:val="ListParagraph"/>
        <w:numPr>
          <w:ilvl w:val="1"/>
          <w:numId w:val="23"/>
        </w:numPr>
        <w:rPr>
          <w:rFonts w:cs="Times New Roman"/>
        </w:rPr>
      </w:pPr>
      <w:r w:rsidRPr="001F2132">
        <w:rPr>
          <w:rFonts w:cs="Times New Roman"/>
        </w:rPr>
        <w:t>Online help program or e-health intervention</w:t>
      </w:r>
    </w:p>
    <w:p w14:paraId="13FDBA0E" w14:textId="77777777" w:rsidR="00AE5F9A" w:rsidRPr="001F2132" w:rsidRDefault="00AE5F9A" w:rsidP="00AE5F9A">
      <w:pPr>
        <w:pStyle w:val="ListParagraph"/>
        <w:numPr>
          <w:ilvl w:val="1"/>
          <w:numId w:val="23"/>
        </w:numPr>
        <w:rPr>
          <w:rFonts w:cs="Times New Roman"/>
        </w:rPr>
      </w:pPr>
      <w:r w:rsidRPr="001F2132">
        <w:rPr>
          <w:rFonts w:cs="Times New Roman"/>
        </w:rPr>
        <w:t>Running therapy or physical activity</w:t>
      </w:r>
    </w:p>
    <w:p w14:paraId="07D75A4B" w14:textId="77777777" w:rsidR="00AE5F9A" w:rsidRPr="001F2132" w:rsidRDefault="00AE5F9A" w:rsidP="00AE5F9A">
      <w:pPr>
        <w:pStyle w:val="ListParagraph"/>
        <w:numPr>
          <w:ilvl w:val="1"/>
          <w:numId w:val="23"/>
        </w:numPr>
        <w:rPr>
          <w:rFonts w:cs="Times New Roman"/>
        </w:rPr>
      </w:pPr>
      <w:r w:rsidRPr="001F2132">
        <w:rPr>
          <w:rFonts w:cs="Times New Roman"/>
        </w:rPr>
        <w:t>Light therapy</w:t>
      </w:r>
    </w:p>
    <w:p w14:paraId="6BAFB35B" w14:textId="77777777" w:rsidR="00AE5F9A" w:rsidRPr="001F2132" w:rsidRDefault="00AE5F9A" w:rsidP="00AE5F9A">
      <w:pPr>
        <w:pStyle w:val="ListParagraph"/>
        <w:numPr>
          <w:ilvl w:val="1"/>
          <w:numId w:val="23"/>
        </w:numPr>
        <w:rPr>
          <w:rFonts w:cs="Times New Roman"/>
        </w:rPr>
      </w:pPr>
      <w:r w:rsidRPr="001F2132">
        <w:rPr>
          <w:rFonts w:cs="Times New Roman"/>
        </w:rPr>
        <w:t>Hospitalization in psychiatric hospital</w:t>
      </w:r>
    </w:p>
    <w:p w14:paraId="4E80882B" w14:textId="77777777" w:rsidR="00AE5F9A" w:rsidRPr="001F2132" w:rsidRDefault="00AE5F9A" w:rsidP="00AE5F9A">
      <w:pPr>
        <w:pStyle w:val="ListParagraph"/>
        <w:numPr>
          <w:ilvl w:val="1"/>
          <w:numId w:val="23"/>
        </w:numPr>
        <w:rPr>
          <w:rFonts w:cs="Times New Roman"/>
        </w:rPr>
      </w:pPr>
      <w:r w:rsidRPr="001F2132">
        <w:rPr>
          <w:rFonts w:cs="Times New Roman"/>
        </w:rPr>
        <w:t>Electroconvulsive therapy (ECT)</w:t>
      </w:r>
    </w:p>
    <w:p w14:paraId="33F4B8DB" w14:textId="77777777" w:rsidR="00AE5F9A" w:rsidRPr="001F2132" w:rsidRDefault="00AE5F9A" w:rsidP="00AE5F9A">
      <w:pPr>
        <w:pStyle w:val="ListParagraph"/>
        <w:numPr>
          <w:ilvl w:val="1"/>
          <w:numId w:val="23"/>
        </w:numPr>
        <w:rPr>
          <w:rFonts w:cs="Times New Roman"/>
        </w:rPr>
      </w:pPr>
      <w:r w:rsidRPr="001F2132">
        <w:rPr>
          <w:rFonts w:cs="Times New Roman"/>
        </w:rPr>
        <w:t>Other</w:t>
      </w:r>
    </w:p>
    <w:p w14:paraId="4E647E3A" w14:textId="77777777" w:rsidR="00AE5F9A" w:rsidRPr="001F2132" w:rsidRDefault="00AE5F9A" w:rsidP="00AE5F9A">
      <w:pPr>
        <w:pStyle w:val="ListParagraph"/>
        <w:numPr>
          <w:ilvl w:val="2"/>
          <w:numId w:val="23"/>
        </w:numPr>
        <w:rPr>
          <w:rFonts w:cs="Times New Roman"/>
        </w:rPr>
      </w:pPr>
      <w:r w:rsidRPr="001F2132">
        <w:rPr>
          <w:rFonts w:cs="Times New Roman"/>
        </w:rPr>
        <w:t xml:space="preserve">Specify – </w:t>
      </w:r>
    </w:p>
    <w:p w14:paraId="004B5AA7" w14:textId="77777777" w:rsidR="00AE5F9A" w:rsidRPr="001F2132" w:rsidRDefault="00AE5F9A" w:rsidP="00AE5F9A">
      <w:pPr>
        <w:pStyle w:val="ListParagraph"/>
        <w:numPr>
          <w:ilvl w:val="1"/>
          <w:numId w:val="23"/>
        </w:numPr>
        <w:rPr>
          <w:rFonts w:cs="Times New Roman"/>
        </w:rPr>
      </w:pPr>
      <w:r w:rsidRPr="001F2132">
        <w:rPr>
          <w:rFonts w:cs="Times New Roman"/>
        </w:rPr>
        <w:t>None of these treatments</w:t>
      </w:r>
    </w:p>
    <w:p w14:paraId="65E17B81" w14:textId="77777777" w:rsidR="00AE5F9A" w:rsidRPr="001F2132" w:rsidRDefault="00AE5F9A" w:rsidP="00AE5F9A">
      <w:pPr>
        <w:pStyle w:val="ListParagraph"/>
        <w:rPr>
          <w:rFonts w:eastAsia="Arial" w:cs="Times New Roman"/>
        </w:rPr>
      </w:pPr>
    </w:p>
    <w:p w14:paraId="164BDE9B" w14:textId="77777777" w:rsidR="00AE5F9A" w:rsidRPr="001F2132" w:rsidRDefault="00AE5F9A" w:rsidP="00AE5F9A">
      <w:pPr>
        <w:pStyle w:val="ListParagraph"/>
        <w:numPr>
          <w:ilvl w:val="0"/>
          <w:numId w:val="23"/>
        </w:numPr>
        <w:rPr>
          <w:rFonts w:eastAsia="Arial" w:cs="Times New Roman"/>
        </w:rPr>
      </w:pPr>
      <w:r w:rsidRPr="001F2132">
        <w:rPr>
          <w:rFonts w:cs="Times New Roman"/>
          <w:iCs/>
        </w:rPr>
        <w:t xml:space="preserve">What is your weight in kg? </w:t>
      </w:r>
      <w:r w:rsidRPr="001F2132">
        <w:rPr>
          <w:rFonts w:cs="Times New Roman"/>
          <w:i/>
          <w:iCs/>
        </w:rPr>
        <w:t>Please round your answer to the nearest whole number.</w:t>
      </w:r>
    </w:p>
    <w:p w14:paraId="74D4610E" w14:textId="23DAAA0D" w:rsidR="00AE5F9A" w:rsidRPr="001F2132" w:rsidRDefault="00CD227A" w:rsidP="003D2AD3">
      <w:pPr>
        <w:pStyle w:val="Heading3"/>
      </w:pPr>
      <w:r w:rsidRPr="001F2132">
        <w:t xml:space="preserve">3.0 </w:t>
      </w:r>
      <w:r w:rsidR="00AE5F9A" w:rsidRPr="001F2132">
        <w:t xml:space="preserve"> Secondary outcome assessments/contextual variables</w:t>
      </w:r>
    </w:p>
    <w:p w14:paraId="129C5DA2" w14:textId="27CB7243" w:rsidR="00AE5F9A" w:rsidRPr="001F2132" w:rsidRDefault="00CD227A" w:rsidP="003D2AD3">
      <w:pPr>
        <w:pStyle w:val="Heading4"/>
      </w:pPr>
      <w:r w:rsidRPr="001F2132">
        <w:t>3.1</w:t>
      </w:r>
      <w:r w:rsidR="00AE5F9A" w:rsidRPr="001F2132">
        <w:t xml:space="preserve"> – 8-Item Patient Health Questionnaire (PHQ8) </w:t>
      </w:r>
    </w:p>
    <w:tbl>
      <w:tblPr>
        <w:tblStyle w:val="TableGrid"/>
        <w:tblW w:w="0" w:type="auto"/>
        <w:tblLook w:val="04A0" w:firstRow="1" w:lastRow="0" w:firstColumn="1" w:lastColumn="0" w:noHBand="0" w:noVBand="1"/>
      </w:tblPr>
      <w:tblGrid>
        <w:gridCol w:w="4390"/>
        <w:gridCol w:w="850"/>
        <w:gridCol w:w="992"/>
        <w:gridCol w:w="1560"/>
        <w:gridCol w:w="1224"/>
      </w:tblGrid>
      <w:tr w:rsidR="00AE5F9A" w:rsidRPr="001F2132" w14:paraId="55790A18" w14:textId="77777777" w:rsidTr="0073394D">
        <w:tc>
          <w:tcPr>
            <w:tcW w:w="4390" w:type="dxa"/>
          </w:tcPr>
          <w:p w14:paraId="68765821" w14:textId="77777777" w:rsidR="00AE5F9A" w:rsidRPr="001F2132" w:rsidRDefault="00AE5F9A" w:rsidP="0073394D">
            <w:pPr>
              <w:jc w:val="both"/>
              <w:rPr>
                <w:sz w:val="20"/>
              </w:rPr>
            </w:pPr>
            <w:r w:rsidRPr="001F2132">
              <w:rPr>
                <w:sz w:val="20"/>
              </w:rPr>
              <w:br/>
            </w:r>
          </w:p>
        </w:tc>
        <w:tc>
          <w:tcPr>
            <w:tcW w:w="850" w:type="dxa"/>
          </w:tcPr>
          <w:p w14:paraId="1F1FD8CF" w14:textId="77777777" w:rsidR="00AE5F9A" w:rsidRPr="001F2132" w:rsidRDefault="00AE5F9A" w:rsidP="0073394D">
            <w:pPr>
              <w:jc w:val="both"/>
              <w:rPr>
                <w:sz w:val="20"/>
              </w:rPr>
            </w:pPr>
            <w:r w:rsidRPr="001F2132">
              <w:rPr>
                <w:sz w:val="20"/>
              </w:rPr>
              <w:t>Not at all</w:t>
            </w:r>
          </w:p>
        </w:tc>
        <w:tc>
          <w:tcPr>
            <w:tcW w:w="992" w:type="dxa"/>
          </w:tcPr>
          <w:p w14:paraId="23CD497A" w14:textId="77777777" w:rsidR="00AE5F9A" w:rsidRPr="001F2132" w:rsidRDefault="00AE5F9A" w:rsidP="0073394D">
            <w:pPr>
              <w:jc w:val="both"/>
              <w:rPr>
                <w:sz w:val="20"/>
              </w:rPr>
            </w:pPr>
            <w:r w:rsidRPr="001F2132">
              <w:rPr>
                <w:sz w:val="20"/>
              </w:rPr>
              <w:t>Several days</w:t>
            </w:r>
          </w:p>
        </w:tc>
        <w:tc>
          <w:tcPr>
            <w:tcW w:w="1560" w:type="dxa"/>
          </w:tcPr>
          <w:p w14:paraId="1588A3B7" w14:textId="77777777" w:rsidR="00AE5F9A" w:rsidRPr="001F2132" w:rsidRDefault="00AE5F9A" w:rsidP="0073394D">
            <w:pPr>
              <w:jc w:val="both"/>
              <w:rPr>
                <w:sz w:val="20"/>
              </w:rPr>
            </w:pPr>
            <w:r w:rsidRPr="001F2132">
              <w:rPr>
                <w:sz w:val="20"/>
              </w:rPr>
              <w:t>More than half the days</w:t>
            </w:r>
          </w:p>
        </w:tc>
        <w:tc>
          <w:tcPr>
            <w:tcW w:w="1224" w:type="dxa"/>
          </w:tcPr>
          <w:p w14:paraId="35FD6784" w14:textId="77777777" w:rsidR="00AE5F9A" w:rsidRPr="001F2132" w:rsidRDefault="00AE5F9A" w:rsidP="0073394D">
            <w:pPr>
              <w:jc w:val="both"/>
              <w:rPr>
                <w:sz w:val="20"/>
              </w:rPr>
            </w:pPr>
            <w:r w:rsidRPr="001F2132">
              <w:rPr>
                <w:sz w:val="20"/>
              </w:rPr>
              <w:t>Nearly every day</w:t>
            </w:r>
          </w:p>
        </w:tc>
      </w:tr>
      <w:tr w:rsidR="00AE5F9A" w:rsidRPr="001F2132" w14:paraId="79963282" w14:textId="77777777" w:rsidTr="0073394D">
        <w:tc>
          <w:tcPr>
            <w:tcW w:w="4390" w:type="dxa"/>
          </w:tcPr>
          <w:p w14:paraId="1F851E13" w14:textId="77777777" w:rsidR="00AE5F9A" w:rsidRPr="001F2132" w:rsidRDefault="00AE5F9A" w:rsidP="00AE5F9A">
            <w:pPr>
              <w:pStyle w:val="ListParagraph"/>
              <w:numPr>
                <w:ilvl w:val="0"/>
                <w:numId w:val="18"/>
              </w:numPr>
              <w:spacing w:after="0" w:line="240" w:lineRule="auto"/>
              <w:jc w:val="both"/>
              <w:rPr>
                <w:rFonts w:cs="Times New Roman"/>
                <w:sz w:val="20"/>
              </w:rPr>
            </w:pPr>
            <w:r w:rsidRPr="001F2132">
              <w:rPr>
                <w:rFonts w:cs="Times New Roman"/>
                <w:sz w:val="20"/>
              </w:rPr>
              <w:t>Little interest or pleasure in doing things</w:t>
            </w:r>
          </w:p>
        </w:tc>
        <w:tc>
          <w:tcPr>
            <w:tcW w:w="850" w:type="dxa"/>
          </w:tcPr>
          <w:p w14:paraId="50DF9332" w14:textId="77777777" w:rsidR="00AE5F9A" w:rsidRPr="001F2132" w:rsidRDefault="00AE5F9A" w:rsidP="0073394D">
            <w:pPr>
              <w:jc w:val="both"/>
              <w:rPr>
                <w:sz w:val="20"/>
              </w:rPr>
            </w:pPr>
            <w:r w:rsidRPr="001F2132">
              <w:rPr>
                <w:sz w:val="20"/>
              </w:rPr>
              <w:t>0</w:t>
            </w:r>
          </w:p>
        </w:tc>
        <w:tc>
          <w:tcPr>
            <w:tcW w:w="992" w:type="dxa"/>
          </w:tcPr>
          <w:p w14:paraId="2C1ECC44" w14:textId="77777777" w:rsidR="00AE5F9A" w:rsidRPr="001F2132" w:rsidRDefault="00AE5F9A" w:rsidP="0073394D">
            <w:pPr>
              <w:jc w:val="both"/>
              <w:rPr>
                <w:sz w:val="20"/>
              </w:rPr>
            </w:pPr>
            <w:r w:rsidRPr="001F2132">
              <w:rPr>
                <w:sz w:val="20"/>
              </w:rPr>
              <w:t>1</w:t>
            </w:r>
          </w:p>
        </w:tc>
        <w:tc>
          <w:tcPr>
            <w:tcW w:w="1560" w:type="dxa"/>
          </w:tcPr>
          <w:p w14:paraId="348F2425" w14:textId="77777777" w:rsidR="00AE5F9A" w:rsidRPr="001F2132" w:rsidRDefault="00AE5F9A" w:rsidP="0073394D">
            <w:pPr>
              <w:jc w:val="both"/>
              <w:rPr>
                <w:sz w:val="20"/>
              </w:rPr>
            </w:pPr>
            <w:r w:rsidRPr="001F2132">
              <w:rPr>
                <w:sz w:val="20"/>
              </w:rPr>
              <w:t>2</w:t>
            </w:r>
          </w:p>
        </w:tc>
        <w:tc>
          <w:tcPr>
            <w:tcW w:w="1224" w:type="dxa"/>
          </w:tcPr>
          <w:p w14:paraId="726A784E" w14:textId="77777777" w:rsidR="00AE5F9A" w:rsidRPr="001F2132" w:rsidRDefault="00AE5F9A" w:rsidP="0073394D">
            <w:pPr>
              <w:jc w:val="both"/>
              <w:rPr>
                <w:sz w:val="20"/>
              </w:rPr>
            </w:pPr>
            <w:r w:rsidRPr="001F2132">
              <w:rPr>
                <w:sz w:val="20"/>
              </w:rPr>
              <w:t>3</w:t>
            </w:r>
          </w:p>
        </w:tc>
      </w:tr>
      <w:tr w:rsidR="00AE5F9A" w:rsidRPr="001F2132" w14:paraId="4354AABD" w14:textId="77777777" w:rsidTr="0073394D">
        <w:tc>
          <w:tcPr>
            <w:tcW w:w="4390" w:type="dxa"/>
            <w:tcBorders>
              <w:bottom w:val="single" w:sz="4" w:space="0" w:color="auto"/>
            </w:tcBorders>
          </w:tcPr>
          <w:p w14:paraId="121C8DE8" w14:textId="77777777" w:rsidR="00AE5F9A" w:rsidRPr="001F2132" w:rsidRDefault="00AE5F9A" w:rsidP="00AE5F9A">
            <w:pPr>
              <w:pStyle w:val="ListParagraph"/>
              <w:numPr>
                <w:ilvl w:val="0"/>
                <w:numId w:val="18"/>
              </w:numPr>
              <w:spacing w:after="0" w:line="240" w:lineRule="auto"/>
              <w:jc w:val="both"/>
              <w:rPr>
                <w:rFonts w:cs="Times New Roman"/>
                <w:sz w:val="20"/>
              </w:rPr>
            </w:pPr>
            <w:r w:rsidRPr="001F2132">
              <w:rPr>
                <w:rFonts w:cs="Times New Roman"/>
                <w:sz w:val="20"/>
              </w:rPr>
              <w:t>Feeling down, depressed or hopeless</w:t>
            </w:r>
          </w:p>
        </w:tc>
        <w:tc>
          <w:tcPr>
            <w:tcW w:w="850" w:type="dxa"/>
            <w:tcBorders>
              <w:bottom w:val="single" w:sz="4" w:space="0" w:color="auto"/>
            </w:tcBorders>
          </w:tcPr>
          <w:p w14:paraId="6C7CA750" w14:textId="77777777" w:rsidR="00AE5F9A" w:rsidRPr="001F2132" w:rsidRDefault="00AE5F9A" w:rsidP="0073394D">
            <w:pPr>
              <w:jc w:val="both"/>
              <w:rPr>
                <w:sz w:val="20"/>
              </w:rPr>
            </w:pPr>
            <w:r w:rsidRPr="001F2132">
              <w:rPr>
                <w:sz w:val="20"/>
              </w:rPr>
              <w:t>0</w:t>
            </w:r>
          </w:p>
        </w:tc>
        <w:tc>
          <w:tcPr>
            <w:tcW w:w="992" w:type="dxa"/>
            <w:tcBorders>
              <w:bottom w:val="single" w:sz="4" w:space="0" w:color="auto"/>
            </w:tcBorders>
          </w:tcPr>
          <w:p w14:paraId="052BA473" w14:textId="77777777" w:rsidR="00AE5F9A" w:rsidRPr="001F2132" w:rsidRDefault="00AE5F9A" w:rsidP="0073394D">
            <w:pPr>
              <w:jc w:val="both"/>
              <w:rPr>
                <w:sz w:val="20"/>
              </w:rPr>
            </w:pPr>
            <w:r w:rsidRPr="001F2132">
              <w:rPr>
                <w:sz w:val="20"/>
              </w:rPr>
              <w:t>1</w:t>
            </w:r>
          </w:p>
        </w:tc>
        <w:tc>
          <w:tcPr>
            <w:tcW w:w="1560" w:type="dxa"/>
            <w:tcBorders>
              <w:bottom w:val="single" w:sz="4" w:space="0" w:color="auto"/>
            </w:tcBorders>
          </w:tcPr>
          <w:p w14:paraId="765070F8" w14:textId="77777777" w:rsidR="00AE5F9A" w:rsidRPr="001F2132" w:rsidRDefault="00AE5F9A" w:rsidP="0073394D">
            <w:pPr>
              <w:jc w:val="both"/>
              <w:rPr>
                <w:sz w:val="20"/>
              </w:rPr>
            </w:pPr>
            <w:r w:rsidRPr="001F2132">
              <w:rPr>
                <w:sz w:val="20"/>
              </w:rPr>
              <w:t>2</w:t>
            </w:r>
          </w:p>
        </w:tc>
        <w:tc>
          <w:tcPr>
            <w:tcW w:w="1224" w:type="dxa"/>
            <w:tcBorders>
              <w:bottom w:val="single" w:sz="4" w:space="0" w:color="auto"/>
            </w:tcBorders>
          </w:tcPr>
          <w:p w14:paraId="070AC5D8" w14:textId="77777777" w:rsidR="00AE5F9A" w:rsidRPr="001F2132" w:rsidRDefault="00AE5F9A" w:rsidP="0073394D">
            <w:pPr>
              <w:jc w:val="both"/>
              <w:rPr>
                <w:sz w:val="20"/>
              </w:rPr>
            </w:pPr>
            <w:r w:rsidRPr="001F2132">
              <w:rPr>
                <w:sz w:val="20"/>
              </w:rPr>
              <w:t>3</w:t>
            </w:r>
          </w:p>
        </w:tc>
      </w:tr>
      <w:tr w:rsidR="00AE5F9A" w:rsidRPr="001F2132" w14:paraId="03A3A1F2" w14:textId="77777777" w:rsidTr="0073394D">
        <w:tc>
          <w:tcPr>
            <w:tcW w:w="4390" w:type="dxa"/>
            <w:tcBorders>
              <w:top w:val="single" w:sz="4" w:space="0" w:color="auto"/>
            </w:tcBorders>
          </w:tcPr>
          <w:p w14:paraId="2226E223" w14:textId="77777777" w:rsidR="00AE5F9A" w:rsidRPr="001F2132" w:rsidRDefault="00AE5F9A" w:rsidP="00AE5F9A">
            <w:pPr>
              <w:pStyle w:val="ListParagraph"/>
              <w:numPr>
                <w:ilvl w:val="0"/>
                <w:numId w:val="18"/>
              </w:numPr>
              <w:spacing w:after="0" w:line="240" w:lineRule="auto"/>
              <w:jc w:val="both"/>
              <w:rPr>
                <w:rFonts w:cs="Times New Roman"/>
                <w:sz w:val="20"/>
              </w:rPr>
            </w:pPr>
            <w:r w:rsidRPr="001F2132">
              <w:rPr>
                <w:rFonts w:cs="Times New Roman"/>
                <w:sz w:val="20"/>
              </w:rPr>
              <w:t xml:space="preserve">Trouble falling asleep, staying asleep, or sleeping too much. </w:t>
            </w:r>
          </w:p>
        </w:tc>
        <w:tc>
          <w:tcPr>
            <w:tcW w:w="850" w:type="dxa"/>
            <w:tcBorders>
              <w:top w:val="single" w:sz="4" w:space="0" w:color="auto"/>
            </w:tcBorders>
          </w:tcPr>
          <w:p w14:paraId="48BE2B83" w14:textId="77777777" w:rsidR="00AE5F9A" w:rsidRPr="001F2132" w:rsidRDefault="00AE5F9A" w:rsidP="0073394D">
            <w:pPr>
              <w:jc w:val="both"/>
              <w:rPr>
                <w:sz w:val="20"/>
              </w:rPr>
            </w:pPr>
            <w:r w:rsidRPr="001F2132">
              <w:rPr>
                <w:sz w:val="20"/>
              </w:rPr>
              <w:t>0</w:t>
            </w:r>
          </w:p>
        </w:tc>
        <w:tc>
          <w:tcPr>
            <w:tcW w:w="992" w:type="dxa"/>
            <w:tcBorders>
              <w:top w:val="single" w:sz="4" w:space="0" w:color="auto"/>
            </w:tcBorders>
          </w:tcPr>
          <w:p w14:paraId="42980F6A" w14:textId="77777777" w:rsidR="00AE5F9A" w:rsidRPr="001F2132" w:rsidRDefault="00AE5F9A" w:rsidP="0073394D">
            <w:pPr>
              <w:jc w:val="both"/>
              <w:rPr>
                <w:sz w:val="20"/>
              </w:rPr>
            </w:pPr>
            <w:r w:rsidRPr="001F2132">
              <w:rPr>
                <w:sz w:val="20"/>
              </w:rPr>
              <w:t>1</w:t>
            </w:r>
          </w:p>
        </w:tc>
        <w:tc>
          <w:tcPr>
            <w:tcW w:w="1560" w:type="dxa"/>
            <w:tcBorders>
              <w:top w:val="single" w:sz="4" w:space="0" w:color="auto"/>
            </w:tcBorders>
          </w:tcPr>
          <w:p w14:paraId="5E9432A4" w14:textId="77777777" w:rsidR="00AE5F9A" w:rsidRPr="001F2132" w:rsidRDefault="00AE5F9A" w:rsidP="0073394D">
            <w:pPr>
              <w:jc w:val="both"/>
              <w:rPr>
                <w:sz w:val="20"/>
              </w:rPr>
            </w:pPr>
            <w:r w:rsidRPr="001F2132">
              <w:rPr>
                <w:sz w:val="20"/>
              </w:rPr>
              <w:t>2</w:t>
            </w:r>
          </w:p>
        </w:tc>
        <w:tc>
          <w:tcPr>
            <w:tcW w:w="1224" w:type="dxa"/>
            <w:tcBorders>
              <w:top w:val="single" w:sz="4" w:space="0" w:color="auto"/>
            </w:tcBorders>
          </w:tcPr>
          <w:p w14:paraId="7667B54F" w14:textId="77777777" w:rsidR="00AE5F9A" w:rsidRPr="001F2132" w:rsidRDefault="00AE5F9A" w:rsidP="0073394D">
            <w:pPr>
              <w:jc w:val="both"/>
              <w:rPr>
                <w:sz w:val="20"/>
              </w:rPr>
            </w:pPr>
            <w:r w:rsidRPr="001F2132">
              <w:rPr>
                <w:sz w:val="20"/>
              </w:rPr>
              <w:t>3</w:t>
            </w:r>
          </w:p>
        </w:tc>
      </w:tr>
      <w:tr w:rsidR="00AE5F9A" w:rsidRPr="001F2132" w14:paraId="267E657C" w14:textId="77777777" w:rsidTr="0073394D">
        <w:tc>
          <w:tcPr>
            <w:tcW w:w="4390" w:type="dxa"/>
          </w:tcPr>
          <w:p w14:paraId="37887956" w14:textId="77777777" w:rsidR="00AE5F9A" w:rsidRPr="001F2132" w:rsidRDefault="00AE5F9A" w:rsidP="00AE5F9A">
            <w:pPr>
              <w:pStyle w:val="ListParagraph"/>
              <w:numPr>
                <w:ilvl w:val="0"/>
                <w:numId w:val="18"/>
              </w:numPr>
              <w:spacing w:after="0" w:line="240" w:lineRule="auto"/>
              <w:jc w:val="both"/>
              <w:rPr>
                <w:rFonts w:cs="Times New Roman"/>
                <w:sz w:val="20"/>
              </w:rPr>
            </w:pPr>
            <w:r w:rsidRPr="001F2132">
              <w:rPr>
                <w:rFonts w:cs="Times New Roman"/>
                <w:sz w:val="20"/>
              </w:rPr>
              <w:t xml:space="preserve">Feeling tired or having little energy. </w:t>
            </w:r>
          </w:p>
        </w:tc>
        <w:tc>
          <w:tcPr>
            <w:tcW w:w="850" w:type="dxa"/>
          </w:tcPr>
          <w:p w14:paraId="09A3A978" w14:textId="77777777" w:rsidR="00AE5F9A" w:rsidRPr="001F2132" w:rsidRDefault="00AE5F9A" w:rsidP="0073394D">
            <w:pPr>
              <w:jc w:val="both"/>
              <w:rPr>
                <w:sz w:val="20"/>
              </w:rPr>
            </w:pPr>
            <w:r w:rsidRPr="001F2132">
              <w:rPr>
                <w:sz w:val="20"/>
              </w:rPr>
              <w:t>0</w:t>
            </w:r>
          </w:p>
        </w:tc>
        <w:tc>
          <w:tcPr>
            <w:tcW w:w="992" w:type="dxa"/>
          </w:tcPr>
          <w:p w14:paraId="66A9102C" w14:textId="77777777" w:rsidR="00AE5F9A" w:rsidRPr="001F2132" w:rsidRDefault="00AE5F9A" w:rsidP="0073394D">
            <w:pPr>
              <w:jc w:val="both"/>
              <w:rPr>
                <w:sz w:val="20"/>
              </w:rPr>
            </w:pPr>
            <w:r w:rsidRPr="001F2132">
              <w:rPr>
                <w:sz w:val="20"/>
              </w:rPr>
              <w:t>1</w:t>
            </w:r>
          </w:p>
        </w:tc>
        <w:tc>
          <w:tcPr>
            <w:tcW w:w="1560" w:type="dxa"/>
          </w:tcPr>
          <w:p w14:paraId="7EDE4EEF" w14:textId="77777777" w:rsidR="00AE5F9A" w:rsidRPr="001F2132" w:rsidRDefault="00AE5F9A" w:rsidP="0073394D">
            <w:pPr>
              <w:jc w:val="both"/>
              <w:rPr>
                <w:sz w:val="20"/>
              </w:rPr>
            </w:pPr>
            <w:r w:rsidRPr="001F2132">
              <w:rPr>
                <w:sz w:val="20"/>
              </w:rPr>
              <w:t>2</w:t>
            </w:r>
          </w:p>
        </w:tc>
        <w:tc>
          <w:tcPr>
            <w:tcW w:w="1224" w:type="dxa"/>
          </w:tcPr>
          <w:p w14:paraId="318716B2" w14:textId="77777777" w:rsidR="00AE5F9A" w:rsidRPr="001F2132" w:rsidRDefault="00AE5F9A" w:rsidP="0073394D">
            <w:pPr>
              <w:jc w:val="both"/>
              <w:rPr>
                <w:sz w:val="20"/>
              </w:rPr>
            </w:pPr>
            <w:r w:rsidRPr="001F2132">
              <w:rPr>
                <w:sz w:val="20"/>
              </w:rPr>
              <w:t>3</w:t>
            </w:r>
          </w:p>
        </w:tc>
      </w:tr>
      <w:tr w:rsidR="00AE5F9A" w:rsidRPr="001F2132" w14:paraId="54BF8132" w14:textId="77777777" w:rsidTr="0073394D">
        <w:tc>
          <w:tcPr>
            <w:tcW w:w="4390" w:type="dxa"/>
            <w:tcBorders>
              <w:bottom w:val="single" w:sz="4" w:space="0" w:color="auto"/>
            </w:tcBorders>
          </w:tcPr>
          <w:p w14:paraId="5A081013" w14:textId="77777777" w:rsidR="00AE5F9A" w:rsidRPr="001F2132" w:rsidRDefault="00AE5F9A" w:rsidP="00AE5F9A">
            <w:pPr>
              <w:pStyle w:val="ListParagraph"/>
              <w:numPr>
                <w:ilvl w:val="0"/>
                <w:numId w:val="18"/>
              </w:numPr>
              <w:spacing w:after="0" w:line="240" w:lineRule="auto"/>
              <w:jc w:val="both"/>
              <w:rPr>
                <w:rFonts w:cs="Times New Roman"/>
                <w:sz w:val="20"/>
              </w:rPr>
            </w:pPr>
            <w:r w:rsidRPr="001F2132">
              <w:rPr>
                <w:rFonts w:cs="Times New Roman"/>
                <w:sz w:val="20"/>
              </w:rPr>
              <w:t>Poor appetite or over eating</w:t>
            </w:r>
          </w:p>
        </w:tc>
        <w:tc>
          <w:tcPr>
            <w:tcW w:w="850" w:type="dxa"/>
          </w:tcPr>
          <w:p w14:paraId="025D946E" w14:textId="77777777" w:rsidR="00AE5F9A" w:rsidRPr="001F2132" w:rsidRDefault="00AE5F9A" w:rsidP="0073394D">
            <w:pPr>
              <w:jc w:val="both"/>
              <w:rPr>
                <w:sz w:val="20"/>
              </w:rPr>
            </w:pPr>
            <w:r w:rsidRPr="001F2132">
              <w:rPr>
                <w:sz w:val="20"/>
              </w:rPr>
              <w:t>0</w:t>
            </w:r>
          </w:p>
        </w:tc>
        <w:tc>
          <w:tcPr>
            <w:tcW w:w="992" w:type="dxa"/>
          </w:tcPr>
          <w:p w14:paraId="5B13E62C" w14:textId="77777777" w:rsidR="00AE5F9A" w:rsidRPr="001F2132" w:rsidRDefault="00AE5F9A" w:rsidP="0073394D">
            <w:pPr>
              <w:jc w:val="both"/>
              <w:rPr>
                <w:sz w:val="20"/>
              </w:rPr>
            </w:pPr>
            <w:r w:rsidRPr="001F2132">
              <w:rPr>
                <w:sz w:val="20"/>
              </w:rPr>
              <w:t>1</w:t>
            </w:r>
          </w:p>
        </w:tc>
        <w:tc>
          <w:tcPr>
            <w:tcW w:w="1560" w:type="dxa"/>
          </w:tcPr>
          <w:p w14:paraId="25721841" w14:textId="77777777" w:rsidR="00AE5F9A" w:rsidRPr="001F2132" w:rsidRDefault="00AE5F9A" w:rsidP="0073394D">
            <w:pPr>
              <w:jc w:val="both"/>
              <w:rPr>
                <w:sz w:val="20"/>
              </w:rPr>
            </w:pPr>
            <w:r w:rsidRPr="001F2132">
              <w:rPr>
                <w:sz w:val="20"/>
              </w:rPr>
              <w:t>2</w:t>
            </w:r>
          </w:p>
        </w:tc>
        <w:tc>
          <w:tcPr>
            <w:tcW w:w="1224" w:type="dxa"/>
          </w:tcPr>
          <w:p w14:paraId="2519402B" w14:textId="77777777" w:rsidR="00AE5F9A" w:rsidRPr="001F2132" w:rsidRDefault="00AE5F9A" w:rsidP="0073394D">
            <w:pPr>
              <w:jc w:val="both"/>
              <w:rPr>
                <w:sz w:val="20"/>
              </w:rPr>
            </w:pPr>
            <w:r w:rsidRPr="001F2132">
              <w:rPr>
                <w:sz w:val="20"/>
              </w:rPr>
              <w:t>3</w:t>
            </w:r>
          </w:p>
        </w:tc>
      </w:tr>
      <w:tr w:rsidR="00AE5F9A" w:rsidRPr="001F2132" w14:paraId="320AB19C" w14:textId="77777777" w:rsidTr="0073394D">
        <w:tc>
          <w:tcPr>
            <w:tcW w:w="4390" w:type="dxa"/>
            <w:tcBorders>
              <w:bottom w:val="single" w:sz="4" w:space="0" w:color="auto"/>
            </w:tcBorders>
          </w:tcPr>
          <w:p w14:paraId="51CC3142" w14:textId="77777777" w:rsidR="00AE5F9A" w:rsidRPr="001F2132" w:rsidRDefault="00AE5F9A" w:rsidP="00AE5F9A">
            <w:pPr>
              <w:pStyle w:val="ListParagraph"/>
              <w:numPr>
                <w:ilvl w:val="0"/>
                <w:numId w:val="18"/>
              </w:numPr>
              <w:spacing w:after="0" w:line="240" w:lineRule="auto"/>
              <w:jc w:val="both"/>
              <w:rPr>
                <w:rFonts w:cs="Times New Roman"/>
                <w:sz w:val="20"/>
              </w:rPr>
            </w:pPr>
            <w:r w:rsidRPr="001F2132">
              <w:rPr>
                <w:rFonts w:cs="Times New Roman"/>
                <w:sz w:val="20"/>
              </w:rPr>
              <w:t xml:space="preserve">Feeling bad about yourself, or that you are a failure or have let yourself or your family down. </w:t>
            </w:r>
          </w:p>
        </w:tc>
        <w:tc>
          <w:tcPr>
            <w:tcW w:w="850" w:type="dxa"/>
          </w:tcPr>
          <w:p w14:paraId="218A7F81" w14:textId="77777777" w:rsidR="00AE5F9A" w:rsidRPr="001F2132" w:rsidRDefault="00AE5F9A" w:rsidP="0073394D">
            <w:pPr>
              <w:jc w:val="both"/>
              <w:rPr>
                <w:sz w:val="20"/>
              </w:rPr>
            </w:pPr>
            <w:r w:rsidRPr="001F2132">
              <w:rPr>
                <w:sz w:val="20"/>
              </w:rPr>
              <w:t>0</w:t>
            </w:r>
          </w:p>
        </w:tc>
        <w:tc>
          <w:tcPr>
            <w:tcW w:w="992" w:type="dxa"/>
          </w:tcPr>
          <w:p w14:paraId="594A3920" w14:textId="77777777" w:rsidR="00AE5F9A" w:rsidRPr="001F2132" w:rsidRDefault="00AE5F9A" w:rsidP="0073394D">
            <w:pPr>
              <w:jc w:val="both"/>
              <w:rPr>
                <w:sz w:val="20"/>
              </w:rPr>
            </w:pPr>
            <w:r w:rsidRPr="001F2132">
              <w:rPr>
                <w:sz w:val="20"/>
              </w:rPr>
              <w:t>1</w:t>
            </w:r>
          </w:p>
        </w:tc>
        <w:tc>
          <w:tcPr>
            <w:tcW w:w="1560" w:type="dxa"/>
          </w:tcPr>
          <w:p w14:paraId="0F7E627C" w14:textId="77777777" w:rsidR="00AE5F9A" w:rsidRPr="001F2132" w:rsidRDefault="00AE5F9A" w:rsidP="0073394D">
            <w:pPr>
              <w:jc w:val="both"/>
              <w:rPr>
                <w:sz w:val="20"/>
              </w:rPr>
            </w:pPr>
            <w:r w:rsidRPr="001F2132">
              <w:rPr>
                <w:sz w:val="20"/>
              </w:rPr>
              <w:t>2</w:t>
            </w:r>
          </w:p>
        </w:tc>
        <w:tc>
          <w:tcPr>
            <w:tcW w:w="1224" w:type="dxa"/>
          </w:tcPr>
          <w:p w14:paraId="7E94EB10" w14:textId="77777777" w:rsidR="00AE5F9A" w:rsidRPr="001F2132" w:rsidRDefault="00AE5F9A" w:rsidP="0073394D">
            <w:pPr>
              <w:jc w:val="both"/>
              <w:rPr>
                <w:sz w:val="20"/>
              </w:rPr>
            </w:pPr>
            <w:r w:rsidRPr="001F2132">
              <w:rPr>
                <w:sz w:val="20"/>
              </w:rPr>
              <w:t>3</w:t>
            </w:r>
          </w:p>
        </w:tc>
      </w:tr>
      <w:tr w:rsidR="00AE5F9A" w:rsidRPr="001F2132" w14:paraId="54091DA2" w14:textId="77777777" w:rsidTr="0073394D">
        <w:tc>
          <w:tcPr>
            <w:tcW w:w="4390" w:type="dxa"/>
            <w:tcBorders>
              <w:top w:val="single" w:sz="4" w:space="0" w:color="auto"/>
            </w:tcBorders>
          </w:tcPr>
          <w:p w14:paraId="5F4C7D9E" w14:textId="77777777" w:rsidR="00AE5F9A" w:rsidRPr="001F2132" w:rsidRDefault="00AE5F9A" w:rsidP="00AE5F9A">
            <w:pPr>
              <w:pStyle w:val="ListParagraph"/>
              <w:numPr>
                <w:ilvl w:val="0"/>
                <w:numId w:val="18"/>
              </w:numPr>
              <w:spacing w:after="0" w:line="240" w:lineRule="auto"/>
              <w:jc w:val="both"/>
              <w:rPr>
                <w:rFonts w:cs="Times New Roman"/>
                <w:sz w:val="20"/>
              </w:rPr>
            </w:pPr>
            <w:r w:rsidRPr="001F2132">
              <w:rPr>
                <w:rFonts w:cs="Times New Roman"/>
                <w:sz w:val="20"/>
              </w:rPr>
              <w:t xml:space="preserve">Trouble concentrating on things, such as reading the newspaper or watching television. </w:t>
            </w:r>
          </w:p>
        </w:tc>
        <w:tc>
          <w:tcPr>
            <w:tcW w:w="850" w:type="dxa"/>
          </w:tcPr>
          <w:p w14:paraId="147C0F56" w14:textId="77777777" w:rsidR="00AE5F9A" w:rsidRPr="001F2132" w:rsidRDefault="00AE5F9A" w:rsidP="0073394D">
            <w:pPr>
              <w:jc w:val="both"/>
              <w:rPr>
                <w:sz w:val="20"/>
              </w:rPr>
            </w:pPr>
            <w:r w:rsidRPr="001F2132">
              <w:rPr>
                <w:sz w:val="20"/>
              </w:rPr>
              <w:t>0</w:t>
            </w:r>
          </w:p>
        </w:tc>
        <w:tc>
          <w:tcPr>
            <w:tcW w:w="992" w:type="dxa"/>
          </w:tcPr>
          <w:p w14:paraId="76651029" w14:textId="77777777" w:rsidR="00AE5F9A" w:rsidRPr="001F2132" w:rsidRDefault="00AE5F9A" w:rsidP="0073394D">
            <w:pPr>
              <w:jc w:val="both"/>
              <w:rPr>
                <w:sz w:val="20"/>
              </w:rPr>
            </w:pPr>
            <w:r w:rsidRPr="001F2132">
              <w:rPr>
                <w:sz w:val="20"/>
              </w:rPr>
              <w:t>1</w:t>
            </w:r>
          </w:p>
        </w:tc>
        <w:tc>
          <w:tcPr>
            <w:tcW w:w="1560" w:type="dxa"/>
          </w:tcPr>
          <w:p w14:paraId="1E29DE65" w14:textId="77777777" w:rsidR="00AE5F9A" w:rsidRPr="001F2132" w:rsidRDefault="00AE5F9A" w:rsidP="0073394D">
            <w:pPr>
              <w:jc w:val="both"/>
              <w:rPr>
                <w:sz w:val="20"/>
              </w:rPr>
            </w:pPr>
            <w:r w:rsidRPr="001F2132">
              <w:rPr>
                <w:sz w:val="20"/>
              </w:rPr>
              <w:t>2</w:t>
            </w:r>
          </w:p>
        </w:tc>
        <w:tc>
          <w:tcPr>
            <w:tcW w:w="1224" w:type="dxa"/>
          </w:tcPr>
          <w:p w14:paraId="474598F1" w14:textId="77777777" w:rsidR="00AE5F9A" w:rsidRPr="001F2132" w:rsidRDefault="00AE5F9A" w:rsidP="0073394D">
            <w:pPr>
              <w:jc w:val="both"/>
              <w:rPr>
                <w:sz w:val="20"/>
              </w:rPr>
            </w:pPr>
            <w:r w:rsidRPr="001F2132">
              <w:rPr>
                <w:sz w:val="20"/>
              </w:rPr>
              <w:t>3</w:t>
            </w:r>
          </w:p>
        </w:tc>
      </w:tr>
      <w:tr w:rsidR="00AE5F9A" w:rsidRPr="001F2132" w14:paraId="33F80468" w14:textId="77777777" w:rsidTr="0073394D">
        <w:trPr>
          <w:trHeight w:val="77"/>
        </w:trPr>
        <w:tc>
          <w:tcPr>
            <w:tcW w:w="4390" w:type="dxa"/>
          </w:tcPr>
          <w:p w14:paraId="7CC29FA6" w14:textId="77777777" w:rsidR="00AE5F9A" w:rsidRPr="001F2132" w:rsidRDefault="00AE5F9A" w:rsidP="00AE5F9A">
            <w:pPr>
              <w:pStyle w:val="ListParagraph"/>
              <w:numPr>
                <w:ilvl w:val="0"/>
                <w:numId w:val="18"/>
              </w:numPr>
              <w:spacing w:after="0" w:line="240" w:lineRule="auto"/>
              <w:jc w:val="both"/>
              <w:rPr>
                <w:rFonts w:cs="Times New Roman"/>
                <w:sz w:val="20"/>
              </w:rPr>
            </w:pPr>
            <w:r w:rsidRPr="001F2132">
              <w:rPr>
                <w:rFonts w:cs="Times New Roman"/>
                <w:sz w:val="20"/>
              </w:rPr>
              <w:t xml:space="preserve">Moving or speaking so slowly that other people could have noticed. Or, the opposite – being so fidgety or restless that you have been moving around a lot more than usual.  </w:t>
            </w:r>
          </w:p>
        </w:tc>
        <w:tc>
          <w:tcPr>
            <w:tcW w:w="850" w:type="dxa"/>
          </w:tcPr>
          <w:p w14:paraId="51738E4D" w14:textId="77777777" w:rsidR="00AE5F9A" w:rsidRPr="001F2132" w:rsidRDefault="00AE5F9A" w:rsidP="0073394D">
            <w:pPr>
              <w:jc w:val="both"/>
              <w:rPr>
                <w:sz w:val="20"/>
              </w:rPr>
            </w:pPr>
            <w:r w:rsidRPr="001F2132">
              <w:rPr>
                <w:sz w:val="20"/>
              </w:rPr>
              <w:t>0</w:t>
            </w:r>
          </w:p>
        </w:tc>
        <w:tc>
          <w:tcPr>
            <w:tcW w:w="992" w:type="dxa"/>
          </w:tcPr>
          <w:p w14:paraId="5927087F" w14:textId="77777777" w:rsidR="00AE5F9A" w:rsidRPr="001F2132" w:rsidRDefault="00AE5F9A" w:rsidP="0073394D">
            <w:pPr>
              <w:jc w:val="both"/>
              <w:rPr>
                <w:sz w:val="20"/>
              </w:rPr>
            </w:pPr>
            <w:r w:rsidRPr="001F2132">
              <w:rPr>
                <w:sz w:val="20"/>
              </w:rPr>
              <w:t>1</w:t>
            </w:r>
          </w:p>
        </w:tc>
        <w:tc>
          <w:tcPr>
            <w:tcW w:w="1560" w:type="dxa"/>
          </w:tcPr>
          <w:p w14:paraId="497DD8E3" w14:textId="77777777" w:rsidR="00AE5F9A" w:rsidRPr="001F2132" w:rsidRDefault="00AE5F9A" w:rsidP="0073394D">
            <w:pPr>
              <w:jc w:val="both"/>
              <w:rPr>
                <w:sz w:val="20"/>
              </w:rPr>
            </w:pPr>
            <w:r w:rsidRPr="001F2132">
              <w:rPr>
                <w:sz w:val="20"/>
              </w:rPr>
              <w:t>2</w:t>
            </w:r>
          </w:p>
        </w:tc>
        <w:tc>
          <w:tcPr>
            <w:tcW w:w="1224" w:type="dxa"/>
          </w:tcPr>
          <w:p w14:paraId="7BF653C1" w14:textId="77777777" w:rsidR="00AE5F9A" w:rsidRPr="001F2132" w:rsidRDefault="00AE5F9A" w:rsidP="0073394D">
            <w:pPr>
              <w:jc w:val="both"/>
              <w:rPr>
                <w:sz w:val="20"/>
              </w:rPr>
            </w:pPr>
            <w:r w:rsidRPr="001F2132">
              <w:rPr>
                <w:sz w:val="20"/>
              </w:rPr>
              <w:t>3</w:t>
            </w:r>
          </w:p>
        </w:tc>
      </w:tr>
    </w:tbl>
    <w:p w14:paraId="0F91343C" w14:textId="2ABE660B" w:rsidR="00AE5F9A" w:rsidRPr="001F2132" w:rsidRDefault="00CD227A" w:rsidP="003D2AD3">
      <w:pPr>
        <w:pStyle w:val="Heading4"/>
      </w:pPr>
      <w:r w:rsidRPr="001F2132">
        <w:t xml:space="preserve">3.2 </w:t>
      </w:r>
      <w:r w:rsidR="00AE5F9A" w:rsidRPr="001F2132">
        <w:t>Rosenberg Self-Esteem Scale (RSES)</w:t>
      </w:r>
    </w:p>
    <w:tbl>
      <w:tblPr>
        <w:tblStyle w:val="TableGrid"/>
        <w:tblW w:w="0" w:type="auto"/>
        <w:tblLook w:val="04A0" w:firstRow="1" w:lastRow="0" w:firstColumn="1" w:lastColumn="0" w:noHBand="0" w:noVBand="1"/>
      </w:tblPr>
      <w:tblGrid>
        <w:gridCol w:w="4225"/>
        <w:gridCol w:w="1024"/>
        <w:gridCol w:w="990"/>
        <w:gridCol w:w="1555"/>
        <w:gridCol w:w="1222"/>
      </w:tblGrid>
      <w:tr w:rsidR="00AE5F9A" w:rsidRPr="001F2132" w14:paraId="5416E89E" w14:textId="77777777" w:rsidTr="0073394D">
        <w:tc>
          <w:tcPr>
            <w:tcW w:w="4225" w:type="dxa"/>
          </w:tcPr>
          <w:p w14:paraId="613A4065" w14:textId="77777777" w:rsidR="00AE5F9A" w:rsidRPr="001F2132" w:rsidRDefault="00AE5F9A" w:rsidP="0073394D">
            <w:pPr>
              <w:jc w:val="both"/>
              <w:rPr>
                <w:sz w:val="20"/>
              </w:rPr>
            </w:pPr>
          </w:p>
        </w:tc>
        <w:tc>
          <w:tcPr>
            <w:tcW w:w="1024" w:type="dxa"/>
          </w:tcPr>
          <w:p w14:paraId="12C5509D" w14:textId="77777777" w:rsidR="00AE5F9A" w:rsidRPr="001F2132" w:rsidRDefault="00AE5F9A" w:rsidP="0073394D">
            <w:pPr>
              <w:jc w:val="both"/>
              <w:rPr>
                <w:sz w:val="20"/>
              </w:rPr>
            </w:pPr>
            <w:r w:rsidRPr="001F2132">
              <w:rPr>
                <w:sz w:val="20"/>
              </w:rPr>
              <w:t>Strongly agree</w:t>
            </w:r>
          </w:p>
        </w:tc>
        <w:tc>
          <w:tcPr>
            <w:tcW w:w="990" w:type="dxa"/>
          </w:tcPr>
          <w:p w14:paraId="36B25C6B" w14:textId="77777777" w:rsidR="00AE5F9A" w:rsidRPr="001F2132" w:rsidRDefault="00AE5F9A" w:rsidP="0073394D">
            <w:pPr>
              <w:jc w:val="both"/>
              <w:rPr>
                <w:sz w:val="20"/>
              </w:rPr>
            </w:pPr>
            <w:r w:rsidRPr="001F2132">
              <w:rPr>
                <w:sz w:val="20"/>
              </w:rPr>
              <w:t>Agree</w:t>
            </w:r>
          </w:p>
        </w:tc>
        <w:tc>
          <w:tcPr>
            <w:tcW w:w="1555" w:type="dxa"/>
          </w:tcPr>
          <w:p w14:paraId="7390565A" w14:textId="77777777" w:rsidR="00AE5F9A" w:rsidRPr="001F2132" w:rsidRDefault="00AE5F9A" w:rsidP="0073394D">
            <w:pPr>
              <w:jc w:val="both"/>
              <w:rPr>
                <w:sz w:val="20"/>
              </w:rPr>
            </w:pPr>
            <w:r w:rsidRPr="001F2132">
              <w:rPr>
                <w:sz w:val="20"/>
              </w:rPr>
              <w:t>Disagree</w:t>
            </w:r>
          </w:p>
        </w:tc>
        <w:tc>
          <w:tcPr>
            <w:tcW w:w="1222" w:type="dxa"/>
          </w:tcPr>
          <w:p w14:paraId="034DA09A" w14:textId="77777777" w:rsidR="00AE5F9A" w:rsidRPr="001F2132" w:rsidRDefault="00AE5F9A" w:rsidP="0073394D">
            <w:pPr>
              <w:jc w:val="both"/>
              <w:rPr>
                <w:sz w:val="20"/>
              </w:rPr>
            </w:pPr>
            <w:r w:rsidRPr="001F2132">
              <w:rPr>
                <w:sz w:val="20"/>
              </w:rPr>
              <w:t>Strongly disagree</w:t>
            </w:r>
          </w:p>
        </w:tc>
      </w:tr>
      <w:tr w:rsidR="00AE5F9A" w:rsidRPr="001F2132" w14:paraId="5BA8146F" w14:textId="77777777" w:rsidTr="0073394D">
        <w:tc>
          <w:tcPr>
            <w:tcW w:w="4225" w:type="dxa"/>
          </w:tcPr>
          <w:p w14:paraId="0DE6E9D8"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t xml:space="preserve">On the whole, I am satisfied with myself </w:t>
            </w:r>
          </w:p>
        </w:tc>
        <w:tc>
          <w:tcPr>
            <w:tcW w:w="1024" w:type="dxa"/>
          </w:tcPr>
          <w:p w14:paraId="6EA5B1EC" w14:textId="77777777" w:rsidR="00AE5F9A" w:rsidRPr="001F2132" w:rsidRDefault="00AE5F9A" w:rsidP="0073394D">
            <w:pPr>
              <w:jc w:val="both"/>
              <w:rPr>
                <w:sz w:val="20"/>
              </w:rPr>
            </w:pPr>
            <w:r w:rsidRPr="001F2132">
              <w:rPr>
                <w:sz w:val="20"/>
              </w:rPr>
              <w:t>3</w:t>
            </w:r>
          </w:p>
        </w:tc>
        <w:tc>
          <w:tcPr>
            <w:tcW w:w="990" w:type="dxa"/>
          </w:tcPr>
          <w:p w14:paraId="65A79C40" w14:textId="77777777" w:rsidR="00AE5F9A" w:rsidRPr="001F2132" w:rsidRDefault="00AE5F9A" w:rsidP="0073394D">
            <w:pPr>
              <w:jc w:val="both"/>
              <w:rPr>
                <w:sz w:val="20"/>
              </w:rPr>
            </w:pPr>
            <w:r w:rsidRPr="001F2132">
              <w:rPr>
                <w:sz w:val="20"/>
              </w:rPr>
              <w:t>2</w:t>
            </w:r>
          </w:p>
        </w:tc>
        <w:tc>
          <w:tcPr>
            <w:tcW w:w="1555" w:type="dxa"/>
          </w:tcPr>
          <w:p w14:paraId="6A222448" w14:textId="77777777" w:rsidR="00AE5F9A" w:rsidRPr="001F2132" w:rsidRDefault="00AE5F9A" w:rsidP="0073394D">
            <w:pPr>
              <w:jc w:val="both"/>
              <w:rPr>
                <w:sz w:val="20"/>
              </w:rPr>
            </w:pPr>
            <w:r w:rsidRPr="001F2132">
              <w:rPr>
                <w:sz w:val="20"/>
              </w:rPr>
              <w:t>1</w:t>
            </w:r>
          </w:p>
        </w:tc>
        <w:tc>
          <w:tcPr>
            <w:tcW w:w="1222" w:type="dxa"/>
          </w:tcPr>
          <w:p w14:paraId="3AD6C09D" w14:textId="77777777" w:rsidR="00AE5F9A" w:rsidRPr="001F2132" w:rsidRDefault="00AE5F9A" w:rsidP="0073394D">
            <w:pPr>
              <w:jc w:val="both"/>
              <w:rPr>
                <w:sz w:val="20"/>
              </w:rPr>
            </w:pPr>
            <w:r w:rsidRPr="001F2132">
              <w:rPr>
                <w:sz w:val="20"/>
              </w:rPr>
              <w:t>0</w:t>
            </w:r>
          </w:p>
        </w:tc>
      </w:tr>
      <w:tr w:rsidR="00AE5F9A" w:rsidRPr="001F2132" w14:paraId="7EE28459" w14:textId="77777777" w:rsidTr="0073394D">
        <w:tc>
          <w:tcPr>
            <w:tcW w:w="4225" w:type="dxa"/>
            <w:tcBorders>
              <w:bottom w:val="single" w:sz="4" w:space="0" w:color="auto"/>
            </w:tcBorders>
          </w:tcPr>
          <w:p w14:paraId="5A24D883"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t xml:space="preserve">At times, I think I am no good at all.  </w:t>
            </w:r>
          </w:p>
        </w:tc>
        <w:tc>
          <w:tcPr>
            <w:tcW w:w="1024" w:type="dxa"/>
            <w:tcBorders>
              <w:bottom w:val="single" w:sz="4" w:space="0" w:color="auto"/>
            </w:tcBorders>
          </w:tcPr>
          <w:p w14:paraId="529312E6" w14:textId="77777777" w:rsidR="00AE5F9A" w:rsidRPr="001F2132" w:rsidRDefault="00AE5F9A" w:rsidP="0073394D">
            <w:pPr>
              <w:jc w:val="both"/>
              <w:rPr>
                <w:sz w:val="20"/>
              </w:rPr>
            </w:pPr>
            <w:r w:rsidRPr="001F2132">
              <w:rPr>
                <w:sz w:val="20"/>
              </w:rPr>
              <w:t>3</w:t>
            </w:r>
          </w:p>
        </w:tc>
        <w:tc>
          <w:tcPr>
            <w:tcW w:w="990" w:type="dxa"/>
            <w:tcBorders>
              <w:bottom w:val="single" w:sz="4" w:space="0" w:color="auto"/>
            </w:tcBorders>
          </w:tcPr>
          <w:p w14:paraId="6F48DE50" w14:textId="77777777" w:rsidR="00AE5F9A" w:rsidRPr="001F2132" w:rsidRDefault="00AE5F9A" w:rsidP="0073394D">
            <w:pPr>
              <w:jc w:val="both"/>
              <w:rPr>
                <w:sz w:val="20"/>
              </w:rPr>
            </w:pPr>
            <w:r w:rsidRPr="001F2132">
              <w:rPr>
                <w:sz w:val="20"/>
              </w:rPr>
              <w:t>2</w:t>
            </w:r>
          </w:p>
        </w:tc>
        <w:tc>
          <w:tcPr>
            <w:tcW w:w="1555" w:type="dxa"/>
            <w:tcBorders>
              <w:bottom w:val="single" w:sz="4" w:space="0" w:color="auto"/>
            </w:tcBorders>
          </w:tcPr>
          <w:p w14:paraId="59859E51" w14:textId="77777777" w:rsidR="00AE5F9A" w:rsidRPr="001F2132" w:rsidRDefault="00AE5F9A" w:rsidP="0073394D">
            <w:pPr>
              <w:jc w:val="both"/>
              <w:rPr>
                <w:sz w:val="20"/>
              </w:rPr>
            </w:pPr>
            <w:r w:rsidRPr="001F2132">
              <w:rPr>
                <w:sz w:val="20"/>
              </w:rPr>
              <w:t>1</w:t>
            </w:r>
          </w:p>
        </w:tc>
        <w:tc>
          <w:tcPr>
            <w:tcW w:w="1222" w:type="dxa"/>
            <w:tcBorders>
              <w:bottom w:val="single" w:sz="4" w:space="0" w:color="auto"/>
            </w:tcBorders>
          </w:tcPr>
          <w:p w14:paraId="761781FC" w14:textId="77777777" w:rsidR="00AE5F9A" w:rsidRPr="001F2132" w:rsidRDefault="00AE5F9A" w:rsidP="0073394D">
            <w:pPr>
              <w:jc w:val="both"/>
              <w:rPr>
                <w:sz w:val="20"/>
              </w:rPr>
            </w:pPr>
            <w:r w:rsidRPr="001F2132">
              <w:rPr>
                <w:sz w:val="20"/>
              </w:rPr>
              <w:t>0</w:t>
            </w:r>
          </w:p>
        </w:tc>
      </w:tr>
      <w:tr w:rsidR="00AE5F9A" w:rsidRPr="001F2132" w14:paraId="053BF7C6" w14:textId="77777777" w:rsidTr="0073394D">
        <w:tc>
          <w:tcPr>
            <w:tcW w:w="4225" w:type="dxa"/>
            <w:tcBorders>
              <w:top w:val="single" w:sz="4" w:space="0" w:color="auto"/>
            </w:tcBorders>
          </w:tcPr>
          <w:p w14:paraId="52FC486F"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t>I feel that I have a number of good qualities</w:t>
            </w:r>
          </w:p>
        </w:tc>
        <w:tc>
          <w:tcPr>
            <w:tcW w:w="1024" w:type="dxa"/>
            <w:tcBorders>
              <w:top w:val="single" w:sz="4" w:space="0" w:color="auto"/>
            </w:tcBorders>
          </w:tcPr>
          <w:p w14:paraId="3373BF23" w14:textId="77777777" w:rsidR="00AE5F9A" w:rsidRPr="001F2132" w:rsidRDefault="00AE5F9A" w:rsidP="0073394D">
            <w:pPr>
              <w:jc w:val="both"/>
              <w:rPr>
                <w:sz w:val="20"/>
              </w:rPr>
            </w:pPr>
            <w:r w:rsidRPr="001F2132">
              <w:rPr>
                <w:sz w:val="20"/>
              </w:rPr>
              <w:t>3</w:t>
            </w:r>
          </w:p>
        </w:tc>
        <w:tc>
          <w:tcPr>
            <w:tcW w:w="990" w:type="dxa"/>
            <w:tcBorders>
              <w:top w:val="single" w:sz="4" w:space="0" w:color="auto"/>
            </w:tcBorders>
          </w:tcPr>
          <w:p w14:paraId="7A78825E" w14:textId="77777777" w:rsidR="00AE5F9A" w:rsidRPr="001F2132" w:rsidRDefault="00AE5F9A" w:rsidP="0073394D">
            <w:pPr>
              <w:jc w:val="both"/>
              <w:rPr>
                <w:sz w:val="20"/>
              </w:rPr>
            </w:pPr>
            <w:r w:rsidRPr="001F2132">
              <w:rPr>
                <w:sz w:val="20"/>
              </w:rPr>
              <w:t>2</w:t>
            </w:r>
          </w:p>
        </w:tc>
        <w:tc>
          <w:tcPr>
            <w:tcW w:w="1555" w:type="dxa"/>
            <w:tcBorders>
              <w:top w:val="single" w:sz="4" w:space="0" w:color="auto"/>
            </w:tcBorders>
          </w:tcPr>
          <w:p w14:paraId="7C2E5C7C" w14:textId="77777777" w:rsidR="00AE5F9A" w:rsidRPr="001F2132" w:rsidRDefault="00AE5F9A" w:rsidP="0073394D">
            <w:pPr>
              <w:jc w:val="both"/>
              <w:rPr>
                <w:sz w:val="20"/>
              </w:rPr>
            </w:pPr>
            <w:r w:rsidRPr="001F2132">
              <w:rPr>
                <w:sz w:val="20"/>
              </w:rPr>
              <w:t>1</w:t>
            </w:r>
          </w:p>
        </w:tc>
        <w:tc>
          <w:tcPr>
            <w:tcW w:w="1222" w:type="dxa"/>
            <w:tcBorders>
              <w:top w:val="single" w:sz="4" w:space="0" w:color="auto"/>
            </w:tcBorders>
          </w:tcPr>
          <w:p w14:paraId="199F097E" w14:textId="77777777" w:rsidR="00AE5F9A" w:rsidRPr="001F2132" w:rsidRDefault="00AE5F9A" w:rsidP="0073394D">
            <w:pPr>
              <w:jc w:val="both"/>
              <w:rPr>
                <w:sz w:val="20"/>
              </w:rPr>
            </w:pPr>
            <w:r w:rsidRPr="001F2132">
              <w:rPr>
                <w:sz w:val="20"/>
              </w:rPr>
              <w:t>0</w:t>
            </w:r>
          </w:p>
        </w:tc>
      </w:tr>
      <w:tr w:rsidR="00AE5F9A" w:rsidRPr="001F2132" w14:paraId="7DBBE921" w14:textId="77777777" w:rsidTr="0073394D">
        <w:tc>
          <w:tcPr>
            <w:tcW w:w="4225" w:type="dxa"/>
          </w:tcPr>
          <w:p w14:paraId="689D27F7"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t xml:space="preserve">I am able to do things as well as most other people. </w:t>
            </w:r>
          </w:p>
        </w:tc>
        <w:tc>
          <w:tcPr>
            <w:tcW w:w="1024" w:type="dxa"/>
          </w:tcPr>
          <w:p w14:paraId="7013220B" w14:textId="77777777" w:rsidR="00AE5F9A" w:rsidRPr="001F2132" w:rsidRDefault="00AE5F9A" w:rsidP="0073394D">
            <w:pPr>
              <w:jc w:val="both"/>
              <w:rPr>
                <w:sz w:val="20"/>
              </w:rPr>
            </w:pPr>
            <w:r w:rsidRPr="001F2132">
              <w:rPr>
                <w:sz w:val="20"/>
              </w:rPr>
              <w:t>3</w:t>
            </w:r>
          </w:p>
        </w:tc>
        <w:tc>
          <w:tcPr>
            <w:tcW w:w="990" w:type="dxa"/>
          </w:tcPr>
          <w:p w14:paraId="290DEEBE" w14:textId="77777777" w:rsidR="00AE5F9A" w:rsidRPr="001F2132" w:rsidRDefault="00AE5F9A" w:rsidP="0073394D">
            <w:pPr>
              <w:jc w:val="both"/>
              <w:rPr>
                <w:sz w:val="20"/>
              </w:rPr>
            </w:pPr>
            <w:r w:rsidRPr="001F2132">
              <w:rPr>
                <w:sz w:val="20"/>
              </w:rPr>
              <w:t>2</w:t>
            </w:r>
          </w:p>
        </w:tc>
        <w:tc>
          <w:tcPr>
            <w:tcW w:w="1555" w:type="dxa"/>
          </w:tcPr>
          <w:p w14:paraId="168CB47C" w14:textId="77777777" w:rsidR="00AE5F9A" w:rsidRPr="001F2132" w:rsidRDefault="00AE5F9A" w:rsidP="0073394D">
            <w:pPr>
              <w:jc w:val="both"/>
              <w:rPr>
                <w:sz w:val="20"/>
              </w:rPr>
            </w:pPr>
            <w:r w:rsidRPr="001F2132">
              <w:rPr>
                <w:sz w:val="20"/>
              </w:rPr>
              <w:t>1</w:t>
            </w:r>
          </w:p>
        </w:tc>
        <w:tc>
          <w:tcPr>
            <w:tcW w:w="1222" w:type="dxa"/>
          </w:tcPr>
          <w:p w14:paraId="2EF4BB23" w14:textId="77777777" w:rsidR="00AE5F9A" w:rsidRPr="001F2132" w:rsidRDefault="00AE5F9A" w:rsidP="0073394D">
            <w:pPr>
              <w:jc w:val="both"/>
              <w:rPr>
                <w:sz w:val="20"/>
              </w:rPr>
            </w:pPr>
            <w:r w:rsidRPr="001F2132">
              <w:rPr>
                <w:sz w:val="20"/>
              </w:rPr>
              <w:t>0</w:t>
            </w:r>
          </w:p>
        </w:tc>
      </w:tr>
      <w:tr w:rsidR="00AE5F9A" w:rsidRPr="001F2132" w14:paraId="1B306668" w14:textId="77777777" w:rsidTr="0073394D">
        <w:tc>
          <w:tcPr>
            <w:tcW w:w="4225" w:type="dxa"/>
          </w:tcPr>
          <w:p w14:paraId="2CEB98C4"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t xml:space="preserve">I feel I do not have much to be proud of. </w:t>
            </w:r>
          </w:p>
        </w:tc>
        <w:tc>
          <w:tcPr>
            <w:tcW w:w="1024" w:type="dxa"/>
          </w:tcPr>
          <w:p w14:paraId="655061C1" w14:textId="77777777" w:rsidR="00AE5F9A" w:rsidRPr="001F2132" w:rsidRDefault="00AE5F9A" w:rsidP="0073394D">
            <w:pPr>
              <w:jc w:val="both"/>
              <w:rPr>
                <w:sz w:val="20"/>
              </w:rPr>
            </w:pPr>
            <w:r w:rsidRPr="001F2132">
              <w:rPr>
                <w:sz w:val="20"/>
              </w:rPr>
              <w:t>3</w:t>
            </w:r>
          </w:p>
        </w:tc>
        <w:tc>
          <w:tcPr>
            <w:tcW w:w="990" w:type="dxa"/>
          </w:tcPr>
          <w:p w14:paraId="57C31F0D" w14:textId="77777777" w:rsidR="00AE5F9A" w:rsidRPr="001F2132" w:rsidRDefault="00AE5F9A" w:rsidP="0073394D">
            <w:pPr>
              <w:jc w:val="both"/>
              <w:rPr>
                <w:sz w:val="20"/>
              </w:rPr>
            </w:pPr>
            <w:r w:rsidRPr="001F2132">
              <w:rPr>
                <w:sz w:val="20"/>
              </w:rPr>
              <w:t>2</w:t>
            </w:r>
          </w:p>
        </w:tc>
        <w:tc>
          <w:tcPr>
            <w:tcW w:w="1555" w:type="dxa"/>
          </w:tcPr>
          <w:p w14:paraId="738B0BD0" w14:textId="77777777" w:rsidR="00AE5F9A" w:rsidRPr="001F2132" w:rsidRDefault="00AE5F9A" w:rsidP="0073394D">
            <w:pPr>
              <w:jc w:val="both"/>
              <w:rPr>
                <w:sz w:val="20"/>
              </w:rPr>
            </w:pPr>
            <w:r w:rsidRPr="001F2132">
              <w:rPr>
                <w:sz w:val="20"/>
              </w:rPr>
              <w:t>1</w:t>
            </w:r>
          </w:p>
        </w:tc>
        <w:tc>
          <w:tcPr>
            <w:tcW w:w="1222" w:type="dxa"/>
          </w:tcPr>
          <w:p w14:paraId="38511F74" w14:textId="77777777" w:rsidR="00AE5F9A" w:rsidRPr="001F2132" w:rsidRDefault="00AE5F9A" w:rsidP="0073394D">
            <w:pPr>
              <w:jc w:val="both"/>
              <w:rPr>
                <w:sz w:val="20"/>
              </w:rPr>
            </w:pPr>
            <w:r w:rsidRPr="001F2132">
              <w:rPr>
                <w:sz w:val="20"/>
              </w:rPr>
              <w:t>0</w:t>
            </w:r>
          </w:p>
        </w:tc>
      </w:tr>
      <w:tr w:rsidR="00AE5F9A" w:rsidRPr="001F2132" w14:paraId="048F0BF8" w14:textId="77777777" w:rsidTr="0073394D">
        <w:tc>
          <w:tcPr>
            <w:tcW w:w="4225" w:type="dxa"/>
          </w:tcPr>
          <w:p w14:paraId="2AD55F47"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t xml:space="preserve">I certainly feel useless at times.  </w:t>
            </w:r>
          </w:p>
        </w:tc>
        <w:tc>
          <w:tcPr>
            <w:tcW w:w="1024" w:type="dxa"/>
          </w:tcPr>
          <w:p w14:paraId="56B4E2CF" w14:textId="77777777" w:rsidR="00AE5F9A" w:rsidRPr="001F2132" w:rsidRDefault="00AE5F9A" w:rsidP="0073394D">
            <w:pPr>
              <w:jc w:val="both"/>
              <w:rPr>
                <w:sz w:val="20"/>
              </w:rPr>
            </w:pPr>
            <w:r w:rsidRPr="001F2132">
              <w:rPr>
                <w:sz w:val="20"/>
              </w:rPr>
              <w:t>3</w:t>
            </w:r>
          </w:p>
        </w:tc>
        <w:tc>
          <w:tcPr>
            <w:tcW w:w="990" w:type="dxa"/>
          </w:tcPr>
          <w:p w14:paraId="746E0BFE" w14:textId="77777777" w:rsidR="00AE5F9A" w:rsidRPr="001F2132" w:rsidRDefault="00AE5F9A" w:rsidP="0073394D">
            <w:pPr>
              <w:jc w:val="both"/>
              <w:rPr>
                <w:sz w:val="20"/>
              </w:rPr>
            </w:pPr>
            <w:r w:rsidRPr="001F2132">
              <w:rPr>
                <w:sz w:val="20"/>
              </w:rPr>
              <w:t>2</w:t>
            </w:r>
          </w:p>
        </w:tc>
        <w:tc>
          <w:tcPr>
            <w:tcW w:w="1555" w:type="dxa"/>
          </w:tcPr>
          <w:p w14:paraId="3CCF0596" w14:textId="77777777" w:rsidR="00AE5F9A" w:rsidRPr="001F2132" w:rsidRDefault="00AE5F9A" w:rsidP="0073394D">
            <w:pPr>
              <w:jc w:val="both"/>
              <w:rPr>
                <w:sz w:val="20"/>
              </w:rPr>
            </w:pPr>
            <w:r w:rsidRPr="001F2132">
              <w:rPr>
                <w:sz w:val="20"/>
              </w:rPr>
              <w:t>1</w:t>
            </w:r>
          </w:p>
        </w:tc>
        <w:tc>
          <w:tcPr>
            <w:tcW w:w="1222" w:type="dxa"/>
          </w:tcPr>
          <w:p w14:paraId="6D161E23" w14:textId="77777777" w:rsidR="00AE5F9A" w:rsidRPr="001F2132" w:rsidRDefault="00AE5F9A" w:rsidP="0073394D">
            <w:pPr>
              <w:jc w:val="both"/>
              <w:rPr>
                <w:sz w:val="20"/>
              </w:rPr>
            </w:pPr>
            <w:r w:rsidRPr="001F2132">
              <w:rPr>
                <w:sz w:val="20"/>
              </w:rPr>
              <w:t>0</w:t>
            </w:r>
          </w:p>
        </w:tc>
      </w:tr>
      <w:tr w:rsidR="00AE5F9A" w:rsidRPr="001F2132" w14:paraId="5B4AC60D" w14:textId="77777777" w:rsidTr="0073394D">
        <w:tc>
          <w:tcPr>
            <w:tcW w:w="4225" w:type="dxa"/>
          </w:tcPr>
          <w:p w14:paraId="7ECAE841"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lastRenderedPageBreak/>
              <w:t xml:space="preserve">I feel that I’m a person of worth, at least on an equal plane with others.  </w:t>
            </w:r>
          </w:p>
        </w:tc>
        <w:tc>
          <w:tcPr>
            <w:tcW w:w="1024" w:type="dxa"/>
          </w:tcPr>
          <w:p w14:paraId="493D0A89" w14:textId="77777777" w:rsidR="00AE5F9A" w:rsidRPr="001F2132" w:rsidRDefault="00AE5F9A" w:rsidP="0073394D">
            <w:pPr>
              <w:jc w:val="both"/>
              <w:rPr>
                <w:sz w:val="20"/>
              </w:rPr>
            </w:pPr>
            <w:r w:rsidRPr="001F2132">
              <w:rPr>
                <w:sz w:val="20"/>
              </w:rPr>
              <w:t>3</w:t>
            </w:r>
          </w:p>
        </w:tc>
        <w:tc>
          <w:tcPr>
            <w:tcW w:w="990" w:type="dxa"/>
          </w:tcPr>
          <w:p w14:paraId="45CA0C9A" w14:textId="77777777" w:rsidR="00AE5F9A" w:rsidRPr="001F2132" w:rsidRDefault="00AE5F9A" w:rsidP="0073394D">
            <w:pPr>
              <w:jc w:val="both"/>
              <w:rPr>
                <w:sz w:val="20"/>
              </w:rPr>
            </w:pPr>
            <w:r w:rsidRPr="001F2132">
              <w:rPr>
                <w:sz w:val="20"/>
              </w:rPr>
              <w:t>2</w:t>
            </w:r>
          </w:p>
        </w:tc>
        <w:tc>
          <w:tcPr>
            <w:tcW w:w="1555" w:type="dxa"/>
          </w:tcPr>
          <w:p w14:paraId="735239D2" w14:textId="77777777" w:rsidR="00AE5F9A" w:rsidRPr="001F2132" w:rsidRDefault="00AE5F9A" w:rsidP="0073394D">
            <w:pPr>
              <w:jc w:val="both"/>
              <w:rPr>
                <w:sz w:val="20"/>
              </w:rPr>
            </w:pPr>
            <w:r w:rsidRPr="001F2132">
              <w:rPr>
                <w:sz w:val="20"/>
              </w:rPr>
              <w:t>1</w:t>
            </w:r>
          </w:p>
        </w:tc>
        <w:tc>
          <w:tcPr>
            <w:tcW w:w="1222" w:type="dxa"/>
          </w:tcPr>
          <w:p w14:paraId="3481313D" w14:textId="77777777" w:rsidR="00AE5F9A" w:rsidRPr="001F2132" w:rsidRDefault="00AE5F9A" w:rsidP="0073394D">
            <w:pPr>
              <w:jc w:val="both"/>
              <w:rPr>
                <w:sz w:val="20"/>
              </w:rPr>
            </w:pPr>
            <w:r w:rsidRPr="001F2132">
              <w:rPr>
                <w:sz w:val="20"/>
              </w:rPr>
              <w:t>0</w:t>
            </w:r>
          </w:p>
        </w:tc>
      </w:tr>
      <w:tr w:rsidR="00AE5F9A" w:rsidRPr="001F2132" w14:paraId="16B7510E" w14:textId="77777777" w:rsidTr="0073394D">
        <w:tc>
          <w:tcPr>
            <w:tcW w:w="4225" w:type="dxa"/>
          </w:tcPr>
          <w:p w14:paraId="5E9CD935"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t xml:space="preserve">I wish I could have more respect for myself. </w:t>
            </w:r>
          </w:p>
        </w:tc>
        <w:tc>
          <w:tcPr>
            <w:tcW w:w="1024" w:type="dxa"/>
          </w:tcPr>
          <w:p w14:paraId="4245A317" w14:textId="77777777" w:rsidR="00AE5F9A" w:rsidRPr="001F2132" w:rsidRDefault="00AE5F9A" w:rsidP="0073394D">
            <w:pPr>
              <w:jc w:val="both"/>
              <w:rPr>
                <w:sz w:val="20"/>
              </w:rPr>
            </w:pPr>
            <w:r w:rsidRPr="001F2132">
              <w:rPr>
                <w:sz w:val="20"/>
              </w:rPr>
              <w:t>3</w:t>
            </w:r>
          </w:p>
        </w:tc>
        <w:tc>
          <w:tcPr>
            <w:tcW w:w="990" w:type="dxa"/>
          </w:tcPr>
          <w:p w14:paraId="048E8539" w14:textId="77777777" w:rsidR="00AE5F9A" w:rsidRPr="001F2132" w:rsidRDefault="00AE5F9A" w:rsidP="0073394D">
            <w:pPr>
              <w:jc w:val="both"/>
              <w:rPr>
                <w:sz w:val="20"/>
              </w:rPr>
            </w:pPr>
            <w:r w:rsidRPr="001F2132">
              <w:rPr>
                <w:sz w:val="20"/>
              </w:rPr>
              <w:t>2</w:t>
            </w:r>
          </w:p>
        </w:tc>
        <w:tc>
          <w:tcPr>
            <w:tcW w:w="1555" w:type="dxa"/>
          </w:tcPr>
          <w:p w14:paraId="6A998358" w14:textId="77777777" w:rsidR="00AE5F9A" w:rsidRPr="001F2132" w:rsidRDefault="00AE5F9A" w:rsidP="0073394D">
            <w:pPr>
              <w:jc w:val="both"/>
              <w:rPr>
                <w:sz w:val="20"/>
              </w:rPr>
            </w:pPr>
            <w:r w:rsidRPr="001F2132">
              <w:rPr>
                <w:sz w:val="20"/>
              </w:rPr>
              <w:t>1</w:t>
            </w:r>
          </w:p>
        </w:tc>
        <w:tc>
          <w:tcPr>
            <w:tcW w:w="1222" w:type="dxa"/>
          </w:tcPr>
          <w:p w14:paraId="1E50A42F" w14:textId="77777777" w:rsidR="00AE5F9A" w:rsidRPr="001F2132" w:rsidRDefault="00AE5F9A" w:rsidP="0073394D">
            <w:pPr>
              <w:jc w:val="both"/>
              <w:rPr>
                <w:sz w:val="20"/>
              </w:rPr>
            </w:pPr>
            <w:r w:rsidRPr="001F2132">
              <w:rPr>
                <w:sz w:val="20"/>
              </w:rPr>
              <w:t>0</w:t>
            </w:r>
          </w:p>
        </w:tc>
      </w:tr>
      <w:tr w:rsidR="00AE5F9A" w:rsidRPr="001F2132" w14:paraId="786EA4EC" w14:textId="77777777" w:rsidTr="0073394D">
        <w:tc>
          <w:tcPr>
            <w:tcW w:w="4225" w:type="dxa"/>
          </w:tcPr>
          <w:p w14:paraId="11AD3F7C"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t xml:space="preserve">All in all, I am inclined to feel that I am a failure. </w:t>
            </w:r>
          </w:p>
        </w:tc>
        <w:tc>
          <w:tcPr>
            <w:tcW w:w="1024" w:type="dxa"/>
          </w:tcPr>
          <w:p w14:paraId="3E6930C5" w14:textId="77777777" w:rsidR="00AE5F9A" w:rsidRPr="001F2132" w:rsidRDefault="00AE5F9A" w:rsidP="0073394D">
            <w:pPr>
              <w:jc w:val="both"/>
              <w:rPr>
                <w:sz w:val="20"/>
              </w:rPr>
            </w:pPr>
            <w:r w:rsidRPr="001F2132">
              <w:rPr>
                <w:sz w:val="20"/>
              </w:rPr>
              <w:t>3</w:t>
            </w:r>
          </w:p>
        </w:tc>
        <w:tc>
          <w:tcPr>
            <w:tcW w:w="990" w:type="dxa"/>
          </w:tcPr>
          <w:p w14:paraId="6480BC4C" w14:textId="77777777" w:rsidR="00AE5F9A" w:rsidRPr="001F2132" w:rsidRDefault="00AE5F9A" w:rsidP="0073394D">
            <w:pPr>
              <w:jc w:val="both"/>
              <w:rPr>
                <w:sz w:val="20"/>
              </w:rPr>
            </w:pPr>
            <w:r w:rsidRPr="001F2132">
              <w:rPr>
                <w:sz w:val="20"/>
              </w:rPr>
              <w:t>2</w:t>
            </w:r>
          </w:p>
        </w:tc>
        <w:tc>
          <w:tcPr>
            <w:tcW w:w="1555" w:type="dxa"/>
          </w:tcPr>
          <w:p w14:paraId="39C49B6F" w14:textId="77777777" w:rsidR="00AE5F9A" w:rsidRPr="001F2132" w:rsidRDefault="00AE5F9A" w:rsidP="0073394D">
            <w:pPr>
              <w:jc w:val="both"/>
              <w:rPr>
                <w:sz w:val="20"/>
              </w:rPr>
            </w:pPr>
            <w:r w:rsidRPr="001F2132">
              <w:rPr>
                <w:sz w:val="20"/>
              </w:rPr>
              <w:t>1</w:t>
            </w:r>
          </w:p>
        </w:tc>
        <w:tc>
          <w:tcPr>
            <w:tcW w:w="1222" w:type="dxa"/>
          </w:tcPr>
          <w:p w14:paraId="468BB369" w14:textId="77777777" w:rsidR="00AE5F9A" w:rsidRPr="001F2132" w:rsidRDefault="00AE5F9A" w:rsidP="0073394D">
            <w:pPr>
              <w:jc w:val="both"/>
              <w:rPr>
                <w:sz w:val="20"/>
              </w:rPr>
            </w:pPr>
            <w:r w:rsidRPr="001F2132">
              <w:rPr>
                <w:sz w:val="20"/>
              </w:rPr>
              <w:t>0</w:t>
            </w:r>
          </w:p>
        </w:tc>
      </w:tr>
      <w:tr w:rsidR="00AE5F9A" w:rsidRPr="001F2132" w14:paraId="23B0AD3B" w14:textId="77777777" w:rsidTr="0073394D">
        <w:tc>
          <w:tcPr>
            <w:tcW w:w="4225" w:type="dxa"/>
          </w:tcPr>
          <w:p w14:paraId="47B9F383"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t>I take a positive attitude toward myself.</w:t>
            </w:r>
          </w:p>
        </w:tc>
        <w:tc>
          <w:tcPr>
            <w:tcW w:w="1024" w:type="dxa"/>
          </w:tcPr>
          <w:p w14:paraId="43BFB325" w14:textId="77777777" w:rsidR="00AE5F9A" w:rsidRPr="001F2132" w:rsidRDefault="00AE5F9A" w:rsidP="0073394D">
            <w:pPr>
              <w:jc w:val="both"/>
              <w:rPr>
                <w:sz w:val="20"/>
              </w:rPr>
            </w:pPr>
            <w:r w:rsidRPr="001F2132">
              <w:rPr>
                <w:sz w:val="20"/>
              </w:rPr>
              <w:t>3</w:t>
            </w:r>
          </w:p>
        </w:tc>
        <w:tc>
          <w:tcPr>
            <w:tcW w:w="990" w:type="dxa"/>
          </w:tcPr>
          <w:p w14:paraId="2C486204" w14:textId="77777777" w:rsidR="00AE5F9A" w:rsidRPr="001F2132" w:rsidRDefault="00AE5F9A" w:rsidP="0073394D">
            <w:pPr>
              <w:jc w:val="both"/>
              <w:rPr>
                <w:sz w:val="20"/>
              </w:rPr>
            </w:pPr>
            <w:r w:rsidRPr="001F2132">
              <w:rPr>
                <w:sz w:val="20"/>
              </w:rPr>
              <w:t>2</w:t>
            </w:r>
          </w:p>
        </w:tc>
        <w:tc>
          <w:tcPr>
            <w:tcW w:w="1555" w:type="dxa"/>
          </w:tcPr>
          <w:p w14:paraId="6FE5098B" w14:textId="77777777" w:rsidR="00AE5F9A" w:rsidRPr="001F2132" w:rsidRDefault="00AE5F9A" w:rsidP="0073394D">
            <w:pPr>
              <w:jc w:val="both"/>
              <w:rPr>
                <w:sz w:val="20"/>
              </w:rPr>
            </w:pPr>
            <w:r w:rsidRPr="001F2132">
              <w:rPr>
                <w:sz w:val="20"/>
              </w:rPr>
              <w:t>1</w:t>
            </w:r>
          </w:p>
        </w:tc>
        <w:tc>
          <w:tcPr>
            <w:tcW w:w="1222" w:type="dxa"/>
          </w:tcPr>
          <w:p w14:paraId="40AC0E62" w14:textId="77777777" w:rsidR="00AE5F9A" w:rsidRPr="001F2132" w:rsidRDefault="00AE5F9A" w:rsidP="0073394D">
            <w:pPr>
              <w:jc w:val="both"/>
              <w:rPr>
                <w:sz w:val="20"/>
              </w:rPr>
            </w:pPr>
            <w:r w:rsidRPr="001F2132">
              <w:rPr>
                <w:sz w:val="20"/>
              </w:rPr>
              <w:t>0</w:t>
            </w:r>
          </w:p>
        </w:tc>
      </w:tr>
    </w:tbl>
    <w:p w14:paraId="55E7BCD9" w14:textId="6B6F1B58" w:rsidR="00AE5F9A" w:rsidRPr="001F2132" w:rsidRDefault="00CD227A" w:rsidP="003D2AD3">
      <w:pPr>
        <w:pStyle w:val="Heading4"/>
      </w:pPr>
      <w:r w:rsidRPr="001F2132">
        <w:t>3.3</w:t>
      </w:r>
      <w:r w:rsidR="00AE5F9A" w:rsidRPr="001F2132">
        <w:t>– 7-item Generalised Anxiety Disorder questionnaire (GAD7)</w:t>
      </w:r>
    </w:p>
    <w:p w14:paraId="3644A367" w14:textId="77777777" w:rsidR="00AE5F9A" w:rsidRPr="001F2132" w:rsidRDefault="00AE5F9A" w:rsidP="00AE5F9A">
      <w:pPr>
        <w:spacing w:line="360" w:lineRule="auto"/>
        <w:jc w:val="both"/>
      </w:pPr>
    </w:p>
    <w:tbl>
      <w:tblPr>
        <w:tblStyle w:val="TableGrid"/>
        <w:tblW w:w="0" w:type="auto"/>
        <w:tblLook w:val="04A0" w:firstRow="1" w:lastRow="0" w:firstColumn="1" w:lastColumn="0" w:noHBand="0" w:noVBand="1"/>
      </w:tblPr>
      <w:tblGrid>
        <w:gridCol w:w="4248"/>
        <w:gridCol w:w="992"/>
        <w:gridCol w:w="992"/>
        <w:gridCol w:w="1560"/>
        <w:gridCol w:w="1224"/>
      </w:tblGrid>
      <w:tr w:rsidR="00AE5F9A" w:rsidRPr="001F2132" w14:paraId="1A23A07F" w14:textId="77777777" w:rsidTr="0073394D">
        <w:tc>
          <w:tcPr>
            <w:tcW w:w="4248" w:type="dxa"/>
          </w:tcPr>
          <w:p w14:paraId="023D86B4" w14:textId="77777777" w:rsidR="00AE5F9A" w:rsidRPr="001F2132" w:rsidRDefault="00AE5F9A" w:rsidP="0073394D">
            <w:pPr>
              <w:jc w:val="both"/>
              <w:rPr>
                <w:sz w:val="20"/>
              </w:rPr>
            </w:pPr>
          </w:p>
        </w:tc>
        <w:tc>
          <w:tcPr>
            <w:tcW w:w="992" w:type="dxa"/>
          </w:tcPr>
          <w:p w14:paraId="0D656A88" w14:textId="77777777" w:rsidR="00AE5F9A" w:rsidRPr="001F2132" w:rsidRDefault="00AE5F9A" w:rsidP="0073394D">
            <w:pPr>
              <w:jc w:val="both"/>
              <w:rPr>
                <w:sz w:val="20"/>
              </w:rPr>
            </w:pPr>
            <w:r w:rsidRPr="001F2132">
              <w:rPr>
                <w:sz w:val="20"/>
              </w:rPr>
              <w:t>Not at all</w:t>
            </w:r>
          </w:p>
        </w:tc>
        <w:tc>
          <w:tcPr>
            <w:tcW w:w="992" w:type="dxa"/>
          </w:tcPr>
          <w:p w14:paraId="06B48D4C" w14:textId="77777777" w:rsidR="00AE5F9A" w:rsidRPr="001F2132" w:rsidRDefault="00AE5F9A" w:rsidP="0073394D">
            <w:pPr>
              <w:jc w:val="both"/>
              <w:rPr>
                <w:sz w:val="20"/>
              </w:rPr>
            </w:pPr>
            <w:r w:rsidRPr="001F2132">
              <w:rPr>
                <w:sz w:val="20"/>
              </w:rPr>
              <w:t>Several days</w:t>
            </w:r>
          </w:p>
        </w:tc>
        <w:tc>
          <w:tcPr>
            <w:tcW w:w="1560" w:type="dxa"/>
          </w:tcPr>
          <w:p w14:paraId="579D5554" w14:textId="77777777" w:rsidR="00AE5F9A" w:rsidRPr="001F2132" w:rsidRDefault="00AE5F9A" w:rsidP="0073394D">
            <w:pPr>
              <w:jc w:val="both"/>
              <w:rPr>
                <w:sz w:val="20"/>
              </w:rPr>
            </w:pPr>
            <w:r w:rsidRPr="001F2132">
              <w:rPr>
                <w:sz w:val="20"/>
              </w:rPr>
              <w:t>More than half the days</w:t>
            </w:r>
          </w:p>
        </w:tc>
        <w:tc>
          <w:tcPr>
            <w:tcW w:w="1224" w:type="dxa"/>
          </w:tcPr>
          <w:p w14:paraId="49DF649C" w14:textId="77777777" w:rsidR="00AE5F9A" w:rsidRPr="001F2132" w:rsidRDefault="00AE5F9A" w:rsidP="0073394D">
            <w:pPr>
              <w:jc w:val="both"/>
              <w:rPr>
                <w:sz w:val="20"/>
              </w:rPr>
            </w:pPr>
            <w:r w:rsidRPr="001F2132">
              <w:rPr>
                <w:sz w:val="20"/>
              </w:rPr>
              <w:t>Nearly every day</w:t>
            </w:r>
          </w:p>
        </w:tc>
      </w:tr>
      <w:tr w:rsidR="00AE5F9A" w:rsidRPr="001F2132" w14:paraId="6E99881B" w14:textId="77777777" w:rsidTr="0073394D">
        <w:tc>
          <w:tcPr>
            <w:tcW w:w="4248" w:type="dxa"/>
          </w:tcPr>
          <w:p w14:paraId="63D0EA39"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t xml:space="preserve">Feeling nervous, anxious or on edge. </w:t>
            </w:r>
          </w:p>
        </w:tc>
        <w:tc>
          <w:tcPr>
            <w:tcW w:w="992" w:type="dxa"/>
          </w:tcPr>
          <w:p w14:paraId="60B66E7D" w14:textId="77777777" w:rsidR="00AE5F9A" w:rsidRPr="001F2132" w:rsidRDefault="00AE5F9A" w:rsidP="0073394D">
            <w:pPr>
              <w:jc w:val="both"/>
              <w:rPr>
                <w:sz w:val="20"/>
              </w:rPr>
            </w:pPr>
            <w:r w:rsidRPr="001F2132">
              <w:rPr>
                <w:sz w:val="20"/>
              </w:rPr>
              <w:t>0</w:t>
            </w:r>
          </w:p>
        </w:tc>
        <w:tc>
          <w:tcPr>
            <w:tcW w:w="992" w:type="dxa"/>
          </w:tcPr>
          <w:p w14:paraId="51B98CD2" w14:textId="77777777" w:rsidR="00AE5F9A" w:rsidRPr="001F2132" w:rsidRDefault="00AE5F9A" w:rsidP="0073394D">
            <w:pPr>
              <w:jc w:val="both"/>
              <w:rPr>
                <w:sz w:val="20"/>
              </w:rPr>
            </w:pPr>
            <w:r w:rsidRPr="001F2132">
              <w:rPr>
                <w:sz w:val="20"/>
              </w:rPr>
              <w:t>1</w:t>
            </w:r>
          </w:p>
        </w:tc>
        <w:tc>
          <w:tcPr>
            <w:tcW w:w="1560" w:type="dxa"/>
          </w:tcPr>
          <w:p w14:paraId="565C4534" w14:textId="77777777" w:rsidR="00AE5F9A" w:rsidRPr="001F2132" w:rsidRDefault="00AE5F9A" w:rsidP="0073394D">
            <w:pPr>
              <w:jc w:val="both"/>
              <w:rPr>
                <w:sz w:val="20"/>
              </w:rPr>
            </w:pPr>
            <w:r w:rsidRPr="001F2132">
              <w:rPr>
                <w:sz w:val="20"/>
              </w:rPr>
              <w:t>2</w:t>
            </w:r>
          </w:p>
        </w:tc>
        <w:tc>
          <w:tcPr>
            <w:tcW w:w="1224" w:type="dxa"/>
          </w:tcPr>
          <w:p w14:paraId="2CD7D1D4" w14:textId="77777777" w:rsidR="00AE5F9A" w:rsidRPr="001F2132" w:rsidRDefault="00AE5F9A" w:rsidP="0073394D">
            <w:pPr>
              <w:jc w:val="both"/>
              <w:rPr>
                <w:sz w:val="20"/>
              </w:rPr>
            </w:pPr>
            <w:r w:rsidRPr="001F2132">
              <w:rPr>
                <w:sz w:val="20"/>
              </w:rPr>
              <w:t>3</w:t>
            </w:r>
          </w:p>
        </w:tc>
      </w:tr>
      <w:tr w:rsidR="00AE5F9A" w:rsidRPr="001F2132" w14:paraId="5D2D18E8" w14:textId="77777777" w:rsidTr="0073394D">
        <w:tc>
          <w:tcPr>
            <w:tcW w:w="4248" w:type="dxa"/>
            <w:tcBorders>
              <w:bottom w:val="single" w:sz="4" w:space="0" w:color="auto"/>
            </w:tcBorders>
          </w:tcPr>
          <w:p w14:paraId="130768B3"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t xml:space="preserve">Not being able to stop or control worrying. </w:t>
            </w:r>
          </w:p>
        </w:tc>
        <w:tc>
          <w:tcPr>
            <w:tcW w:w="992" w:type="dxa"/>
            <w:tcBorders>
              <w:bottom w:val="single" w:sz="4" w:space="0" w:color="auto"/>
            </w:tcBorders>
          </w:tcPr>
          <w:p w14:paraId="1E485C4B" w14:textId="77777777" w:rsidR="00AE5F9A" w:rsidRPr="001F2132" w:rsidRDefault="00AE5F9A" w:rsidP="0073394D">
            <w:pPr>
              <w:jc w:val="both"/>
              <w:rPr>
                <w:sz w:val="20"/>
              </w:rPr>
            </w:pPr>
            <w:r w:rsidRPr="001F2132">
              <w:rPr>
                <w:sz w:val="20"/>
              </w:rPr>
              <w:t>0</w:t>
            </w:r>
          </w:p>
        </w:tc>
        <w:tc>
          <w:tcPr>
            <w:tcW w:w="992" w:type="dxa"/>
            <w:tcBorders>
              <w:bottom w:val="single" w:sz="4" w:space="0" w:color="auto"/>
            </w:tcBorders>
          </w:tcPr>
          <w:p w14:paraId="590964BD" w14:textId="77777777" w:rsidR="00AE5F9A" w:rsidRPr="001F2132" w:rsidRDefault="00AE5F9A" w:rsidP="0073394D">
            <w:pPr>
              <w:jc w:val="both"/>
              <w:rPr>
                <w:sz w:val="20"/>
              </w:rPr>
            </w:pPr>
            <w:r w:rsidRPr="001F2132">
              <w:rPr>
                <w:sz w:val="20"/>
              </w:rPr>
              <w:t>1</w:t>
            </w:r>
          </w:p>
        </w:tc>
        <w:tc>
          <w:tcPr>
            <w:tcW w:w="1560" w:type="dxa"/>
            <w:tcBorders>
              <w:bottom w:val="single" w:sz="4" w:space="0" w:color="auto"/>
            </w:tcBorders>
          </w:tcPr>
          <w:p w14:paraId="586A890A" w14:textId="77777777" w:rsidR="00AE5F9A" w:rsidRPr="001F2132" w:rsidRDefault="00AE5F9A" w:rsidP="0073394D">
            <w:pPr>
              <w:jc w:val="both"/>
              <w:rPr>
                <w:sz w:val="20"/>
              </w:rPr>
            </w:pPr>
            <w:r w:rsidRPr="001F2132">
              <w:rPr>
                <w:sz w:val="20"/>
              </w:rPr>
              <w:t>2</w:t>
            </w:r>
          </w:p>
        </w:tc>
        <w:tc>
          <w:tcPr>
            <w:tcW w:w="1224" w:type="dxa"/>
            <w:tcBorders>
              <w:bottom w:val="single" w:sz="4" w:space="0" w:color="auto"/>
            </w:tcBorders>
          </w:tcPr>
          <w:p w14:paraId="0A18316F" w14:textId="77777777" w:rsidR="00AE5F9A" w:rsidRPr="001F2132" w:rsidRDefault="00AE5F9A" w:rsidP="0073394D">
            <w:pPr>
              <w:jc w:val="both"/>
              <w:rPr>
                <w:sz w:val="20"/>
              </w:rPr>
            </w:pPr>
            <w:r w:rsidRPr="001F2132">
              <w:rPr>
                <w:sz w:val="20"/>
              </w:rPr>
              <w:t>3</w:t>
            </w:r>
          </w:p>
        </w:tc>
      </w:tr>
      <w:tr w:rsidR="00AE5F9A" w:rsidRPr="001F2132" w14:paraId="6B5000E1" w14:textId="77777777" w:rsidTr="0073394D">
        <w:tc>
          <w:tcPr>
            <w:tcW w:w="4248" w:type="dxa"/>
            <w:tcBorders>
              <w:top w:val="single" w:sz="4" w:space="0" w:color="auto"/>
            </w:tcBorders>
          </w:tcPr>
          <w:p w14:paraId="26217538"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t>Worrying too much about different things.</w:t>
            </w:r>
          </w:p>
        </w:tc>
        <w:tc>
          <w:tcPr>
            <w:tcW w:w="992" w:type="dxa"/>
            <w:tcBorders>
              <w:top w:val="single" w:sz="4" w:space="0" w:color="auto"/>
            </w:tcBorders>
          </w:tcPr>
          <w:p w14:paraId="6C9A9F43" w14:textId="77777777" w:rsidR="00AE5F9A" w:rsidRPr="001F2132" w:rsidRDefault="00AE5F9A" w:rsidP="0073394D">
            <w:pPr>
              <w:jc w:val="both"/>
              <w:rPr>
                <w:sz w:val="20"/>
              </w:rPr>
            </w:pPr>
            <w:r w:rsidRPr="001F2132">
              <w:rPr>
                <w:sz w:val="20"/>
              </w:rPr>
              <w:t>0</w:t>
            </w:r>
          </w:p>
        </w:tc>
        <w:tc>
          <w:tcPr>
            <w:tcW w:w="992" w:type="dxa"/>
            <w:tcBorders>
              <w:top w:val="single" w:sz="4" w:space="0" w:color="auto"/>
            </w:tcBorders>
          </w:tcPr>
          <w:p w14:paraId="02DCB6D8" w14:textId="77777777" w:rsidR="00AE5F9A" w:rsidRPr="001F2132" w:rsidRDefault="00AE5F9A" w:rsidP="0073394D">
            <w:pPr>
              <w:jc w:val="both"/>
              <w:rPr>
                <w:sz w:val="20"/>
              </w:rPr>
            </w:pPr>
            <w:r w:rsidRPr="001F2132">
              <w:rPr>
                <w:sz w:val="20"/>
              </w:rPr>
              <w:t>1</w:t>
            </w:r>
          </w:p>
        </w:tc>
        <w:tc>
          <w:tcPr>
            <w:tcW w:w="1560" w:type="dxa"/>
            <w:tcBorders>
              <w:top w:val="single" w:sz="4" w:space="0" w:color="auto"/>
            </w:tcBorders>
          </w:tcPr>
          <w:p w14:paraId="685F265A" w14:textId="77777777" w:rsidR="00AE5F9A" w:rsidRPr="001F2132" w:rsidRDefault="00AE5F9A" w:rsidP="0073394D">
            <w:pPr>
              <w:jc w:val="both"/>
              <w:rPr>
                <w:sz w:val="20"/>
              </w:rPr>
            </w:pPr>
            <w:r w:rsidRPr="001F2132">
              <w:rPr>
                <w:sz w:val="20"/>
              </w:rPr>
              <w:t>2</w:t>
            </w:r>
          </w:p>
        </w:tc>
        <w:tc>
          <w:tcPr>
            <w:tcW w:w="1224" w:type="dxa"/>
            <w:tcBorders>
              <w:top w:val="single" w:sz="4" w:space="0" w:color="auto"/>
            </w:tcBorders>
          </w:tcPr>
          <w:p w14:paraId="254F3925" w14:textId="77777777" w:rsidR="00AE5F9A" w:rsidRPr="001F2132" w:rsidRDefault="00AE5F9A" w:rsidP="0073394D">
            <w:pPr>
              <w:jc w:val="both"/>
              <w:rPr>
                <w:sz w:val="20"/>
              </w:rPr>
            </w:pPr>
            <w:r w:rsidRPr="001F2132">
              <w:rPr>
                <w:sz w:val="20"/>
              </w:rPr>
              <w:t>3</w:t>
            </w:r>
          </w:p>
        </w:tc>
      </w:tr>
      <w:tr w:rsidR="00AE5F9A" w:rsidRPr="001F2132" w14:paraId="50DACC7D" w14:textId="77777777" w:rsidTr="0073394D">
        <w:tc>
          <w:tcPr>
            <w:tcW w:w="4248" w:type="dxa"/>
          </w:tcPr>
          <w:p w14:paraId="773E99AB"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t>Trouble relaxing</w:t>
            </w:r>
          </w:p>
        </w:tc>
        <w:tc>
          <w:tcPr>
            <w:tcW w:w="992" w:type="dxa"/>
          </w:tcPr>
          <w:p w14:paraId="379A1E8C" w14:textId="77777777" w:rsidR="00AE5F9A" w:rsidRPr="001F2132" w:rsidRDefault="00AE5F9A" w:rsidP="0073394D">
            <w:pPr>
              <w:jc w:val="both"/>
              <w:rPr>
                <w:sz w:val="20"/>
              </w:rPr>
            </w:pPr>
            <w:r w:rsidRPr="001F2132">
              <w:rPr>
                <w:sz w:val="20"/>
              </w:rPr>
              <w:t>0</w:t>
            </w:r>
          </w:p>
        </w:tc>
        <w:tc>
          <w:tcPr>
            <w:tcW w:w="992" w:type="dxa"/>
          </w:tcPr>
          <w:p w14:paraId="2E92AA37" w14:textId="77777777" w:rsidR="00AE5F9A" w:rsidRPr="001F2132" w:rsidRDefault="00AE5F9A" w:rsidP="0073394D">
            <w:pPr>
              <w:jc w:val="both"/>
              <w:rPr>
                <w:sz w:val="20"/>
              </w:rPr>
            </w:pPr>
            <w:r w:rsidRPr="001F2132">
              <w:rPr>
                <w:sz w:val="20"/>
              </w:rPr>
              <w:t>1</w:t>
            </w:r>
          </w:p>
        </w:tc>
        <w:tc>
          <w:tcPr>
            <w:tcW w:w="1560" w:type="dxa"/>
          </w:tcPr>
          <w:p w14:paraId="4B98D327" w14:textId="77777777" w:rsidR="00AE5F9A" w:rsidRPr="001F2132" w:rsidRDefault="00AE5F9A" w:rsidP="0073394D">
            <w:pPr>
              <w:jc w:val="both"/>
              <w:rPr>
                <w:sz w:val="20"/>
              </w:rPr>
            </w:pPr>
            <w:r w:rsidRPr="001F2132">
              <w:rPr>
                <w:sz w:val="20"/>
              </w:rPr>
              <w:t>2</w:t>
            </w:r>
          </w:p>
        </w:tc>
        <w:tc>
          <w:tcPr>
            <w:tcW w:w="1224" w:type="dxa"/>
          </w:tcPr>
          <w:p w14:paraId="40E94A79" w14:textId="77777777" w:rsidR="00AE5F9A" w:rsidRPr="001F2132" w:rsidRDefault="00AE5F9A" w:rsidP="0073394D">
            <w:pPr>
              <w:jc w:val="both"/>
              <w:rPr>
                <w:sz w:val="20"/>
              </w:rPr>
            </w:pPr>
            <w:r w:rsidRPr="001F2132">
              <w:rPr>
                <w:sz w:val="20"/>
              </w:rPr>
              <w:t>3</w:t>
            </w:r>
          </w:p>
        </w:tc>
      </w:tr>
      <w:tr w:rsidR="00AE5F9A" w:rsidRPr="001F2132" w14:paraId="2743ADF8" w14:textId="77777777" w:rsidTr="0073394D">
        <w:tc>
          <w:tcPr>
            <w:tcW w:w="4248" w:type="dxa"/>
          </w:tcPr>
          <w:p w14:paraId="74E3AAA7"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t>Being so restless that it’s hard to sit still.</w:t>
            </w:r>
          </w:p>
        </w:tc>
        <w:tc>
          <w:tcPr>
            <w:tcW w:w="992" w:type="dxa"/>
          </w:tcPr>
          <w:p w14:paraId="5D16C14D" w14:textId="77777777" w:rsidR="00AE5F9A" w:rsidRPr="001F2132" w:rsidRDefault="00AE5F9A" w:rsidP="0073394D">
            <w:pPr>
              <w:jc w:val="both"/>
              <w:rPr>
                <w:sz w:val="20"/>
              </w:rPr>
            </w:pPr>
            <w:r w:rsidRPr="001F2132">
              <w:rPr>
                <w:sz w:val="20"/>
              </w:rPr>
              <w:t>0</w:t>
            </w:r>
          </w:p>
        </w:tc>
        <w:tc>
          <w:tcPr>
            <w:tcW w:w="992" w:type="dxa"/>
          </w:tcPr>
          <w:p w14:paraId="4D0291E5" w14:textId="77777777" w:rsidR="00AE5F9A" w:rsidRPr="001F2132" w:rsidRDefault="00AE5F9A" w:rsidP="0073394D">
            <w:pPr>
              <w:jc w:val="both"/>
              <w:rPr>
                <w:sz w:val="20"/>
              </w:rPr>
            </w:pPr>
            <w:r w:rsidRPr="001F2132">
              <w:rPr>
                <w:sz w:val="20"/>
              </w:rPr>
              <w:t>1</w:t>
            </w:r>
          </w:p>
        </w:tc>
        <w:tc>
          <w:tcPr>
            <w:tcW w:w="1560" w:type="dxa"/>
          </w:tcPr>
          <w:p w14:paraId="76A3DFBF" w14:textId="77777777" w:rsidR="00AE5F9A" w:rsidRPr="001F2132" w:rsidRDefault="00AE5F9A" w:rsidP="0073394D">
            <w:pPr>
              <w:jc w:val="both"/>
              <w:rPr>
                <w:sz w:val="20"/>
              </w:rPr>
            </w:pPr>
            <w:r w:rsidRPr="001F2132">
              <w:rPr>
                <w:sz w:val="20"/>
              </w:rPr>
              <w:t>2</w:t>
            </w:r>
          </w:p>
        </w:tc>
        <w:tc>
          <w:tcPr>
            <w:tcW w:w="1224" w:type="dxa"/>
          </w:tcPr>
          <w:p w14:paraId="07CB8F43" w14:textId="77777777" w:rsidR="00AE5F9A" w:rsidRPr="001F2132" w:rsidRDefault="00AE5F9A" w:rsidP="0073394D">
            <w:pPr>
              <w:jc w:val="both"/>
              <w:rPr>
                <w:sz w:val="20"/>
              </w:rPr>
            </w:pPr>
            <w:r w:rsidRPr="001F2132">
              <w:rPr>
                <w:sz w:val="20"/>
              </w:rPr>
              <w:t>3</w:t>
            </w:r>
          </w:p>
        </w:tc>
      </w:tr>
      <w:tr w:rsidR="00AE5F9A" w:rsidRPr="001F2132" w14:paraId="249996CA" w14:textId="77777777" w:rsidTr="0073394D">
        <w:tc>
          <w:tcPr>
            <w:tcW w:w="4248" w:type="dxa"/>
          </w:tcPr>
          <w:p w14:paraId="6A75D882"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t xml:space="preserve">Becoming easily annoyed or irritable. </w:t>
            </w:r>
          </w:p>
        </w:tc>
        <w:tc>
          <w:tcPr>
            <w:tcW w:w="992" w:type="dxa"/>
          </w:tcPr>
          <w:p w14:paraId="45FFF620" w14:textId="77777777" w:rsidR="00AE5F9A" w:rsidRPr="001F2132" w:rsidRDefault="00AE5F9A" w:rsidP="0073394D">
            <w:pPr>
              <w:jc w:val="both"/>
              <w:rPr>
                <w:sz w:val="20"/>
              </w:rPr>
            </w:pPr>
            <w:r w:rsidRPr="001F2132">
              <w:rPr>
                <w:sz w:val="20"/>
              </w:rPr>
              <w:t>0</w:t>
            </w:r>
          </w:p>
        </w:tc>
        <w:tc>
          <w:tcPr>
            <w:tcW w:w="992" w:type="dxa"/>
          </w:tcPr>
          <w:p w14:paraId="07920FFB" w14:textId="77777777" w:rsidR="00AE5F9A" w:rsidRPr="001F2132" w:rsidRDefault="00AE5F9A" w:rsidP="0073394D">
            <w:pPr>
              <w:jc w:val="both"/>
              <w:rPr>
                <w:sz w:val="20"/>
              </w:rPr>
            </w:pPr>
            <w:r w:rsidRPr="001F2132">
              <w:rPr>
                <w:sz w:val="20"/>
              </w:rPr>
              <w:t>1</w:t>
            </w:r>
          </w:p>
        </w:tc>
        <w:tc>
          <w:tcPr>
            <w:tcW w:w="1560" w:type="dxa"/>
          </w:tcPr>
          <w:p w14:paraId="097BC84F" w14:textId="77777777" w:rsidR="00AE5F9A" w:rsidRPr="001F2132" w:rsidRDefault="00AE5F9A" w:rsidP="0073394D">
            <w:pPr>
              <w:jc w:val="both"/>
              <w:rPr>
                <w:sz w:val="20"/>
              </w:rPr>
            </w:pPr>
            <w:r w:rsidRPr="001F2132">
              <w:rPr>
                <w:sz w:val="20"/>
              </w:rPr>
              <w:t>2</w:t>
            </w:r>
          </w:p>
        </w:tc>
        <w:tc>
          <w:tcPr>
            <w:tcW w:w="1224" w:type="dxa"/>
          </w:tcPr>
          <w:p w14:paraId="6CC0340C" w14:textId="77777777" w:rsidR="00AE5F9A" w:rsidRPr="001F2132" w:rsidRDefault="00AE5F9A" w:rsidP="0073394D">
            <w:pPr>
              <w:jc w:val="both"/>
              <w:rPr>
                <w:sz w:val="20"/>
              </w:rPr>
            </w:pPr>
            <w:r w:rsidRPr="001F2132">
              <w:rPr>
                <w:sz w:val="20"/>
              </w:rPr>
              <w:t>3</w:t>
            </w:r>
          </w:p>
        </w:tc>
      </w:tr>
      <w:tr w:rsidR="00AE5F9A" w:rsidRPr="001F2132" w14:paraId="7D9E5414" w14:textId="77777777" w:rsidTr="0073394D">
        <w:tc>
          <w:tcPr>
            <w:tcW w:w="4248" w:type="dxa"/>
          </w:tcPr>
          <w:p w14:paraId="333A828C" w14:textId="77777777" w:rsidR="00AE5F9A" w:rsidRPr="001F2132" w:rsidRDefault="00AE5F9A" w:rsidP="00AE5F9A">
            <w:pPr>
              <w:pStyle w:val="ListParagraph"/>
              <w:numPr>
                <w:ilvl w:val="0"/>
                <w:numId w:val="19"/>
              </w:numPr>
              <w:spacing w:after="0" w:line="240" w:lineRule="auto"/>
              <w:jc w:val="both"/>
              <w:rPr>
                <w:rFonts w:cs="Times New Roman"/>
                <w:sz w:val="20"/>
              </w:rPr>
            </w:pPr>
            <w:r w:rsidRPr="001F2132">
              <w:rPr>
                <w:rFonts w:cs="Times New Roman"/>
                <w:sz w:val="20"/>
              </w:rPr>
              <w:t xml:space="preserve">Feeling afraid as if something awful might happen. </w:t>
            </w:r>
          </w:p>
        </w:tc>
        <w:tc>
          <w:tcPr>
            <w:tcW w:w="992" w:type="dxa"/>
          </w:tcPr>
          <w:p w14:paraId="66AF136B" w14:textId="77777777" w:rsidR="00AE5F9A" w:rsidRPr="001F2132" w:rsidRDefault="00AE5F9A" w:rsidP="0073394D">
            <w:pPr>
              <w:jc w:val="both"/>
              <w:rPr>
                <w:sz w:val="20"/>
              </w:rPr>
            </w:pPr>
            <w:r w:rsidRPr="001F2132">
              <w:rPr>
                <w:sz w:val="20"/>
              </w:rPr>
              <w:t>0</w:t>
            </w:r>
          </w:p>
        </w:tc>
        <w:tc>
          <w:tcPr>
            <w:tcW w:w="992" w:type="dxa"/>
          </w:tcPr>
          <w:p w14:paraId="6588D28D" w14:textId="77777777" w:rsidR="00AE5F9A" w:rsidRPr="001F2132" w:rsidRDefault="00AE5F9A" w:rsidP="0073394D">
            <w:pPr>
              <w:jc w:val="both"/>
              <w:rPr>
                <w:sz w:val="20"/>
              </w:rPr>
            </w:pPr>
            <w:r w:rsidRPr="001F2132">
              <w:rPr>
                <w:sz w:val="20"/>
              </w:rPr>
              <w:t>1</w:t>
            </w:r>
          </w:p>
        </w:tc>
        <w:tc>
          <w:tcPr>
            <w:tcW w:w="1560" w:type="dxa"/>
          </w:tcPr>
          <w:p w14:paraId="4D024D87" w14:textId="77777777" w:rsidR="00AE5F9A" w:rsidRPr="001F2132" w:rsidRDefault="00AE5F9A" w:rsidP="0073394D">
            <w:pPr>
              <w:jc w:val="both"/>
              <w:rPr>
                <w:sz w:val="20"/>
              </w:rPr>
            </w:pPr>
            <w:r w:rsidRPr="001F2132">
              <w:rPr>
                <w:sz w:val="20"/>
              </w:rPr>
              <w:t>2</w:t>
            </w:r>
          </w:p>
        </w:tc>
        <w:tc>
          <w:tcPr>
            <w:tcW w:w="1224" w:type="dxa"/>
          </w:tcPr>
          <w:p w14:paraId="6C6519DE" w14:textId="77777777" w:rsidR="00AE5F9A" w:rsidRPr="001F2132" w:rsidRDefault="00AE5F9A" w:rsidP="0073394D">
            <w:pPr>
              <w:jc w:val="both"/>
              <w:rPr>
                <w:sz w:val="20"/>
              </w:rPr>
            </w:pPr>
            <w:r w:rsidRPr="001F2132">
              <w:rPr>
                <w:sz w:val="20"/>
              </w:rPr>
              <w:t>3</w:t>
            </w:r>
          </w:p>
        </w:tc>
      </w:tr>
    </w:tbl>
    <w:p w14:paraId="3E0C7BFA" w14:textId="77777777" w:rsidR="00AE5F9A" w:rsidRPr="001F2132" w:rsidRDefault="00AE5F9A" w:rsidP="00AE5F9A"/>
    <w:p w14:paraId="7FFCF145" w14:textId="6F76FE1D" w:rsidR="00AE5F9A" w:rsidRPr="001F2132" w:rsidRDefault="00CD227A" w:rsidP="003D2AD3">
      <w:pPr>
        <w:pStyle w:val="Heading4"/>
      </w:pPr>
      <w:r w:rsidRPr="001F2132">
        <w:t>3.4</w:t>
      </w:r>
      <w:r w:rsidR="00AE5F9A" w:rsidRPr="001F2132">
        <w:t xml:space="preserve"> – The Work and Social Adjustment Scale</w:t>
      </w:r>
    </w:p>
    <w:p w14:paraId="7380A2B4" w14:textId="77777777" w:rsidR="00AE5F9A" w:rsidRPr="001F2132" w:rsidRDefault="00AE5F9A" w:rsidP="00AE5F9A">
      <w:r w:rsidRPr="001F2132">
        <w:rPr>
          <w:noProof/>
        </w:rPr>
        <mc:AlternateContent>
          <mc:Choice Requires="wps">
            <w:drawing>
              <wp:anchor distT="0" distB="0" distL="114300" distR="114300" simplePos="0" relativeHeight="251659264" behindDoc="0" locked="0" layoutInCell="1" allowOverlap="1" wp14:anchorId="6BA91DC7" wp14:editId="51E842B1">
                <wp:simplePos x="0" y="0"/>
                <wp:positionH relativeFrom="column">
                  <wp:posOffset>379548</wp:posOffset>
                </wp:positionH>
                <wp:positionV relativeFrom="paragraph">
                  <wp:posOffset>187325</wp:posOffset>
                </wp:positionV>
                <wp:extent cx="201880" cy="201880"/>
                <wp:effectExtent l="0" t="0" r="27305" b="27305"/>
                <wp:wrapNone/>
                <wp:docPr id="10" name="Rectangle 10"/>
                <wp:cNvGraphicFramePr/>
                <a:graphic xmlns:a="http://schemas.openxmlformats.org/drawingml/2006/main">
                  <a:graphicData uri="http://schemas.microsoft.com/office/word/2010/wordprocessingShape">
                    <wps:wsp>
                      <wps:cNvSpPr/>
                      <wps:spPr>
                        <a:xfrm>
                          <a:off x="0" y="0"/>
                          <a:ext cx="201880" cy="2018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F60DC" id="Rectangle 10" o:spid="_x0000_s1026" style="position:absolute;margin-left:29.9pt;margin-top:14.75pt;width:15.9pt;height:1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" fillcolor="white [3201]" strokecolor="black [3200]" strokeweight="2pt"/>
            </w:pict>
          </mc:Fallback>
        </mc:AlternateContent>
      </w:r>
      <w:r w:rsidRPr="001F2132">
        <w:t xml:space="preserve">If you are retired or choose not to have a job for reasons unrelated to your depression, tick here: </w:t>
      </w:r>
    </w:p>
    <w:p w14:paraId="28EEDAB6" w14:textId="77777777" w:rsidR="00AE5F9A" w:rsidRPr="001F2132" w:rsidRDefault="00AE5F9A" w:rsidP="00AE5F9A"/>
    <w:p w14:paraId="6E4953C1" w14:textId="77777777" w:rsidR="00AE5F9A" w:rsidRPr="001F2132" w:rsidRDefault="00AE5F9A" w:rsidP="00AE5F9A">
      <w:pPr>
        <w:pStyle w:val="ListParagraph"/>
        <w:numPr>
          <w:ilvl w:val="0"/>
          <w:numId w:val="20"/>
        </w:numPr>
        <w:rPr>
          <w:rFonts w:cs="Times New Roman"/>
        </w:rPr>
      </w:pPr>
      <w:r w:rsidRPr="001F2132">
        <w:rPr>
          <w:rFonts w:cs="Times New Roman"/>
        </w:rPr>
        <w:t xml:space="preserve">Because of my depression, my ability to work is impaired. </w:t>
      </w:r>
    </w:p>
    <w:p w14:paraId="0E1EF293" w14:textId="77777777" w:rsidR="00AE5F9A" w:rsidRPr="001F2132" w:rsidRDefault="00AE5F9A" w:rsidP="00AE5F9A">
      <w:pPr>
        <w:jc w:val="both"/>
      </w:pPr>
      <w:r w:rsidRPr="001F2132">
        <w:t>0</w:t>
      </w:r>
      <w:r w:rsidRPr="001F2132">
        <w:tab/>
        <w:t>1</w:t>
      </w:r>
      <w:r w:rsidRPr="001F2132">
        <w:tab/>
        <w:t>2</w:t>
      </w:r>
      <w:r w:rsidRPr="001F2132">
        <w:tab/>
        <w:t>3</w:t>
      </w:r>
      <w:r w:rsidRPr="001F2132">
        <w:tab/>
        <w:t>4</w:t>
      </w:r>
      <w:r w:rsidRPr="001F2132">
        <w:tab/>
        <w:t>5</w:t>
      </w:r>
      <w:r w:rsidRPr="001F2132">
        <w:tab/>
        <w:t>6</w:t>
      </w:r>
      <w:r w:rsidRPr="001F2132">
        <w:tab/>
        <w:t>7</w:t>
      </w:r>
      <w:r w:rsidRPr="001F2132">
        <w:tab/>
        <w:t>8</w:t>
      </w:r>
      <w:r w:rsidRPr="001F2132">
        <w:tab/>
      </w:r>
    </w:p>
    <w:p w14:paraId="544CB4C3" w14:textId="77777777" w:rsidR="00AE5F9A" w:rsidRPr="001F2132" w:rsidRDefault="00AE5F9A" w:rsidP="00AE5F9A">
      <w:pPr>
        <w:jc w:val="both"/>
      </w:pPr>
      <w:r w:rsidRPr="001F2132">
        <w:t>Not at all</w:t>
      </w:r>
      <w:r w:rsidRPr="001F2132">
        <w:tab/>
      </w:r>
      <w:r w:rsidRPr="001F2132">
        <w:tab/>
      </w:r>
      <w:r w:rsidRPr="001F2132">
        <w:tab/>
      </w:r>
      <w:r w:rsidRPr="001F2132">
        <w:tab/>
      </w:r>
      <w:r w:rsidRPr="001F2132">
        <w:tab/>
      </w:r>
      <w:r w:rsidRPr="001F2132">
        <w:tab/>
      </w:r>
      <w:r w:rsidRPr="001F2132">
        <w:tab/>
        <w:t xml:space="preserve">Very severely, to the point where </w:t>
      </w:r>
      <w:r w:rsidRPr="001F2132">
        <w:tab/>
      </w:r>
      <w:r w:rsidRPr="001F2132">
        <w:tab/>
      </w:r>
      <w:r w:rsidRPr="001F2132">
        <w:tab/>
      </w:r>
      <w:r w:rsidRPr="001F2132">
        <w:tab/>
      </w:r>
      <w:r w:rsidRPr="001F2132">
        <w:tab/>
      </w:r>
      <w:r w:rsidRPr="001F2132">
        <w:tab/>
      </w:r>
      <w:r w:rsidRPr="001F2132">
        <w:tab/>
      </w:r>
      <w:r w:rsidRPr="001F2132">
        <w:tab/>
        <w:t>cannot work</w:t>
      </w:r>
      <w:r w:rsidRPr="001F2132">
        <w:tab/>
      </w:r>
      <w:r w:rsidRPr="001F2132">
        <w:tab/>
      </w:r>
      <w:r w:rsidRPr="001F2132">
        <w:tab/>
      </w:r>
      <w:r w:rsidRPr="001F2132">
        <w:tab/>
      </w:r>
      <w:r w:rsidRPr="001F2132">
        <w:tab/>
      </w:r>
      <w:r w:rsidRPr="001F2132">
        <w:tab/>
      </w:r>
      <w:r w:rsidRPr="001F2132">
        <w:tab/>
      </w:r>
    </w:p>
    <w:p w14:paraId="1DBF81FF" w14:textId="77777777" w:rsidR="00AE5F9A" w:rsidRPr="001F2132" w:rsidRDefault="00AE5F9A" w:rsidP="00AE5F9A">
      <w:pPr>
        <w:pStyle w:val="ListParagraph"/>
        <w:numPr>
          <w:ilvl w:val="0"/>
          <w:numId w:val="20"/>
        </w:numPr>
        <w:spacing w:line="240" w:lineRule="auto"/>
        <w:jc w:val="both"/>
        <w:rPr>
          <w:rFonts w:cs="Times New Roman"/>
        </w:rPr>
      </w:pPr>
      <w:r w:rsidRPr="001F2132">
        <w:rPr>
          <w:rFonts w:cs="Times New Roman"/>
        </w:rPr>
        <w:t xml:space="preserve">Because of my depression, my home management (cleaning, tidying, shopping, cooking, looking after home or children, paying bills) is impaired. </w:t>
      </w:r>
    </w:p>
    <w:p w14:paraId="56EACF5A" w14:textId="77777777" w:rsidR="00AE5F9A" w:rsidRPr="001F2132" w:rsidRDefault="00AE5F9A" w:rsidP="00AE5F9A">
      <w:pPr>
        <w:jc w:val="both"/>
      </w:pPr>
      <w:r w:rsidRPr="001F2132">
        <w:t>0</w:t>
      </w:r>
      <w:r w:rsidRPr="001F2132">
        <w:tab/>
        <w:t>1</w:t>
      </w:r>
      <w:r w:rsidRPr="001F2132">
        <w:tab/>
        <w:t>2</w:t>
      </w:r>
      <w:r w:rsidRPr="001F2132">
        <w:tab/>
        <w:t>3</w:t>
      </w:r>
      <w:r w:rsidRPr="001F2132">
        <w:tab/>
        <w:t>4</w:t>
      </w:r>
      <w:r w:rsidRPr="001F2132">
        <w:tab/>
        <w:t>5</w:t>
      </w:r>
      <w:r w:rsidRPr="001F2132">
        <w:tab/>
        <w:t>6</w:t>
      </w:r>
      <w:r w:rsidRPr="001F2132">
        <w:tab/>
        <w:t>7</w:t>
      </w:r>
      <w:r w:rsidRPr="001F2132">
        <w:tab/>
        <w:t>8</w:t>
      </w:r>
      <w:r w:rsidRPr="001F2132">
        <w:tab/>
      </w:r>
    </w:p>
    <w:p w14:paraId="0921A6FC" w14:textId="77777777" w:rsidR="00AE5F9A" w:rsidRPr="001F2132" w:rsidRDefault="00AE5F9A" w:rsidP="00AE5F9A">
      <w:pPr>
        <w:jc w:val="both"/>
      </w:pPr>
      <w:r w:rsidRPr="001F2132">
        <w:t>Not at all</w:t>
      </w:r>
      <w:r w:rsidRPr="001F2132">
        <w:tab/>
      </w:r>
      <w:r w:rsidRPr="001F2132">
        <w:tab/>
      </w:r>
      <w:r w:rsidRPr="001F2132">
        <w:tab/>
      </w:r>
      <w:r w:rsidRPr="001F2132">
        <w:tab/>
      </w:r>
      <w:r w:rsidRPr="001F2132">
        <w:tab/>
      </w:r>
      <w:r w:rsidRPr="001F2132">
        <w:tab/>
      </w:r>
      <w:r w:rsidRPr="001F2132">
        <w:tab/>
        <w:t>Very severely</w:t>
      </w:r>
    </w:p>
    <w:p w14:paraId="6B0FCB9D" w14:textId="77777777" w:rsidR="00AE5F9A" w:rsidRPr="001F2132" w:rsidRDefault="00AE5F9A" w:rsidP="00AE5F9A">
      <w:pPr>
        <w:jc w:val="both"/>
      </w:pPr>
    </w:p>
    <w:p w14:paraId="58033D78" w14:textId="77777777" w:rsidR="00AE5F9A" w:rsidRPr="001F2132" w:rsidRDefault="00AE5F9A" w:rsidP="00AE5F9A">
      <w:pPr>
        <w:pStyle w:val="ListParagraph"/>
        <w:numPr>
          <w:ilvl w:val="0"/>
          <w:numId w:val="20"/>
        </w:numPr>
        <w:spacing w:line="240" w:lineRule="auto"/>
        <w:jc w:val="both"/>
        <w:rPr>
          <w:rFonts w:cs="Times New Roman"/>
        </w:rPr>
      </w:pPr>
      <w:r w:rsidRPr="001F2132">
        <w:rPr>
          <w:rFonts w:cs="Times New Roman"/>
        </w:rPr>
        <w:t>Because of my depression, my social leisure activities (with people, e.g. parties, bars, clubs, outings, visits, dating, home entertaining) are impaired.</w:t>
      </w:r>
    </w:p>
    <w:p w14:paraId="0F5A131E" w14:textId="77777777" w:rsidR="00AE5F9A" w:rsidRPr="001F2132" w:rsidRDefault="00AE5F9A" w:rsidP="00AE5F9A">
      <w:pPr>
        <w:jc w:val="both"/>
      </w:pPr>
      <w:r w:rsidRPr="001F2132">
        <w:t>0</w:t>
      </w:r>
      <w:r w:rsidRPr="001F2132">
        <w:tab/>
        <w:t>1</w:t>
      </w:r>
      <w:r w:rsidRPr="001F2132">
        <w:tab/>
        <w:t>2</w:t>
      </w:r>
      <w:r w:rsidRPr="001F2132">
        <w:tab/>
        <w:t>3</w:t>
      </w:r>
      <w:r w:rsidRPr="001F2132">
        <w:tab/>
        <w:t>4</w:t>
      </w:r>
      <w:r w:rsidRPr="001F2132">
        <w:tab/>
        <w:t>5</w:t>
      </w:r>
      <w:r w:rsidRPr="001F2132">
        <w:tab/>
        <w:t>6</w:t>
      </w:r>
      <w:r w:rsidRPr="001F2132">
        <w:tab/>
        <w:t>7</w:t>
      </w:r>
      <w:r w:rsidRPr="001F2132">
        <w:tab/>
        <w:t>8</w:t>
      </w:r>
      <w:r w:rsidRPr="001F2132">
        <w:tab/>
      </w:r>
    </w:p>
    <w:p w14:paraId="0D9C164E" w14:textId="77777777" w:rsidR="00AE5F9A" w:rsidRPr="001F2132" w:rsidRDefault="00AE5F9A" w:rsidP="00AE5F9A">
      <w:pPr>
        <w:jc w:val="both"/>
      </w:pPr>
      <w:r w:rsidRPr="001F2132">
        <w:t>Not at all</w:t>
      </w:r>
      <w:r w:rsidRPr="001F2132">
        <w:tab/>
      </w:r>
      <w:r w:rsidRPr="001F2132">
        <w:tab/>
      </w:r>
      <w:r w:rsidRPr="001F2132">
        <w:tab/>
      </w:r>
      <w:r w:rsidRPr="001F2132">
        <w:tab/>
      </w:r>
      <w:r w:rsidRPr="001F2132">
        <w:tab/>
      </w:r>
      <w:r w:rsidRPr="001F2132">
        <w:tab/>
      </w:r>
      <w:r w:rsidRPr="001F2132">
        <w:tab/>
        <w:t>Very severely</w:t>
      </w:r>
    </w:p>
    <w:p w14:paraId="38106EDA" w14:textId="77777777" w:rsidR="00AE5F9A" w:rsidRPr="001F2132" w:rsidRDefault="00AE5F9A" w:rsidP="00AE5F9A">
      <w:pPr>
        <w:jc w:val="both"/>
      </w:pPr>
    </w:p>
    <w:p w14:paraId="697963BB" w14:textId="77777777" w:rsidR="00AE5F9A" w:rsidRPr="001F2132" w:rsidRDefault="00AE5F9A" w:rsidP="00AE5F9A">
      <w:pPr>
        <w:pStyle w:val="ListParagraph"/>
        <w:numPr>
          <w:ilvl w:val="0"/>
          <w:numId w:val="20"/>
        </w:numPr>
        <w:spacing w:line="240" w:lineRule="auto"/>
        <w:jc w:val="both"/>
        <w:rPr>
          <w:rFonts w:cs="Times New Roman"/>
        </w:rPr>
      </w:pPr>
      <w:r w:rsidRPr="001F2132">
        <w:rPr>
          <w:rFonts w:cs="Times New Roman"/>
        </w:rPr>
        <w:t xml:space="preserve">Because of my depression, my private leisure activities (done alone, such as reading, gardening, collecting, sewing, walking alone) are impaired. </w:t>
      </w:r>
    </w:p>
    <w:p w14:paraId="70F3E229" w14:textId="77777777" w:rsidR="00AE5F9A" w:rsidRPr="001F2132" w:rsidRDefault="00AE5F9A" w:rsidP="00AE5F9A">
      <w:pPr>
        <w:jc w:val="both"/>
      </w:pPr>
      <w:r w:rsidRPr="001F2132">
        <w:t>0</w:t>
      </w:r>
      <w:r w:rsidRPr="001F2132">
        <w:tab/>
        <w:t>1</w:t>
      </w:r>
      <w:r w:rsidRPr="001F2132">
        <w:tab/>
        <w:t>2</w:t>
      </w:r>
      <w:r w:rsidRPr="001F2132">
        <w:tab/>
        <w:t>3</w:t>
      </w:r>
      <w:r w:rsidRPr="001F2132">
        <w:tab/>
        <w:t>4</w:t>
      </w:r>
      <w:r w:rsidRPr="001F2132">
        <w:tab/>
        <w:t>5</w:t>
      </w:r>
      <w:r w:rsidRPr="001F2132">
        <w:tab/>
        <w:t>6</w:t>
      </w:r>
      <w:r w:rsidRPr="001F2132">
        <w:tab/>
        <w:t>7</w:t>
      </w:r>
      <w:r w:rsidRPr="001F2132">
        <w:tab/>
        <w:t>8</w:t>
      </w:r>
      <w:r w:rsidRPr="001F2132">
        <w:tab/>
      </w:r>
    </w:p>
    <w:p w14:paraId="573827F1" w14:textId="77777777" w:rsidR="00AE5F9A" w:rsidRPr="001F2132" w:rsidRDefault="00AE5F9A" w:rsidP="00AE5F9A">
      <w:pPr>
        <w:jc w:val="both"/>
      </w:pPr>
      <w:r w:rsidRPr="001F2132">
        <w:t>Not at all</w:t>
      </w:r>
      <w:r w:rsidRPr="001F2132">
        <w:tab/>
      </w:r>
      <w:r w:rsidRPr="001F2132">
        <w:tab/>
      </w:r>
      <w:r w:rsidRPr="001F2132">
        <w:tab/>
      </w:r>
      <w:r w:rsidRPr="001F2132">
        <w:tab/>
      </w:r>
      <w:r w:rsidRPr="001F2132">
        <w:tab/>
      </w:r>
      <w:r w:rsidRPr="001F2132">
        <w:tab/>
      </w:r>
      <w:r w:rsidRPr="001F2132">
        <w:tab/>
        <w:t>Very severely</w:t>
      </w:r>
    </w:p>
    <w:p w14:paraId="20613BDE" w14:textId="77777777" w:rsidR="00AE5F9A" w:rsidRPr="001F2132" w:rsidRDefault="00AE5F9A" w:rsidP="00AE5F9A">
      <w:pPr>
        <w:jc w:val="both"/>
      </w:pPr>
    </w:p>
    <w:p w14:paraId="4D427C07" w14:textId="77777777" w:rsidR="00AE5F9A" w:rsidRPr="001F2132" w:rsidRDefault="00AE5F9A" w:rsidP="00AE5F9A">
      <w:pPr>
        <w:pStyle w:val="ListParagraph"/>
        <w:numPr>
          <w:ilvl w:val="0"/>
          <w:numId w:val="20"/>
        </w:numPr>
        <w:spacing w:line="240" w:lineRule="auto"/>
        <w:jc w:val="both"/>
        <w:rPr>
          <w:rFonts w:cs="Times New Roman"/>
        </w:rPr>
      </w:pPr>
      <w:r w:rsidRPr="001F2132">
        <w:rPr>
          <w:rFonts w:cs="Times New Roman"/>
        </w:rPr>
        <w:t xml:space="preserve">Because of my depression, my ability to form and maintain close relationships with others, including those I live with, is impaired. </w:t>
      </w:r>
    </w:p>
    <w:p w14:paraId="0A9D0438" w14:textId="77777777" w:rsidR="00AE5F9A" w:rsidRPr="001F2132" w:rsidRDefault="00AE5F9A" w:rsidP="00AE5F9A">
      <w:pPr>
        <w:jc w:val="both"/>
      </w:pPr>
      <w:r w:rsidRPr="001F2132">
        <w:t>0</w:t>
      </w:r>
      <w:r w:rsidRPr="001F2132">
        <w:tab/>
        <w:t>1</w:t>
      </w:r>
      <w:r w:rsidRPr="001F2132">
        <w:tab/>
        <w:t>2</w:t>
      </w:r>
      <w:r w:rsidRPr="001F2132">
        <w:tab/>
        <w:t>3</w:t>
      </w:r>
      <w:r w:rsidRPr="001F2132">
        <w:tab/>
        <w:t>4</w:t>
      </w:r>
      <w:r w:rsidRPr="001F2132">
        <w:tab/>
        <w:t>5</w:t>
      </w:r>
      <w:r w:rsidRPr="001F2132">
        <w:tab/>
        <w:t>6</w:t>
      </w:r>
      <w:r w:rsidRPr="001F2132">
        <w:tab/>
        <w:t>7</w:t>
      </w:r>
      <w:r w:rsidRPr="001F2132">
        <w:tab/>
        <w:t>8</w:t>
      </w:r>
      <w:r w:rsidRPr="001F2132">
        <w:tab/>
      </w:r>
    </w:p>
    <w:p w14:paraId="44B78C7E" w14:textId="77777777" w:rsidR="00AE5F9A" w:rsidRPr="001F2132" w:rsidRDefault="00AE5F9A" w:rsidP="00AE5F9A">
      <w:pPr>
        <w:jc w:val="both"/>
      </w:pPr>
      <w:r w:rsidRPr="001F2132">
        <w:t>Not at all</w:t>
      </w:r>
      <w:r w:rsidRPr="001F2132">
        <w:tab/>
      </w:r>
      <w:r w:rsidRPr="001F2132">
        <w:tab/>
      </w:r>
      <w:r w:rsidRPr="001F2132">
        <w:tab/>
      </w:r>
      <w:r w:rsidRPr="001F2132">
        <w:tab/>
      </w:r>
      <w:r w:rsidRPr="001F2132">
        <w:tab/>
      </w:r>
      <w:r w:rsidRPr="001F2132">
        <w:tab/>
      </w:r>
      <w:r w:rsidRPr="001F2132">
        <w:tab/>
        <w:t>Very severely</w:t>
      </w:r>
    </w:p>
    <w:p w14:paraId="185317C6" w14:textId="0B1E3EBA" w:rsidR="00AE5F9A" w:rsidRPr="001F2132" w:rsidRDefault="00CD227A" w:rsidP="003D2AD3">
      <w:pPr>
        <w:pStyle w:val="Heading4"/>
      </w:pPr>
      <w:r w:rsidRPr="001F2132">
        <w:t>3.5</w:t>
      </w:r>
      <w:r w:rsidR="00AE5F9A" w:rsidRPr="001F2132">
        <w:t xml:space="preserve"> – The Brief Illness Perceptions Questionnaire (BIPQ)</w:t>
      </w:r>
    </w:p>
    <w:p w14:paraId="62568576" w14:textId="77777777" w:rsidR="00AE5F9A" w:rsidRPr="001F2132" w:rsidRDefault="00AE5F9A" w:rsidP="00AE5F9A">
      <w:pPr>
        <w:jc w:val="both"/>
      </w:pPr>
      <w:r w:rsidRPr="001F2132">
        <w:t xml:space="preserve">For the following questions, please mark the number that best corresponds to your views: </w:t>
      </w:r>
    </w:p>
    <w:p w14:paraId="2C4AF894" w14:textId="77777777" w:rsidR="00AE5F9A" w:rsidRPr="001F2132" w:rsidRDefault="00AE5F9A" w:rsidP="00AE5F9A">
      <w:pPr>
        <w:pStyle w:val="ListParagraph"/>
        <w:numPr>
          <w:ilvl w:val="0"/>
          <w:numId w:val="21"/>
        </w:numPr>
        <w:spacing w:line="240" w:lineRule="auto"/>
        <w:jc w:val="both"/>
        <w:rPr>
          <w:rFonts w:cs="Times New Roman"/>
        </w:rPr>
      </w:pPr>
      <w:r w:rsidRPr="001F2132">
        <w:rPr>
          <w:rFonts w:cs="Times New Roman"/>
        </w:rPr>
        <w:t>How much does your depression affect your life?</w:t>
      </w:r>
    </w:p>
    <w:p w14:paraId="532F1125" w14:textId="77777777" w:rsidR="00AE5F9A" w:rsidRPr="001F2132" w:rsidRDefault="00AE5F9A" w:rsidP="00AE5F9A">
      <w:pPr>
        <w:jc w:val="both"/>
      </w:pPr>
      <w:r w:rsidRPr="001F2132">
        <w:t>0</w:t>
      </w:r>
      <w:r w:rsidRPr="001F2132">
        <w:tab/>
        <w:t>1</w:t>
      </w:r>
      <w:r w:rsidRPr="001F2132">
        <w:tab/>
        <w:t>2</w:t>
      </w:r>
      <w:r w:rsidRPr="001F2132">
        <w:tab/>
        <w:t>3</w:t>
      </w:r>
      <w:r w:rsidRPr="001F2132">
        <w:tab/>
        <w:t>4</w:t>
      </w:r>
      <w:r w:rsidRPr="001F2132">
        <w:tab/>
        <w:t>5</w:t>
      </w:r>
      <w:r w:rsidRPr="001F2132">
        <w:tab/>
        <w:t>6</w:t>
      </w:r>
      <w:r w:rsidRPr="001F2132">
        <w:tab/>
        <w:t>7</w:t>
      </w:r>
      <w:r w:rsidRPr="001F2132">
        <w:tab/>
        <w:t>8</w:t>
      </w:r>
      <w:r w:rsidRPr="001F2132">
        <w:tab/>
        <w:t>9</w:t>
      </w:r>
      <w:r w:rsidRPr="001F2132">
        <w:tab/>
        <w:t>10</w:t>
      </w:r>
      <w:r w:rsidRPr="001F2132">
        <w:br/>
        <w:t>No affect</w:t>
      </w:r>
      <w:r w:rsidRPr="001F2132">
        <w:tab/>
      </w:r>
      <w:r w:rsidRPr="001F2132">
        <w:tab/>
      </w:r>
      <w:r w:rsidRPr="001F2132">
        <w:tab/>
      </w:r>
      <w:r w:rsidRPr="001F2132">
        <w:tab/>
      </w:r>
      <w:r w:rsidRPr="001F2132">
        <w:tab/>
      </w:r>
      <w:r w:rsidRPr="001F2132">
        <w:tab/>
      </w:r>
      <w:r w:rsidRPr="001F2132">
        <w:tab/>
      </w:r>
      <w:r w:rsidRPr="001F2132">
        <w:tab/>
        <w:t xml:space="preserve">            Severely affects</w:t>
      </w:r>
      <w:r w:rsidRPr="001F2132">
        <w:br/>
        <w:t>at all</w:t>
      </w:r>
      <w:r w:rsidRPr="001F2132">
        <w:tab/>
      </w:r>
      <w:r w:rsidRPr="001F2132">
        <w:tab/>
      </w:r>
      <w:r w:rsidRPr="001F2132">
        <w:tab/>
      </w:r>
      <w:r w:rsidRPr="001F2132">
        <w:tab/>
      </w:r>
      <w:r w:rsidRPr="001F2132">
        <w:tab/>
      </w:r>
      <w:r w:rsidRPr="001F2132">
        <w:tab/>
      </w:r>
      <w:r w:rsidRPr="001F2132">
        <w:tab/>
      </w:r>
      <w:r w:rsidRPr="001F2132">
        <w:tab/>
      </w:r>
      <w:r w:rsidRPr="001F2132">
        <w:tab/>
      </w:r>
      <w:r w:rsidRPr="001F2132">
        <w:tab/>
        <w:t>my life</w:t>
      </w:r>
    </w:p>
    <w:p w14:paraId="4FB187F1" w14:textId="77777777" w:rsidR="00AE5F9A" w:rsidRPr="001F2132" w:rsidRDefault="00AE5F9A" w:rsidP="00AE5F9A">
      <w:pPr>
        <w:pStyle w:val="ListParagraph"/>
        <w:numPr>
          <w:ilvl w:val="0"/>
          <w:numId w:val="21"/>
        </w:numPr>
        <w:spacing w:line="240" w:lineRule="auto"/>
        <w:jc w:val="both"/>
        <w:rPr>
          <w:rFonts w:cs="Times New Roman"/>
        </w:rPr>
      </w:pPr>
      <w:r w:rsidRPr="001F2132">
        <w:rPr>
          <w:rFonts w:cs="Times New Roman"/>
        </w:rPr>
        <w:t>How long do you think your depression will continue?</w:t>
      </w:r>
    </w:p>
    <w:p w14:paraId="68B8F7AC" w14:textId="77777777" w:rsidR="00AE5F9A" w:rsidRPr="001F2132" w:rsidRDefault="00AE5F9A" w:rsidP="00AE5F9A">
      <w:pPr>
        <w:jc w:val="both"/>
      </w:pPr>
      <w:r w:rsidRPr="001F2132">
        <w:t>0</w:t>
      </w:r>
      <w:r w:rsidRPr="001F2132">
        <w:tab/>
        <w:t>1</w:t>
      </w:r>
      <w:r w:rsidRPr="001F2132">
        <w:tab/>
        <w:t>2</w:t>
      </w:r>
      <w:r w:rsidRPr="001F2132">
        <w:tab/>
        <w:t>3</w:t>
      </w:r>
      <w:r w:rsidRPr="001F2132">
        <w:tab/>
        <w:t>4</w:t>
      </w:r>
      <w:r w:rsidRPr="001F2132">
        <w:tab/>
        <w:t>5</w:t>
      </w:r>
      <w:r w:rsidRPr="001F2132">
        <w:tab/>
        <w:t>6</w:t>
      </w:r>
      <w:r w:rsidRPr="001F2132">
        <w:tab/>
        <w:t>7</w:t>
      </w:r>
      <w:r w:rsidRPr="001F2132">
        <w:tab/>
        <w:t>8</w:t>
      </w:r>
      <w:r w:rsidRPr="001F2132">
        <w:tab/>
        <w:t>9</w:t>
      </w:r>
      <w:r w:rsidRPr="001F2132">
        <w:tab/>
        <w:t>10</w:t>
      </w:r>
      <w:r w:rsidRPr="001F2132">
        <w:br/>
        <w:t>A very</w:t>
      </w:r>
      <w:r w:rsidRPr="001F2132">
        <w:tab/>
      </w:r>
      <w:r w:rsidRPr="001F2132">
        <w:tab/>
      </w:r>
      <w:r w:rsidRPr="001F2132">
        <w:tab/>
      </w:r>
      <w:r w:rsidRPr="001F2132">
        <w:tab/>
      </w:r>
      <w:r w:rsidRPr="001F2132">
        <w:tab/>
      </w:r>
      <w:r w:rsidRPr="001F2132">
        <w:tab/>
      </w:r>
      <w:r w:rsidRPr="001F2132">
        <w:tab/>
      </w:r>
      <w:r w:rsidRPr="001F2132">
        <w:tab/>
      </w:r>
      <w:r w:rsidRPr="001F2132">
        <w:tab/>
      </w:r>
      <w:r w:rsidRPr="001F2132">
        <w:tab/>
        <w:t>Forever</w:t>
      </w:r>
      <w:r w:rsidRPr="001F2132">
        <w:br/>
        <w:t>short time</w:t>
      </w:r>
    </w:p>
    <w:p w14:paraId="1B027A7F" w14:textId="77777777" w:rsidR="00AE5F9A" w:rsidRPr="001F2132" w:rsidRDefault="00AE5F9A" w:rsidP="00AE5F9A">
      <w:pPr>
        <w:pStyle w:val="ListParagraph"/>
        <w:numPr>
          <w:ilvl w:val="0"/>
          <w:numId w:val="21"/>
        </w:numPr>
        <w:spacing w:line="240" w:lineRule="auto"/>
        <w:jc w:val="both"/>
        <w:rPr>
          <w:rFonts w:cs="Times New Roman"/>
        </w:rPr>
      </w:pPr>
      <w:r w:rsidRPr="001F2132">
        <w:rPr>
          <w:rFonts w:cs="Times New Roman"/>
        </w:rPr>
        <w:t>How much control do you feel you have over your depression?</w:t>
      </w:r>
    </w:p>
    <w:p w14:paraId="49221B06" w14:textId="77777777" w:rsidR="00AE5F9A" w:rsidRPr="001F2132" w:rsidRDefault="00AE5F9A" w:rsidP="00AE5F9A">
      <w:pPr>
        <w:jc w:val="both"/>
      </w:pPr>
      <w:r w:rsidRPr="001F2132">
        <w:t>0</w:t>
      </w:r>
      <w:r w:rsidRPr="001F2132">
        <w:tab/>
        <w:t>1</w:t>
      </w:r>
      <w:r w:rsidRPr="001F2132">
        <w:tab/>
        <w:t>2</w:t>
      </w:r>
      <w:r w:rsidRPr="001F2132">
        <w:tab/>
        <w:t>3</w:t>
      </w:r>
      <w:r w:rsidRPr="001F2132">
        <w:tab/>
        <w:t>4</w:t>
      </w:r>
      <w:r w:rsidRPr="001F2132">
        <w:tab/>
        <w:t>5</w:t>
      </w:r>
      <w:r w:rsidRPr="001F2132">
        <w:tab/>
        <w:t>6</w:t>
      </w:r>
      <w:r w:rsidRPr="001F2132">
        <w:tab/>
        <w:t>7</w:t>
      </w:r>
      <w:r w:rsidRPr="001F2132">
        <w:tab/>
        <w:t>8</w:t>
      </w:r>
      <w:r w:rsidRPr="001F2132">
        <w:tab/>
        <w:t>9</w:t>
      </w:r>
      <w:r w:rsidRPr="001F2132">
        <w:tab/>
        <w:t>10</w:t>
      </w:r>
      <w:r w:rsidRPr="001F2132">
        <w:br/>
        <w:t>Absolutely</w:t>
      </w:r>
      <w:r w:rsidRPr="001F2132">
        <w:tab/>
      </w:r>
      <w:r w:rsidRPr="001F2132">
        <w:tab/>
      </w:r>
      <w:r w:rsidRPr="001F2132">
        <w:tab/>
      </w:r>
      <w:r w:rsidRPr="001F2132">
        <w:tab/>
      </w:r>
      <w:r w:rsidRPr="001F2132">
        <w:tab/>
      </w:r>
      <w:r w:rsidRPr="001F2132">
        <w:tab/>
      </w:r>
      <w:r w:rsidRPr="001F2132">
        <w:tab/>
      </w:r>
      <w:r w:rsidRPr="001F2132">
        <w:tab/>
      </w:r>
      <w:r w:rsidRPr="001F2132">
        <w:tab/>
        <w:t>Extreme amount</w:t>
      </w:r>
      <w:r w:rsidRPr="001F2132">
        <w:br/>
        <w:t>no control</w:t>
      </w:r>
      <w:r w:rsidRPr="001F2132">
        <w:tab/>
      </w:r>
      <w:r w:rsidRPr="001F2132">
        <w:tab/>
      </w:r>
      <w:r w:rsidRPr="001F2132">
        <w:tab/>
      </w:r>
      <w:r w:rsidRPr="001F2132">
        <w:tab/>
      </w:r>
      <w:r w:rsidRPr="001F2132">
        <w:tab/>
      </w:r>
      <w:r w:rsidRPr="001F2132">
        <w:tab/>
      </w:r>
      <w:r w:rsidRPr="001F2132">
        <w:tab/>
      </w:r>
      <w:r w:rsidRPr="001F2132">
        <w:tab/>
      </w:r>
      <w:r w:rsidRPr="001F2132">
        <w:tab/>
        <w:t>of control</w:t>
      </w:r>
    </w:p>
    <w:p w14:paraId="3C739A8F" w14:textId="77777777" w:rsidR="00AE5F9A" w:rsidRPr="001F2132" w:rsidRDefault="00AE5F9A" w:rsidP="00AE5F9A">
      <w:pPr>
        <w:pStyle w:val="ListParagraph"/>
        <w:numPr>
          <w:ilvl w:val="0"/>
          <w:numId w:val="21"/>
        </w:numPr>
        <w:spacing w:line="240" w:lineRule="auto"/>
        <w:jc w:val="both"/>
        <w:rPr>
          <w:rFonts w:cs="Times New Roman"/>
        </w:rPr>
      </w:pPr>
      <w:r w:rsidRPr="001F2132">
        <w:rPr>
          <w:rFonts w:cs="Times New Roman"/>
        </w:rPr>
        <w:t>How much do you think your treatment can help your depression?</w:t>
      </w:r>
    </w:p>
    <w:p w14:paraId="39FD3093" w14:textId="77777777" w:rsidR="00AE5F9A" w:rsidRPr="001F2132" w:rsidRDefault="00AE5F9A" w:rsidP="00AE5F9A">
      <w:pPr>
        <w:jc w:val="both"/>
      </w:pPr>
      <w:r w:rsidRPr="001F2132">
        <w:t>0</w:t>
      </w:r>
      <w:r w:rsidRPr="001F2132">
        <w:tab/>
        <w:t>1</w:t>
      </w:r>
      <w:r w:rsidRPr="001F2132">
        <w:tab/>
        <w:t>2</w:t>
      </w:r>
      <w:r w:rsidRPr="001F2132">
        <w:tab/>
        <w:t>3</w:t>
      </w:r>
      <w:r w:rsidRPr="001F2132">
        <w:tab/>
        <w:t>4</w:t>
      </w:r>
      <w:r w:rsidRPr="001F2132">
        <w:tab/>
        <w:t>5</w:t>
      </w:r>
      <w:r w:rsidRPr="001F2132">
        <w:tab/>
        <w:t>6</w:t>
      </w:r>
      <w:r w:rsidRPr="001F2132">
        <w:tab/>
        <w:t>7</w:t>
      </w:r>
      <w:r w:rsidRPr="001F2132">
        <w:tab/>
        <w:t>8</w:t>
      </w:r>
      <w:r w:rsidRPr="001F2132">
        <w:tab/>
        <w:t>9</w:t>
      </w:r>
      <w:r w:rsidRPr="001F2132">
        <w:tab/>
        <w:t>10</w:t>
      </w:r>
      <w:r w:rsidRPr="001F2132">
        <w:br/>
        <w:t xml:space="preserve">Not at </w:t>
      </w:r>
      <w:r w:rsidRPr="001F2132">
        <w:tab/>
      </w:r>
      <w:r w:rsidRPr="001F2132">
        <w:tab/>
      </w:r>
      <w:r w:rsidRPr="001F2132">
        <w:tab/>
      </w:r>
      <w:r w:rsidRPr="001F2132">
        <w:tab/>
      </w:r>
      <w:r w:rsidRPr="001F2132">
        <w:tab/>
      </w:r>
      <w:r w:rsidRPr="001F2132">
        <w:tab/>
      </w:r>
      <w:r w:rsidRPr="001F2132">
        <w:tab/>
      </w:r>
      <w:r w:rsidRPr="001F2132">
        <w:tab/>
      </w:r>
      <w:r w:rsidRPr="001F2132">
        <w:tab/>
      </w:r>
      <w:r w:rsidRPr="001F2132">
        <w:tab/>
        <w:t>Extremely helpful</w:t>
      </w:r>
      <w:r w:rsidRPr="001F2132">
        <w:br/>
        <w:t>all</w:t>
      </w:r>
    </w:p>
    <w:p w14:paraId="413D3BF6" w14:textId="77777777" w:rsidR="00AE5F9A" w:rsidRPr="001F2132" w:rsidRDefault="00AE5F9A" w:rsidP="00AE5F9A">
      <w:pPr>
        <w:pStyle w:val="ListParagraph"/>
        <w:numPr>
          <w:ilvl w:val="0"/>
          <w:numId w:val="21"/>
        </w:numPr>
        <w:spacing w:line="240" w:lineRule="auto"/>
        <w:jc w:val="both"/>
        <w:rPr>
          <w:rFonts w:cs="Times New Roman"/>
        </w:rPr>
      </w:pPr>
      <w:r w:rsidRPr="001F2132">
        <w:rPr>
          <w:rFonts w:cs="Times New Roman"/>
        </w:rPr>
        <w:t>How much do you experience symptoms from your depression?</w:t>
      </w:r>
    </w:p>
    <w:p w14:paraId="65322DEC" w14:textId="77777777" w:rsidR="00AE5F9A" w:rsidRPr="001F2132" w:rsidRDefault="00AE5F9A" w:rsidP="00AE5F9A">
      <w:pPr>
        <w:jc w:val="both"/>
      </w:pPr>
      <w:r w:rsidRPr="001F2132">
        <w:t>0</w:t>
      </w:r>
      <w:r w:rsidRPr="001F2132">
        <w:tab/>
        <w:t>1</w:t>
      </w:r>
      <w:r w:rsidRPr="001F2132">
        <w:tab/>
        <w:t>2</w:t>
      </w:r>
      <w:r w:rsidRPr="001F2132">
        <w:tab/>
        <w:t>3</w:t>
      </w:r>
      <w:r w:rsidRPr="001F2132">
        <w:tab/>
        <w:t>4</w:t>
      </w:r>
      <w:r w:rsidRPr="001F2132">
        <w:tab/>
        <w:t>5</w:t>
      </w:r>
      <w:r w:rsidRPr="001F2132">
        <w:tab/>
        <w:t>6</w:t>
      </w:r>
      <w:r w:rsidRPr="001F2132">
        <w:tab/>
        <w:t>7</w:t>
      </w:r>
      <w:r w:rsidRPr="001F2132">
        <w:tab/>
        <w:t>8</w:t>
      </w:r>
      <w:r w:rsidRPr="001F2132">
        <w:tab/>
        <w:t>9</w:t>
      </w:r>
      <w:r w:rsidRPr="001F2132">
        <w:tab/>
        <w:t>10</w:t>
      </w:r>
      <w:r w:rsidRPr="001F2132">
        <w:br/>
        <w:t>No symptoms</w:t>
      </w:r>
      <w:r w:rsidRPr="001F2132">
        <w:tab/>
      </w:r>
      <w:r w:rsidRPr="001F2132">
        <w:tab/>
      </w:r>
      <w:r w:rsidRPr="001F2132">
        <w:tab/>
      </w:r>
      <w:r w:rsidRPr="001F2132">
        <w:tab/>
      </w:r>
      <w:r w:rsidRPr="001F2132">
        <w:tab/>
      </w:r>
      <w:r w:rsidRPr="001F2132">
        <w:tab/>
      </w:r>
      <w:r w:rsidRPr="001F2132">
        <w:tab/>
      </w:r>
      <w:r w:rsidRPr="001F2132">
        <w:tab/>
      </w:r>
      <w:r w:rsidRPr="001F2132">
        <w:tab/>
        <w:t>Many severe</w:t>
      </w:r>
      <w:r w:rsidRPr="001F2132">
        <w:br/>
        <w:t>at all</w:t>
      </w:r>
      <w:r w:rsidRPr="001F2132">
        <w:tab/>
      </w:r>
      <w:r w:rsidRPr="001F2132">
        <w:tab/>
      </w:r>
      <w:r w:rsidRPr="001F2132">
        <w:tab/>
      </w:r>
      <w:r w:rsidRPr="001F2132">
        <w:tab/>
      </w:r>
      <w:r w:rsidRPr="001F2132">
        <w:tab/>
      </w:r>
      <w:r w:rsidRPr="001F2132">
        <w:tab/>
      </w:r>
      <w:r w:rsidRPr="001F2132">
        <w:tab/>
      </w:r>
      <w:r w:rsidRPr="001F2132">
        <w:tab/>
      </w:r>
      <w:r w:rsidRPr="001F2132">
        <w:tab/>
      </w:r>
      <w:r w:rsidRPr="001F2132">
        <w:tab/>
        <w:t>symptoms</w:t>
      </w:r>
    </w:p>
    <w:p w14:paraId="5118A39B" w14:textId="77777777" w:rsidR="00AE5F9A" w:rsidRPr="001F2132" w:rsidRDefault="00AE5F9A" w:rsidP="00AE5F9A">
      <w:pPr>
        <w:pStyle w:val="ListParagraph"/>
        <w:numPr>
          <w:ilvl w:val="0"/>
          <w:numId w:val="21"/>
        </w:numPr>
        <w:spacing w:line="240" w:lineRule="auto"/>
        <w:jc w:val="both"/>
        <w:rPr>
          <w:rFonts w:cs="Times New Roman"/>
        </w:rPr>
      </w:pPr>
      <w:r w:rsidRPr="001F2132">
        <w:rPr>
          <w:rFonts w:cs="Times New Roman"/>
        </w:rPr>
        <w:t>How concerned are you about your depression?</w:t>
      </w:r>
    </w:p>
    <w:p w14:paraId="3949483A" w14:textId="77777777" w:rsidR="00AE5F9A" w:rsidRPr="001F2132" w:rsidRDefault="00AE5F9A" w:rsidP="00AE5F9A">
      <w:pPr>
        <w:jc w:val="both"/>
      </w:pPr>
      <w:r w:rsidRPr="001F2132">
        <w:t>0</w:t>
      </w:r>
      <w:r w:rsidRPr="001F2132">
        <w:tab/>
        <w:t>1</w:t>
      </w:r>
      <w:r w:rsidRPr="001F2132">
        <w:tab/>
        <w:t>2</w:t>
      </w:r>
      <w:r w:rsidRPr="001F2132">
        <w:tab/>
        <w:t>3</w:t>
      </w:r>
      <w:r w:rsidRPr="001F2132">
        <w:tab/>
        <w:t>4</w:t>
      </w:r>
      <w:r w:rsidRPr="001F2132">
        <w:tab/>
        <w:t>5</w:t>
      </w:r>
      <w:r w:rsidRPr="001F2132">
        <w:tab/>
        <w:t>6</w:t>
      </w:r>
      <w:r w:rsidRPr="001F2132">
        <w:tab/>
        <w:t>7</w:t>
      </w:r>
      <w:r w:rsidRPr="001F2132">
        <w:tab/>
        <w:t>8</w:t>
      </w:r>
      <w:r w:rsidRPr="001F2132">
        <w:tab/>
        <w:t>9</w:t>
      </w:r>
      <w:r w:rsidRPr="001F2132">
        <w:tab/>
        <w:t>10</w:t>
      </w:r>
      <w:r w:rsidRPr="001F2132">
        <w:br/>
        <w:t>Not at all</w:t>
      </w:r>
      <w:r w:rsidRPr="001F2132">
        <w:tab/>
      </w:r>
      <w:r w:rsidRPr="001F2132">
        <w:tab/>
      </w:r>
      <w:r w:rsidRPr="001F2132">
        <w:tab/>
      </w:r>
      <w:r w:rsidRPr="001F2132">
        <w:tab/>
      </w:r>
      <w:r w:rsidRPr="001F2132">
        <w:tab/>
      </w:r>
      <w:r w:rsidRPr="001F2132">
        <w:tab/>
      </w:r>
      <w:r w:rsidRPr="001F2132">
        <w:tab/>
      </w:r>
      <w:r w:rsidRPr="001F2132">
        <w:tab/>
      </w:r>
      <w:r w:rsidRPr="001F2132">
        <w:tab/>
        <w:t>Extremely</w:t>
      </w:r>
      <w:r w:rsidRPr="001F2132">
        <w:br/>
        <w:t>concerned</w:t>
      </w:r>
      <w:r w:rsidRPr="001F2132">
        <w:tab/>
      </w:r>
      <w:r w:rsidRPr="001F2132">
        <w:tab/>
      </w:r>
      <w:r w:rsidRPr="001F2132">
        <w:tab/>
      </w:r>
      <w:r w:rsidRPr="001F2132">
        <w:tab/>
      </w:r>
      <w:r w:rsidRPr="001F2132">
        <w:tab/>
      </w:r>
      <w:r w:rsidRPr="001F2132">
        <w:tab/>
      </w:r>
      <w:r w:rsidRPr="001F2132">
        <w:tab/>
      </w:r>
      <w:r w:rsidRPr="001F2132">
        <w:tab/>
      </w:r>
      <w:r w:rsidRPr="001F2132">
        <w:tab/>
        <w:t>concerned</w:t>
      </w:r>
    </w:p>
    <w:p w14:paraId="4B64A785" w14:textId="77777777" w:rsidR="00AE5F9A" w:rsidRPr="001F2132" w:rsidRDefault="00AE5F9A" w:rsidP="00AE5F9A">
      <w:pPr>
        <w:pStyle w:val="ListParagraph"/>
        <w:numPr>
          <w:ilvl w:val="0"/>
          <w:numId w:val="21"/>
        </w:numPr>
        <w:spacing w:line="240" w:lineRule="auto"/>
        <w:jc w:val="both"/>
        <w:rPr>
          <w:rFonts w:cs="Times New Roman"/>
        </w:rPr>
      </w:pPr>
      <w:r w:rsidRPr="001F2132">
        <w:rPr>
          <w:rFonts w:cs="Times New Roman"/>
        </w:rPr>
        <w:t>How well do you feel you understand your depression?</w:t>
      </w:r>
    </w:p>
    <w:p w14:paraId="6F7B79F9" w14:textId="77777777" w:rsidR="00AE5F9A" w:rsidRPr="001F2132" w:rsidRDefault="00AE5F9A" w:rsidP="00AE5F9A">
      <w:pPr>
        <w:jc w:val="both"/>
      </w:pPr>
      <w:r w:rsidRPr="001F2132">
        <w:t>0</w:t>
      </w:r>
      <w:r w:rsidRPr="001F2132">
        <w:tab/>
        <w:t>1</w:t>
      </w:r>
      <w:r w:rsidRPr="001F2132">
        <w:tab/>
        <w:t>2</w:t>
      </w:r>
      <w:r w:rsidRPr="001F2132">
        <w:tab/>
        <w:t>3</w:t>
      </w:r>
      <w:r w:rsidRPr="001F2132">
        <w:tab/>
        <w:t>4</w:t>
      </w:r>
      <w:r w:rsidRPr="001F2132">
        <w:tab/>
        <w:t>5</w:t>
      </w:r>
      <w:r w:rsidRPr="001F2132">
        <w:tab/>
        <w:t>6</w:t>
      </w:r>
      <w:r w:rsidRPr="001F2132">
        <w:tab/>
        <w:t>7</w:t>
      </w:r>
      <w:r w:rsidRPr="001F2132">
        <w:tab/>
        <w:t>8</w:t>
      </w:r>
      <w:r w:rsidRPr="001F2132">
        <w:tab/>
        <w:t>9</w:t>
      </w:r>
      <w:r w:rsidRPr="001F2132">
        <w:tab/>
        <w:t>10</w:t>
      </w:r>
      <w:r w:rsidRPr="001F2132">
        <w:br/>
        <w:t>Don’t understand</w:t>
      </w:r>
      <w:r w:rsidRPr="001F2132">
        <w:tab/>
      </w:r>
      <w:r w:rsidRPr="001F2132">
        <w:tab/>
      </w:r>
      <w:r w:rsidRPr="001F2132">
        <w:tab/>
      </w:r>
      <w:r w:rsidRPr="001F2132">
        <w:tab/>
      </w:r>
      <w:r w:rsidRPr="001F2132">
        <w:tab/>
      </w:r>
      <w:r w:rsidRPr="001F2132">
        <w:tab/>
      </w:r>
      <w:r w:rsidRPr="001F2132">
        <w:tab/>
      </w:r>
      <w:r w:rsidRPr="001F2132">
        <w:tab/>
        <w:t>Understand</w:t>
      </w:r>
      <w:r w:rsidRPr="001F2132">
        <w:br/>
        <w:t>it at all</w:t>
      </w:r>
      <w:r w:rsidRPr="001F2132">
        <w:tab/>
      </w:r>
      <w:r w:rsidRPr="001F2132">
        <w:tab/>
      </w:r>
      <w:r w:rsidRPr="001F2132">
        <w:tab/>
      </w:r>
      <w:r w:rsidRPr="001F2132">
        <w:tab/>
      </w:r>
      <w:r w:rsidRPr="001F2132">
        <w:tab/>
      </w:r>
      <w:r w:rsidRPr="001F2132">
        <w:tab/>
      </w:r>
      <w:r w:rsidRPr="001F2132">
        <w:tab/>
      </w:r>
      <w:r w:rsidRPr="001F2132">
        <w:tab/>
      </w:r>
      <w:r w:rsidRPr="001F2132">
        <w:tab/>
      </w:r>
      <w:r w:rsidRPr="001F2132">
        <w:tab/>
        <w:t>very clearly</w:t>
      </w:r>
    </w:p>
    <w:p w14:paraId="6F032B6F" w14:textId="77777777" w:rsidR="00AE5F9A" w:rsidRPr="001F2132" w:rsidRDefault="00AE5F9A" w:rsidP="00AE5F9A">
      <w:pPr>
        <w:pStyle w:val="ListParagraph"/>
        <w:numPr>
          <w:ilvl w:val="0"/>
          <w:numId w:val="21"/>
        </w:numPr>
        <w:spacing w:line="240" w:lineRule="auto"/>
        <w:jc w:val="both"/>
        <w:rPr>
          <w:rFonts w:cs="Times New Roman"/>
        </w:rPr>
      </w:pPr>
      <w:r w:rsidRPr="001F2132">
        <w:rPr>
          <w:rFonts w:cs="Times New Roman"/>
        </w:rPr>
        <w:t>How much does your depression affect you emotionally? (e.g. does it make you angry, scared, upset or depressed?</w:t>
      </w:r>
    </w:p>
    <w:p w14:paraId="67A62367" w14:textId="77777777" w:rsidR="00AE5F9A" w:rsidRPr="001F2132" w:rsidRDefault="00AE5F9A" w:rsidP="00AE5F9A">
      <w:pPr>
        <w:jc w:val="both"/>
      </w:pPr>
      <w:r w:rsidRPr="001F2132">
        <w:t>0</w:t>
      </w:r>
      <w:r w:rsidRPr="001F2132">
        <w:tab/>
        <w:t>1</w:t>
      </w:r>
      <w:r w:rsidRPr="001F2132">
        <w:tab/>
        <w:t>2</w:t>
      </w:r>
      <w:r w:rsidRPr="001F2132">
        <w:tab/>
        <w:t>3</w:t>
      </w:r>
      <w:r w:rsidRPr="001F2132">
        <w:tab/>
        <w:t>4</w:t>
      </w:r>
      <w:r w:rsidRPr="001F2132">
        <w:tab/>
        <w:t>5</w:t>
      </w:r>
      <w:r w:rsidRPr="001F2132">
        <w:tab/>
        <w:t>6</w:t>
      </w:r>
      <w:r w:rsidRPr="001F2132">
        <w:tab/>
        <w:t>7</w:t>
      </w:r>
      <w:r w:rsidRPr="001F2132">
        <w:tab/>
        <w:t>8</w:t>
      </w:r>
      <w:r w:rsidRPr="001F2132">
        <w:tab/>
        <w:t>9</w:t>
      </w:r>
      <w:r w:rsidRPr="001F2132">
        <w:tab/>
        <w:t>10</w:t>
      </w:r>
      <w:r w:rsidRPr="001F2132">
        <w:br/>
        <w:t>Not at all</w:t>
      </w:r>
      <w:r w:rsidRPr="001F2132">
        <w:tab/>
      </w:r>
      <w:r w:rsidRPr="001F2132">
        <w:tab/>
      </w:r>
      <w:r w:rsidRPr="001F2132">
        <w:tab/>
      </w:r>
      <w:r w:rsidRPr="001F2132">
        <w:tab/>
      </w:r>
      <w:r w:rsidRPr="001F2132">
        <w:tab/>
      </w:r>
      <w:r w:rsidRPr="001F2132">
        <w:tab/>
      </w:r>
      <w:r w:rsidRPr="001F2132">
        <w:tab/>
      </w:r>
      <w:r w:rsidRPr="001F2132">
        <w:tab/>
      </w:r>
      <w:r w:rsidRPr="001F2132">
        <w:tab/>
        <w:t>Extremely affected</w:t>
      </w:r>
      <w:r w:rsidRPr="001F2132">
        <w:br/>
      </w:r>
      <w:proofErr w:type="spellStart"/>
      <w:r w:rsidRPr="001F2132">
        <w:t>affected</w:t>
      </w:r>
      <w:proofErr w:type="spellEnd"/>
      <w:r w:rsidRPr="001F2132">
        <w:t xml:space="preserve"> emotionally</w:t>
      </w:r>
      <w:r w:rsidRPr="001F2132">
        <w:tab/>
      </w:r>
      <w:r w:rsidRPr="001F2132">
        <w:tab/>
      </w:r>
      <w:r w:rsidRPr="001F2132">
        <w:tab/>
      </w:r>
      <w:r w:rsidRPr="001F2132">
        <w:tab/>
      </w:r>
      <w:r w:rsidRPr="001F2132">
        <w:tab/>
      </w:r>
      <w:r w:rsidRPr="001F2132">
        <w:tab/>
      </w:r>
      <w:r w:rsidRPr="001F2132">
        <w:tab/>
      </w:r>
      <w:r w:rsidRPr="001F2132">
        <w:tab/>
      </w:r>
      <w:proofErr w:type="spellStart"/>
      <w:r w:rsidRPr="001F2132">
        <w:t>emotionally</w:t>
      </w:r>
      <w:proofErr w:type="spellEnd"/>
    </w:p>
    <w:p w14:paraId="72B758AB" w14:textId="77777777" w:rsidR="00AE5F9A" w:rsidRPr="001F2132" w:rsidRDefault="00AE5F9A">
      <w:pPr>
        <w:rPr>
          <w:b/>
        </w:rPr>
      </w:pPr>
    </w:p>
    <w:p w14:paraId="61798BDE" w14:textId="03CA258C" w:rsidR="00CD227A" w:rsidRPr="001F2132" w:rsidRDefault="00CD227A" w:rsidP="003D2AD3">
      <w:pPr>
        <w:pStyle w:val="Heading3"/>
      </w:pPr>
      <w:r w:rsidRPr="001F2132">
        <w:lastRenderedPageBreak/>
        <w:t>4.0  Contextual variables</w:t>
      </w:r>
    </w:p>
    <w:p w14:paraId="4F7532A5" w14:textId="47E5A777" w:rsidR="00CD227A" w:rsidRPr="001F2132" w:rsidRDefault="00CD227A" w:rsidP="003D2AD3">
      <w:pPr>
        <w:pStyle w:val="Heading4"/>
      </w:pPr>
      <w:r w:rsidRPr="001F2132">
        <w:t>4.1 – The Client Service Receipt Inventory (CSRI)</w:t>
      </w:r>
    </w:p>
    <w:p w14:paraId="45C1CE99" w14:textId="77777777" w:rsidR="00CD227A" w:rsidRPr="001F2132" w:rsidRDefault="00CD227A" w:rsidP="00CD227A">
      <w:pPr>
        <w:pStyle w:val="ListParagraph"/>
        <w:numPr>
          <w:ilvl w:val="1"/>
          <w:numId w:val="24"/>
        </w:numPr>
        <w:spacing w:line="240" w:lineRule="auto"/>
        <w:jc w:val="both"/>
        <w:rPr>
          <w:rFonts w:cs="Times New Roman"/>
        </w:rPr>
      </w:pPr>
      <w:r w:rsidRPr="001F2132">
        <w:rPr>
          <w:rFonts w:cs="Times New Roman"/>
          <w:u w:val="single"/>
        </w:rPr>
        <w:t>In the last 3 months,</w:t>
      </w:r>
      <w:r w:rsidRPr="001F2132">
        <w:rPr>
          <w:rFonts w:cs="Times New Roman"/>
        </w:rPr>
        <w:t xml:space="preserve"> what consultations have you had with these practitioners:</w:t>
      </w:r>
    </w:p>
    <w:p w14:paraId="371FAFDB" w14:textId="77777777" w:rsidR="00CD227A" w:rsidRPr="001F2132" w:rsidRDefault="00CD227A" w:rsidP="00CD227A">
      <w:pPr>
        <w:ind w:left="720"/>
        <w:jc w:val="both"/>
        <w:rPr>
          <w:i/>
        </w:rPr>
      </w:pPr>
      <w:r w:rsidRPr="001F2132">
        <w:t>(</w:t>
      </w:r>
      <w:r w:rsidRPr="001F2132">
        <w:rPr>
          <w:i/>
          <w:u w:val="single"/>
        </w:rPr>
        <w:t>Note</w:t>
      </w:r>
      <w:r w:rsidRPr="001F2132">
        <w:rPr>
          <w:i/>
        </w:rPr>
        <w:t>: only record one-to-one contacts here; see next questions for inpatient care and investigations)</w:t>
      </w:r>
    </w:p>
    <w:tbl>
      <w:tblPr>
        <w:tblStyle w:val="TableGrid"/>
        <w:tblW w:w="0" w:type="auto"/>
        <w:tblLook w:val="04A0" w:firstRow="1" w:lastRow="0" w:firstColumn="1" w:lastColumn="0" w:noHBand="0" w:noVBand="1"/>
      </w:tblPr>
      <w:tblGrid>
        <w:gridCol w:w="2830"/>
        <w:gridCol w:w="851"/>
        <w:gridCol w:w="826"/>
        <w:gridCol w:w="1503"/>
        <w:gridCol w:w="1503"/>
        <w:gridCol w:w="1503"/>
      </w:tblGrid>
      <w:tr w:rsidR="00CD227A" w:rsidRPr="001F2132" w14:paraId="1AEE0CB8" w14:textId="77777777" w:rsidTr="0073394D">
        <w:trPr>
          <w:trHeight w:val="528"/>
        </w:trPr>
        <w:tc>
          <w:tcPr>
            <w:tcW w:w="2830" w:type="dxa"/>
          </w:tcPr>
          <w:p w14:paraId="55AA2A17" w14:textId="77777777" w:rsidR="00CD227A" w:rsidRPr="001F2132" w:rsidRDefault="00CD227A" w:rsidP="0073394D">
            <w:pPr>
              <w:jc w:val="both"/>
            </w:pPr>
            <w:r w:rsidRPr="001F2132">
              <w:t>Care provider</w:t>
            </w:r>
          </w:p>
        </w:tc>
        <w:tc>
          <w:tcPr>
            <w:tcW w:w="1677" w:type="dxa"/>
            <w:gridSpan w:val="2"/>
          </w:tcPr>
          <w:p w14:paraId="7C1DA3C5" w14:textId="77777777" w:rsidR="00CD227A" w:rsidRPr="001F2132" w:rsidRDefault="00CD227A" w:rsidP="0073394D">
            <w:pPr>
              <w:jc w:val="both"/>
            </w:pPr>
            <w:r w:rsidRPr="001F2132">
              <w:t>Have you used this service?</w:t>
            </w:r>
          </w:p>
        </w:tc>
        <w:tc>
          <w:tcPr>
            <w:tcW w:w="3006" w:type="dxa"/>
            <w:gridSpan w:val="2"/>
          </w:tcPr>
          <w:p w14:paraId="1820C098" w14:textId="77777777" w:rsidR="00CD227A" w:rsidRPr="001F2132" w:rsidRDefault="00CD227A" w:rsidP="0073394D">
            <w:pPr>
              <w:jc w:val="both"/>
            </w:pPr>
            <w:r w:rsidRPr="001F2132">
              <w:t>Number of contacts in last 6 months</w:t>
            </w:r>
          </w:p>
        </w:tc>
        <w:tc>
          <w:tcPr>
            <w:tcW w:w="1503" w:type="dxa"/>
          </w:tcPr>
          <w:p w14:paraId="3B893CCB" w14:textId="77777777" w:rsidR="00CD227A" w:rsidRPr="001F2132" w:rsidRDefault="00CD227A" w:rsidP="0073394D">
            <w:pPr>
              <w:jc w:val="both"/>
            </w:pPr>
            <w:r w:rsidRPr="001F2132">
              <w:t>Average length of contact</w:t>
            </w:r>
          </w:p>
        </w:tc>
      </w:tr>
      <w:tr w:rsidR="00CD227A" w:rsidRPr="001F2132" w14:paraId="48EA00B5" w14:textId="77777777" w:rsidTr="0073394D">
        <w:tc>
          <w:tcPr>
            <w:tcW w:w="2830" w:type="dxa"/>
          </w:tcPr>
          <w:p w14:paraId="396AA192" w14:textId="77777777" w:rsidR="00CD227A" w:rsidRPr="001F2132" w:rsidRDefault="00CD227A" w:rsidP="0073394D">
            <w:pPr>
              <w:jc w:val="both"/>
              <w:rPr>
                <w:i/>
              </w:rPr>
            </w:pPr>
          </w:p>
        </w:tc>
        <w:tc>
          <w:tcPr>
            <w:tcW w:w="851" w:type="dxa"/>
          </w:tcPr>
          <w:p w14:paraId="4AC536C1" w14:textId="77777777" w:rsidR="00CD227A" w:rsidRPr="001F2132" w:rsidRDefault="00CD227A" w:rsidP="0073394D">
            <w:pPr>
              <w:jc w:val="both"/>
            </w:pPr>
            <w:r w:rsidRPr="001F2132">
              <w:t>No</w:t>
            </w:r>
          </w:p>
        </w:tc>
        <w:tc>
          <w:tcPr>
            <w:tcW w:w="826" w:type="dxa"/>
          </w:tcPr>
          <w:p w14:paraId="0AD2665B" w14:textId="77777777" w:rsidR="00CD227A" w:rsidRPr="001F2132" w:rsidRDefault="00CD227A" w:rsidP="0073394D">
            <w:pPr>
              <w:jc w:val="both"/>
            </w:pPr>
            <w:r w:rsidRPr="001F2132">
              <w:t>Yes</w:t>
            </w:r>
          </w:p>
        </w:tc>
        <w:tc>
          <w:tcPr>
            <w:tcW w:w="1503" w:type="dxa"/>
          </w:tcPr>
          <w:p w14:paraId="44AD552D" w14:textId="77777777" w:rsidR="00CD227A" w:rsidRPr="001F2132" w:rsidRDefault="00CD227A" w:rsidP="0073394D">
            <w:pPr>
              <w:jc w:val="both"/>
            </w:pPr>
            <w:r w:rsidRPr="001F2132">
              <w:t>Depression related</w:t>
            </w:r>
          </w:p>
        </w:tc>
        <w:tc>
          <w:tcPr>
            <w:tcW w:w="1503" w:type="dxa"/>
          </w:tcPr>
          <w:p w14:paraId="48A967F4" w14:textId="77777777" w:rsidR="00CD227A" w:rsidRPr="001F2132" w:rsidRDefault="00CD227A" w:rsidP="0073394D">
            <w:pPr>
              <w:jc w:val="both"/>
            </w:pPr>
            <w:r w:rsidRPr="001F2132">
              <w:t>Other reasons</w:t>
            </w:r>
          </w:p>
        </w:tc>
        <w:tc>
          <w:tcPr>
            <w:tcW w:w="1503" w:type="dxa"/>
          </w:tcPr>
          <w:p w14:paraId="2605D5DB" w14:textId="77777777" w:rsidR="00CD227A" w:rsidRPr="001F2132" w:rsidRDefault="00CD227A" w:rsidP="0073394D">
            <w:pPr>
              <w:jc w:val="both"/>
            </w:pPr>
          </w:p>
        </w:tc>
      </w:tr>
      <w:tr w:rsidR="00CD227A" w:rsidRPr="001F2132" w14:paraId="5A694BD8" w14:textId="77777777" w:rsidTr="0073394D">
        <w:tc>
          <w:tcPr>
            <w:tcW w:w="2830" w:type="dxa"/>
          </w:tcPr>
          <w:p w14:paraId="542A0AE7" w14:textId="77777777" w:rsidR="00CD227A" w:rsidRPr="001F2132" w:rsidRDefault="00CD227A" w:rsidP="0073394D">
            <w:pPr>
              <w:jc w:val="both"/>
            </w:pPr>
            <w:r w:rsidRPr="001F2132">
              <w:t>General practitioner (GP)</w:t>
            </w:r>
          </w:p>
        </w:tc>
        <w:tc>
          <w:tcPr>
            <w:tcW w:w="851" w:type="dxa"/>
          </w:tcPr>
          <w:p w14:paraId="6BF11004" w14:textId="77777777" w:rsidR="00CD227A" w:rsidRPr="001F2132" w:rsidRDefault="00CD227A" w:rsidP="0073394D">
            <w:pPr>
              <w:jc w:val="both"/>
            </w:pPr>
          </w:p>
        </w:tc>
        <w:tc>
          <w:tcPr>
            <w:tcW w:w="826" w:type="dxa"/>
          </w:tcPr>
          <w:p w14:paraId="1A0049F7" w14:textId="77777777" w:rsidR="00CD227A" w:rsidRPr="001F2132" w:rsidRDefault="00CD227A" w:rsidP="0073394D">
            <w:pPr>
              <w:jc w:val="both"/>
            </w:pPr>
          </w:p>
        </w:tc>
        <w:tc>
          <w:tcPr>
            <w:tcW w:w="1503" w:type="dxa"/>
          </w:tcPr>
          <w:p w14:paraId="18223A69" w14:textId="77777777" w:rsidR="00CD227A" w:rsidRPr="001F2132" w:rsidRDefault="00CD227A" w:rsidP="0073394D">
            <w:pPr>
              <w:jc w:val="both"/>
            </w:pPr>
          </w:p>
        </w:tc>
        <w:tc>
          <w:tcPr>
            <w:tcW w:w="1503" w:type="dxa"/>
          </w:tcPr>
          <w:p w14:paraId="74279207" w14:textId="77777777" w:rsidR="00CD227A" w:rsidRPr="001F2132" w:rsidRDefault="00CD227A" w:rsidP="0073394D">
            <w:pPr>
              <w:jc w:val="both"/>
            </w:pPr>
          </w:p>
        </w:tc>
        <w:tc>
          <w:tcPr>
            <w:tcW w:w="1503" w:type="dxa"/>
          </w:tcPr>
          <w:p w14:paraId="2D1A061D" w14:textId="77777777" w:rsidR="00CD227A" w:rsidRPr="001F2132" w:rsidRDefault="00CD227A" w:rsidP="0073394D">
            <w:pPr>
              <w:jc w:val="both"/>
            </w:pPr>
          </w:p>
        </w:tc>
      </w:tr>
      <w:tr w:rsidR="00CD227A" w:rsidRPr="001F2132" w14:paraId="028BA05B" w14:textId="77777777" w:rsidTr="0073394D">
        <w:tc>
          <w:tcPr>
            <w:tcW w:w="2830" w:type="dxa"/>
          </w:tcPr>
          <w:p w14:paraId="148F77FC" w14:textId="77777777" w:rsidR="00CD227A" w:rsidRPr="001F2132" w:rsidRDefault="00CD227A" w:rsidP="0073394D">
            <w:pPr>
              <w:jc w:val="both"/>
            </w:pPr>
            <w:r w:rsidRPr="001F2132">
              <w:t>Neurologist</w:t>
            </w:r>
          </w:p>
        </w:tc>
        <w:tc>
          <w:tcPr>
            <w:tcW w:w="851" w:type="dxa"/>
          </w:tcPr>
          <w:p w14:paraId="5EFAC235" w14:textId="77777777" w:rsidR="00CD227A" w:rsidRPr="001F2132" w:rsidRDefault="00CD227A" w:rsidP="0073394D">
            <w:pPr>
              <w:jc w:val="both"/>
            </w:pPr>
          </w:p>
        </w:tc>
        <w:tc>
          <w:tcPr>
            <w:tcW w:w="826" w:type="dxa"/>
          </w:tcPr>
          <w:p w14:paraId="54F945EB" w14:textId="77777777" w:rsidR="00CD227A" w:rsidRPr="001F2132" w:rsidRDefault="00CD227A" w:rsidP="0073394D">
            <w:pPr>
              <w:jc w:val="both"/>
            </w:pPr>
          </w:p>
        </w:tc>
        <w:tc>
          <w:tcPr>
            <w:tcW w:w="1503" w:type="dxa"/>
          </w:tcPr>
          <w:p w14:paraId="79FC19F7" w14:textId="77777777" w:rsidR="00CD227A" w:rsidRPr="001F2132" w:rsidRDefault="00CD227A" w:rsidP="0073394D">
            <w:pPr>
              <w:jc w:val="both"/>
            </w:pPr>
          </w:p>
        </w:tc>
        <w:tc>
          <w:tcPr>
            <w:tcW w:w="1503" w:type="dxa"/>
          </w:tcPr>
          <w:p w14:paraId="577D1184" w14:textId="77777777" w:rsidR="00CD227A" w:rsidRPr="001F2132" w:rsidRDefault="00CD227A" w:rsidP="0073394D">
            <w:pPr>
              <w:jc w:val="both"/>
            </w:pPr>
          </w:p>
        </w:tc>
        <w:tc>
          <w:tcPr>
            <w:tcW w:w="1503" w:type="dxa"/>
          </w:tcPr>
          <w:p w14:paraId="7415C74C" w14:textId="77777777" w:rsidR="00CD227A" w:rsidRPr="001F2132" w:rsidRDefault="00CD227A" w:rsidP="0073394D">
            <w:pPr>
              <w:jc w:val="both"/>
            </w:pPr>
          </w:p>
        </w:tc>
      </w:tr>
      <w:tr w:rsidR="00CD227A" w:rsidRPr="001F2132" w14:paraId="34921CE7" w14:textId="77777777" w:rsidTr="0073394D">
        <w:tc>
          <w:tcPr>
            <w:tcW w:w="2830" w:type="dxa"/>
          </w:tcPr>
          <w:p w14:paraId="41936C58" w14:textId="77777777" w:rsidR="00CD227A" w:rsidRPr="001F2132" w:rsidRDefault="00CD227A" w:rsidP="0073394D">
            <w:pPr>
              <w:jc w:val="both"/>
            </w:pPr>
            <w:r w:rsidRPr="001F2132">
              <w:t>Psychiatrist</w:t>
            </w:r>
          </w:p>
        </w:tc>
        <w:tc>
          <w:tcPr>
            <w:tcW w:w="851" w:type="dxa"/>
          </w:tcPr>
          <w:p w14:paraId="4FB04908" w14:textId="77777777" w:rsidR="00CD227A" w:rsidRPr="001F2132" w:rsidRDefault="00CD227A" w:rsidP="0073394D">
            <w:pPr>
              <w:jc w:val="both"/>
            </w:pPr>
          </w:p>
        </w:tc>
        <w:tc>
          <w:tcPr>
            <w:tcW w:w="826" w:type="dxa"/>
          </w:tcPr>
          <w:p w14:paraId="38EE9950" w14:textId="77777777" w:rsidR="00CD227A" w:rsidRPr="001F2132" w:rsidRDefault="00CD227A" w:rsidP="0073394D">
            <w:pPr>
              <w:jc w:val="both"/>
            </w:pPr>
          </w:p>
        </w:tc>
        <w:tc>
          <w:tcPr>
            <w:tcW w:w="1503" w:type="dxa"/>
          </w:tcPr>
          <w:p w14:paraId="347C70FF" w14:textId="77777777" w:rsidR="00CD227A" w:rsidRPr="001F2132" w:rsidRDefault="00CD227A" w:rsidP="0073394D">
            <w:pPr>
              <w:jc w:val="both"/>
            </w:pPr>
          </w:p>
        </w:tc>
        <w:tc>
          <w:tcPr>
            <w:tcW w:w="1503" w:type="dxa"/>
          </w:tcPr>
          <w:p w14:paraId="2507C5CC" w14:textId="77777777" w:rsidR="00CD227A" w:rsidRPr="001F2132" w:rsidRDefault="00CD227A" w:rsidP="0073394D">
            <w:pPr>
              <w:jc w:val="both"/>
            </w:pPr>
          </w:p>
        </w:tc>
        <w:tc>
          <w:tcPr>
            <w:tcW w:w="1503" w:type="dxa"/>
          </w:tcPr>
          <w:p w14:paraId="363BF0D0" w14:textId="77777777" w:rsidR="00CD227A" w:rsidRPr="001F2132" w:rsidRDefault="00CD227A" w:rsidP="0073394D">
            <w:pPr>
              <w:jc w:val="both"/>
            </w:pPr>
          </w:p>
        </w:tc>
      </w:tr>
      <w:tr w:rsidR="00CD227A" w:rsidRPr="001F2132" w14:paraId="19E655E0" w14:textId="77777777" w:rsidTr="0073394D">
        <w:tc>
          <w:tcPr>
            <w:tcW w:w="2830" w:type="dxa"/>
          </w:tcPr>
          <w:p w14:paraId="646B8C61" w14:textId="77777777" w:rsidR="00CD227A" w:rsidRPr="001F2132" w:rsidRDefault="00CD227A" w:rsidP="0073394D">
            <w:pPr>
              <w:jc w:val="both"/>
            </w:pPr>
            <w:r w:rsidRPr="001F2132">
              <w:t>Other doctor (specify)</w:t>
            </w:r>
          </w:p>
        </w:tc>
        <w:tc>
          <w:tcPr>
            <w:tcW w:w="851" w:type="dxa"/>
          </w:tcPr>
          <w:p w14:paraId="0CF54380" w14:textId="77777777" w:rsidR="00CD227A" w:rsidRPr="001F2132" w:rsidRDefault="00CD227A" w:rsidP="0073394D">
            <w:pPr>
              <w:jc w:val="both"/>
            </w:pPr>
          </w:p>
        </w:tc>
        <w:tc>
          <w:tcPr>
            <w:tcW w:w="826" w:type="dxa"/>
          </w:tcPr>
          <w:p w14:paraId="382B4C4F" w14:textId="77777777" w:rsidR="00CD227A" w:rsidRPr="001F2132" w:rsidRDefault="00CD227A" w:rsidP="0073394D">
            <w:pPr>
              <w:jc w:val="both"/>
            </w:pPr>
          </w:p>
        </w:tc>
        <w:tc>
          <w:tcPr>
            <w:tcW w:w="1503" w:type="dxa"/>
          </w:tcPr>
          <w:p w14:paraId="701B3F20" w14:textId="77777777" w:rsidR="00CD227A" w:rsidRPr="001F2132" w:rsidRDefault="00CD227A" w:rsidP="0073394D">
            <w:pPr>
              <w:jc w:val="both"/>
            </w:pPr>
          </w:p>
        </w:tc>
        <w:tc>
          <w:tcPr>
            <w:tcW w:w="1503" w:type="dxa"/>
          </w:tcPr>
          <w:p w14:paraId="605192F4" w14:textId="77777777" w:rsidR="00CD227A" w:rsidRPr="001F2132" w:rsidRDefault="00CD227A" w:rsidP="0073394D">
            <w:pPr>
              <w:jc w:val="both"/>
            </w:pPr>
          </w:p>
        </w:tc>
        <w:tc>
          <w:tcPr>
            <w:tcW w:w="1503" w:type="dxa"/>
          </w:tcPr>
          <w:p w14:paraId="347F7CDF" w14:textId="77777777" w:rsidR="00CD227A" w:rsidRPr="001F2132" w:rsidRDefault="00CD227A" w:rsidP="0073394D">
            <w:pPr>
              <w:jc w:val="both"/>
            </w:pPr>
          </w:p>
        </w:tc>
      </w:tr>
      <w:tr w:rsidR="00CD227A" w:rsidRPr="001F2132" w14:paraId="656F2AEA" w14:textId="77777777" w:rsidTr="0073394D">
        <w:tc>
          <w:tcPr>
            <w:tcW w:w="2830" w:type="dxa"/>
          </w:tcPr>
          <w:p w14:paraId="34792434" w14:textId="77777777" w:rsidR="00CD227A" w:rsidRPr="001F2132" w:rsidRDefault="00CD227A" w:rsidP="0073394D">
            <w:pPr>
              <w:jc w:val="both"/>
            </w:pPr>
            <w:r w:rsidRPr="001F2132">
              <w:t>Practice nurse</w:t>
            </w:r>
          </w:p>
        </w:tc>
        <w:tc>
          <w:tcPr>
            <w:tcW w:w="851" w:type="dxa"/>
          </w:tcPr>
          <w:p w14:paraId="266EB0B7" w14:textId="77777777" w:rsidR="00CD227A" w:rsidRPr="001F2132" w:rsidRDefault="00CD227A" w:rsidP="0073394D">
            <w:pPr>
              <w:jc w:val="both"/>
            </w:pPr>
          </w:p>
        </w:tc>
        <w:tc>
          <w:tcPr>
            <w:tcW w:w="826" w:type="dxa"/>
          </w:tcPr>
          <w:p w14:paraId="7F7E1D71" w14:textId="77777777" w:rsidR="00CD227A" w:rsidRPr="001F2132" w:rsidRDefault="00CD227A" w:rsidP="0073394D">
            <w:pPr>
              <w:jc w:val="both"/>
            </w:pPr>
          </w:p>
        </w:tc>
        <w:tc>
          <w:tcPr>
            <w:tcW w:w="1503" w:type="dxa"/>
          </w:tcPr>
          <w:p w14:paraId="243C6466" w14:textId="77777777" w:rsidR="00CD227A" w:rsidRPr="001F2132" w:rsidRDefault="00CD227A" w:rsidP="0073394D">
            <w:pPr>
              <w:jc w:val="both"/>
            </w:pPr>
          </w:p>
        </w:tc>
        <w:tc>
          <w:tcPr>
            <w:tcW w:w="1503" w:type="dxa"/>
          </w:tcPr>
          <w:p w14:paraId="3BE469B5" w14:textId="77777777" w:rsidR="00CD227A" w:rsidRPr="001F2132" w:rsidRDefault="00CD227A" w:rsidP="0073394D">
            <w:pPr>
              <w:jc w:val="both"/>
            </w:pPr>
          </w:p>
        </w:tc>
        <w:tc>
          <w:tcPr>
            <w:tcW w:w="1503" w:type="dxa"/>
          </w:tcPr>
          <w:p w14:paraId="44B817A0" w14:textId="77777777" w:rsidR="00CD227A" w:rsidRPr="001F2132" w:rsidRDefault="00CD227A" w:rsidP="0073394D">
            <w:pPr>
              <w:jc w:val="both"/>
            </w:pPr>
          </w:p>
        </w:tc>
      </w:tr>
      <w:tr w:rsidR="00CD227A" w:rsidRPr="001F2132" w14:paraId="375F9E31" w14:textId="77777777" w:rsidTr="0073394D">
        <w:tc>
          <w:tcPr>
            <w:tcW w:w="2830" w:type="dxa"/>
          </w:tcPr>
          <w:p w14:paraId="74CE5262" w14:textId="77777777" w:rsidR="00CD227A" w:rsidRPr="001F2132" w:rsidRDefault="00CD227A" w:rsidP="0073394D">
            <w:pPr>
              <w:jc w:val="both"/>
            </w:pPr>
            <w:r w:rsidRPr="001F2132">
              <w:t>Pharmacist</w:t>
            </w:r>
          </w:p>
        </w:tc>
        <w:tc>
          <w:tcPr>
            <w:tcW w:w="851" w:type="dxa"/>
          </w:tcPr>
          <w:p w14:paraId="2A3B71B7" w14:textId="77777777" w:rsidR="00CD227A" w:rsidRPr="001F2132" w:rsidRDefault="00CD227A" w:rsidP="0073394D">
            <w:pPr>
              <w:jc w:val="both"/>
            </w:pPr>
          </w:p>
        </w:tc>
        <w:tc>
          <w:tcPr>
            <w:tcW w:w="826" w:type="dxa"/>
          </w:tcPr>
          <w:p w14:paraId="4586338D" w14:textId="77777777" w:rsidR="00CD227A" w:rsidRPr="001F2132" w:rsidRDefault="00CD227A" w:rsidP="0073394D">
            <w:pPr>
              <w:jc w:val="both"/>
            </w:pPr>
          </w:p>
        </w:tc>
        <w:tc>
          <w:tcPr>
            <w:tcW w:w="1503" w:type="dxa"/>
          </w:tcPr>
          <w:p w14:paraId="4874794B" w14:textId="77777777" w:rsidR="00CD227A" w:rsidRPr="001F2132" w:rsidRDefault="00CD227A" w:rsidP="0073394D">
            <w:pPr>
              <w:jc w:val="both"/>
            </w:pPr>
          </w:p>
        </w:tc>
        <w:tc>
          <w:tcPr>
            <w:tcW w:w="1503" w:type="dxa"/>
          </w:tcPr>
          <w:p w14:paraId="375E209E" w14:textId="77777777" w:rsidR="00CD227A" w:rsidRPr="001F2132" w:rsidRDefault="00CD227A" w:rsidP="0073394D">
            <w:pPr>
              <w:jc w:val="both"/>
            </w:pPr>
          </w:p>
        </w:tc>
        <w:tc>
          <w:tcPr>
            <w:tcW w:w="1503" w:type="dxa"/>
          </w:tcPr>
          <w:p w14:paraId="3116163B" w14:textId="77777777" w:rsidR="00CD227A" w:rsidRPr="001F2132" w:rsidRDefault="00CD227A" w:rsidP="0073394D">
            <w:pPr>
              <w:jc w:val="both"/>
            </w:pPr>
          </w:p>
        </w:tc>
      </w:tr>
      <w:tr w:rsidR="00CD227A" w:rsidRPr="001F2132" w14:paraId="59308F92" w14:textId="77777777" w:rsidTr="0073394D">
        <w:tc>
          <w:tcPr>
            <w:tcW w:w="2830" w:type="dxa"/>
          </w:tcPr>
          <w:p w14:paraId="6A447F96" w14:textId="77777777" w:rsidR="00CD227A" w:rsidRPr="001F2132" w:rsidRDefault="00CD227A" w:rsidP="0073394D">
            <w:pPr>
              <w:jc w:val="both"/>
            </w:pPr>
            <w:r w:rsidRPr="001F2132">
              <w:t>Psychologist/therapist</w:t>
            </w:r>
          </w:p>
        </w:tc>
        <w:tc>
          <w:tcPr>
            <w:tcW w:w="851" w:type="dxa"/>
          </w:tcPr>
          <w:p w14:paraId="60DF89C3" w14:textId="77777777" w:rsidR="00CD227A" w:rsidRPr="001F2132" w:rsidRDefault="00CD227A" w:rsidP="0073394D">
            <w:pPr>
              <w:jc w:val="both"/>
            </w:pPr>
          </w:p>
        </w:tc>
        <w:tc>
          <w:tcPr>
            <w:tcW w:w="826" w:type="dxa"/>
          </w:tcPr>
          <w:p w14:paraId="7AB4E9BC" w14:textId="77777777" w:rsidR="00CD227A" w:rsidRPr="001F2132" w:rsidRDefault="00CD227A" w:rsidP="0073394D">
            <w:pPr>
              <w:jc w:val="both"/>
            </w:pPr>
          </w:p>
        </w:tc>
        <w:tc>
          <w:tcPr>
            <w:tcW w:w="1503" w:type="dxa"/>
          </w:tcPr>
          <w:p w14:paraId="0977C0B8" w14:textId="77777777" w:rsidR="00CD227A" w:rsidRPr="001F2132" w:rsidRDefault="00CD227A" w:rsidP="0073394D">
            <w:pPr>
              <w:jc w:val="both"/>
            </w:pPr>
          </w:p>
        </w:tc>
        <w:tc>
          <w:tcPr>
            <w:tcW w:w="1503" w:type="dxa"/>
          </w:tcPr>
          <w:p w14:paraId="52290A37" w14:textId="77777777" w:rsidR="00CD227A" w:rsidRPr="001F2132" w:rsidRDefault="00CD227A" w:rsidP="0073394D">
            <w:pPr>
              <w:jc w:val="both"/>
            </w:pPr>
          </w:p>
        </w:tc>
        <w:tc>
          <w:tcPr>
            <w:tcW w:w="1503" w:type="dxa"/>
          </w:tcPr>
          <w:p w14:paraId="0B79C2BD" w14:textId="77777777" w:rsidR="00CD227A" w:rsidRPr="001F2132" w:rsidRDefault="00CD227A" w:rsidP="0073394D">
            <w:pPr>
              <w:jc w:val="both"/>
            </w:pPr>
          </w:p>
        </w:tc>
      </w:tr>
      <w:tr w:rsidR="00CD227A" w:rsidRPr="001F2132" w14:paraId="3592A370" w14:textId="77777777" w:rsidTr="0073394D">
        <w:tc>
          <w:tcPr>
            <w:tcW w:w="2830" w:type="dxa"/>
          </w:tcPr>
          <w:p w14:paraId="3700B5BF" w14:textId="77777777" w:rsidR="00CD227A" w:rsidRPr="001F2132" w:rsidRDefault="00CD227A" w:rsidP="0073394D">
            <w:pPr>
              <w:jc w:val="both"/>
            </w:pPr>
            <w:r w:rsidRPr="001F2132">
              <w:t>Physiotherapist</w:t>
            </w:r>
          </w:p>
        </w:tc>
        <w:tc>
          <w:tcPr>
            <w:tcW w:w="851" w:type="dxa"/>
          </w:tcPr>
          <w:p w14:paraId="314934D5" w14:textId="77777777" w:rsidR="00CD227A" w:rsidRPr="001F2132" w:rsidRDefault="00CD227A" w:rsidP="0073394D">
            <w:pPr>
              <w:jc w:val="both"/>
            </w:pPr>
          </w:p>
        </w:tc>
        <w:tc>
          <w:tcPr>
            <w:tcW w:w="826" w:type="dxa"/>
          </w:tcPr>
          <w:p w14:paraId="607C9E0D" w14:textId="77777777" w:rsidR="00CD227A" w:rsidRPr="001F2132" w:rsidRDefault="00CD227A" w:rsidP="0073394D">
            <w:pPr>
              <w:jc w:val="both"/>
            </w:pPr>
          </w:p>
        </w:tc>
        <w:tc>
          <w:tcPr>
            <w:tcW w:w="1503" w:type="dxa"/>
          </w:tcPr>
          <w:p w14:paraId="27C84E49" w14:textId="77777777" w:rsidR="00CD227A" w:rsidRPr="001F2132" w:rsidRDefault="00CD227A" w:rsidP="0073394D">
            <w:pPr>
              <w:jc w:val="both"/>
            </w:pPr>
          </w:p>
        </w:tc>
        <w:tc>
          <w:tcPr>
            <w:tcW w:w="1503" w:type="dxa"/>
          </w:tcPr>
          <w:p w14:paraId="4A702022" w14:textId="77777777" w:rsidR="00CD227A" w:rsidRPr="001F2132" w:rsidRDefault="00CD227A" w:rsidP="0073394D">
            <w:pPr>
              <w:jc w:val="both"/>
            </w:pPr>
          </w:p>
        </w:tc>
        <w:tc>
          <w:tcPr>
            <w:tcW w:w="1503" w:type="dxa"/>
          </w:tcPr>
          <w:p w14:paraId="4A8D9B7B" w14:textId="77777777" w:rsidR="00CD227A" w:rsidRPr="001F2132" w:rsidRDefault="00CD227A" w:rsidP="0073394D">
            <w:pPr>
              <w:jc w:val="both"/>
            </w:pPr>
          </w:p>
        </w:tc>
      </w:tr>
      <w:tr w:rsidR="00CD227A" w:rsidRPr="001F2132" w14:paraId="53755C2C" w14:textId="77777777" w:rsidTr="0073394D">
        <w:tc>
          <w:tcPr>
            <w:tcW w:w="2830" w:type="dxa"/>
          </w:tcPr>
          <w:p w14:paraId="5594CCCA" w14:textId="77777777" w:rsidR="00CD227A" w:rsidRPr="001F2132" w:rsidRDefault="00CD227A" w:rsidP="0073394D">
            <w:pPr>
              <w:jc w:val="both"/>
            </w:pPr>
            <w:r w:rsidRPr="001F2132">
              <w:t>Social worker</w:t>
            </w:r>
          </w:p>
        </w:tc>
        <w:tc>
          <w:tcPr>
            <w:tcW w:w="851" w:type="dxa"/>
          </w:tcPr>
          <w:p w14:paraId="488137B3" w14:textId="77777777" w:rsidR="00CD227A" w:rsidRPr="001F2132" w:rsidRDefault="00CD227A" w:rsidP="0073394D">
            <w:pPr>
              <w:jc w:val="both"/>
            </w:pPr>
          </w:p>
        </w:tc>
        <w:tc>
          <w:tcPr>
            <w:tcW w:w="826" w:type="dxa"/>
          </w:tcPr>
          <w:p w14:paraId="2042B176" w14:textId="77777777" w:rsidR="00CD227A" w:rsidRPr="001F2132" w:rsidRDefault="00CD227A" w:rsidP="0073394D">
            <w:pPr>
              <w:jc w:val="both"/>
            </w:pPr>
          </w:p>
        </w:tc>
        <w:tc>
          <w:tcPr>
            <w:tcW w:w="1503" w:type="dxa"/>
          </w:tcPr>
          <w:p w14:paraId="399EB0C4" w14:textId="77777777" w:rsidR="00CD227A" w:rsidRPr="001F2132" w:rsidRDefault="00CD227A" w:rsidP="0073394D">
            <w:pPr>
              <w:jc w:val="both"/>
            </w:pPr>
          </w:p>
        </w:tc>
        <w:tc>
          <w:tcPr>
            <w:tcW w:w="1503" w:type="dxa"/>
          </w:tcPr>
          <w:p w14:paraId="17F03230" w14:textId="77777777" w:rsidR="00CD227A" w:rsidRPr="001F2132" w:rsidRDefault="00CD227A" w:rsidP="0073394D">
            <w:pPr>
              <w:jc w:val="both"/>
            </w:pPr>
          </w:p>
        </w:tc>
        <w:tc>
          <w:tcPr>
            <w:tcW w:w="1503" w:type="dxa"/>
          </w:tcPr>
          <w:p w14:paraId="74C20CE3" w14:textId="77777777" w:rsidR="00CD227A" w:rsidRPr="001F2132" w:rsidRDefault="00CD227A" w:rsidP="0073394D">
            <w:pPr>
              <w:jc w:val="both"/>
            </w:pPr>
          </w:p>
        </w:tc>
      </w:tr>
      <w:tr w:rsidR="00CD227A" w:rsidRPr="001F2132" w14:paraId="074E1935" w14:textId="77777777" w:rsidTr="0073394D">
        <w:tc>
          <w:tcPr>
            <w:tcW w:w="2830" w:type="dxa"/>
          </w:tcPr>
          <w:p w14:paraId="585DD9A0" w14:textId="77777777" w:rsidR="00CD227A" w:rsidRPr="001F2132" w:rsidRDefault="00CD227A" w:rsidP="0073394D">
            <w:pPr>
              <w:jc w:val="both"/>
            </w:pPr>
            <w:r w:rsidRPr="001F2132">
              <w:t>Community mental health worker</w:t>
            </w:r>
          </w:p>
        </w:tc>
        <w:tc>
          <w:tcPr>
            <w:tcW w:w="851" w:type="dxa"/>
          </w:tcPr>
          <w:p w14:paraId="2372C092" w14:textId="77777777" w:rsidR="00CD227A" w:rsidRPr="001F2132" w:rsidRDefault="00CD227A" w:rsidP="0073394D">
            <w:pPr>
              <w:jc w:val="both"/>
            </w:pPr>
          </w:p>
        </w:tc>
        <w:tc>
          <w:tcPr>
            <w:tcW w:w="826" w:type="dxa"/>
          </w:tcPr>
          <w:p w14:paraId="045254AB" w14:textId="77777777" w:rsidR="00CD227A" w:rsidRPr="001F2132" w:rsidRDefault="00CD227A" w:rsidP="0073394D">
            <w:pPr>
              <w:jc w:val="both"/>
            </w:pPr>
          </w:p>
        </w:tc>
        <w:tc>
          <w:tcPr>
            <w:tcW w:w="1503" w:type="dxa"/>
          </w:tcPr>
          <w:p w14:paraId="6586DD5D" w14:textId="77777777" w:rsidR="00CD227A" w:rsidRPr="001F2132" w:rsidRDefault="00CD227A" w:rsidP="0073394D">
            <w:pPr>
              <w:jc w:val="both"/>
            </w:pPr>
          </w:p>
        </w:tc>
        <w:tc>
          <w:tcPr>
            <w:tcW w:w="1503" w:type="dxa"/>
          </w:tcPr>
          <w:p w14:paraId="01E7304D" w14:textId="77777777" w:rsidR="00CD227A" w:rsidRPr="001F2132" w:rsidRDefault="00CD227A" w:rsidP="0073394D">
            <w:pPr>
              <w:jc w:val="both"/>
            </w:pPr>
          </w:p>
        </w:tc>
        <w:tc>
          <w:tcPr>
            <w:tcW w:w="1503" w:type="dxa"/>
          </w:tcPr>
          <w:p w14:paraId="1D34A296" w14:textId="77777777" w:rsidR="00CD227A" w:rsidRPr="001F2132" w:rsidRDefault="00CD227A" w:rsidP="0073394D">
            <w:pPr>
              <w:jc w:val="both"/>
            </w:pPr>
          </w:p>
        </w:tc>
      </w:tr>
      <w:tr w:rsidR="00CD227A" w:rsidRPr="001F2132" w14:paraId="45C4287B" w14:textId="77777777" w:rsidTr="0073394D">
        <w:tc>
          <w:tcPr>
            <w:tcW w:w="2830" w:type="dxa"/>
          </w:tcPr>
          <w:p w14:paraId="5A29C006" w14:textId="77777777" w:rsidR="00CD227A" w:rsidRPr="001F2132" w:rsidRDefault="00CD227A" w:rsidP="0073394D">
            <w:pPr>
              <w:jc w:val="both"/>
            </w:pPr>
            <w:r w:rsidRPr="001F2132">
              <w:t>Acupuncturist</w:t>
            </w:r>
          </w:p>
        </w:tc>
        <w:tc>
          <w:tcPr>
            <w:tcW w:w="851" w:type="dxa"/>
          </w:tcPr>
          <w:p w14:paraId="0EB881BF" w14:textId="77777777" w:rsidR="00CD227A" w:rsidRPr="001F2132" w:rsidRDefault="00CD227A" w:rsidP="0073394D">
            <w:pPr>
              <w:jc w:val="both"/>
            </w:pPr>
          </w:p>
        </w:tc>
        <w:tc>
          <w:tcPr>
            <w:tcW w:w="826" w:type="dxa"/>
          </w:tcPr>
          <w:p w14:paraId="57562E83" w14:textId="77777777" w:rsidR="00CD227A" w:rsidRPr="001F2132" w:rsidRDefault="00CD227A" w:rsidP="0073394D">
            <w:pPr>
              <w:jc w:val="both"/>
            </w:pPr>
          </w:p>
        </w:tc>
        <w:tc>
          <w:tcPr>
            <w:tcW w:w="1503" w:type="dxa"/>
          </w:tcPr>
          <w:p w14:paraId="2043454A" w14:textId="77777777" w:rsidR="00CD227A" w:rsidRPr="001F2132" w:rsidRDefault="00CD227A" w:rsidP="0073394D">
            <w:pPr>
              <w:jc w:val="both"/>
            </w:pPr>
          </w:p>
        </w:tc>
        <w:tc>
          <w:tcPr>
            <w:tcW w:w="1503" w:type="dxa"/>
          </w:tcPr>
          <w:p w14:paraId="4FC5D85C" w14:textId="77777777" w:rsidR="00CD227A" w:rsidRPr="001F2132" w:rsidRDefault="00CD227A" w:rsidP="0073394D">
            <w:pPr>
              <w:jc w:val="both"/>
            </w:pPr>
          </w:p>
        </w:tc>
        <w:tc>
          <w:tcPr>
            <w:tcW w:w="1503" w:type="dxa"/>
          </w:tcPr>
          <w:p w14:paraId="740A2F44" w14:textId="77777777" w:rsidR="00CD227A" w:rsidRPr="001F2132" w:rsidRDefault="00CD227A" w:rsidP="0073394D">
            <w:pPr>
              <w:jc w:val="both"/>
            </w:pPr>
          </w:p>
        </w:tc>
      </w:tr>
      <w:tr w:rsidR="00CD227A" w:rsidRPr="001F2132" w14:paraId="6AA9DDBC" w14:textId="77777777" w:rsidTr="0073394D">
        <w:tc>
          <w:tcPr>
            <w:tcW w:w="2830" w:type="dxa"/>
          </w:tcPr>
          <w:p w14:paraId="1151DC5D" w14:textId="77777777" w:rsidR="00CD227A" w:rsidRPr="001F2132" w:rsidRDefault="00CD227A" w:rsidP="0073394D">
            <w:pPr>
              <w:jc w:val="both"/>
            </w:pPr>
            <w:r w:rsidRPr="001F2132">
              <w:t>Osteopath</w:t>
            </w:r>
          </w:p>
        </w:tc>
        <w:tc>
          <w:tcPr>
            <w:tcW w:w="851" w:type="dxa"/>
          </w:tcPr>
          <w:p w14:paraId="0C7FA1EC" w14:textId="77777777" w:rsidR="00CD227A" w:rsidRPr="001F2132" w:rsidRDefault="00CD227A" w:rsidP="0073394D">
            <w:pPr>
              <w:jc w:val="both"/>
            </w:pPr>
          </w:p>
        </w:tc>
        <w:tc>
          <w:tcPr>
            <w:tcW w:w="826" w:type="dxa"/>
          </w:tcPr>
          <w:p w14:paraId="17738ED0" w14:textId="77777777" w:rsidR="00CD227A" w:rsidRPr="001F2132" w:rsidRDefault="00CD227A" w:rsidP="0073394D">
            <w:pPr>
              <w:jc w:val="both"/>
            </w:pPr>
          </w:p>
        </w:tc>
        <w:tc>
          <w:tcPr>
            <w:tcW w:w="1503" w:type="dxa"/>
          </w:tcPr>
          <w:p w14:paraId="473A7E41" w14:textId="77777777" w:rsidR="00CD227A" w:rsidRPr="001F2132" w:rsidRDefault="00CD227A" w:rsidP="0073394D">
            <w:pPr>
              <w:jc w:val="both"/>
            </w:pPr>
          </w:p>
        </w:tc>
        <w:tc>
          <w:tcPr>
            <w:tcW w:w="1503" w:type="dxa"/>
          </w:tcPr>
          <w:p w14:paraId="2A0A6266" w14:textId="77777777" w:rsidR="00CD227A" w:rsidRPr="001F2132" w:rsidRDefault="00CD227A" w:rsidP="0073394D">
            <w:pPr>
              <w:jc w:val="both"/>
            </w:pPr>
          </w:p>
        </w:tc>
        <w:tc>
          <w:tcPr>
            <w:tcW w:w="1503" w:type="dxa"/>
          </w:tcPr>
          <w:p w14:paraId="6B6DB446" w14:textId="77777777" w:rsidR="00CD227A" w:rsidRPr="001F2132" w:rsidRDefault="00CD227A" w:rsidP="0073394D">
            <w:pPr>
              <w:jc w:val="both"/>
            </w:pPr>
          </w:p>
        </w:tc>
      </w:tr>
      <w:tr w:rsidR="00CD227A" w:rsidRPr="001F2132" w14:paraId="05692DB9" w14:textId="77777777" w:rsidTr="0073394D">
        <w:tc>
          <w:tcPr>
            <w:tcW w:w="2830" w:type="dxa"/>
          </w:tcPr>
          <w:p w14:paraId="11AC5C54" w14:textId="77777777" w:rsidR="00CD227A" w:rsidRPr="001F2132" w:rsidRDefault="00CD227A" w:rsidP="0073394D">
            <w:pPr>
              <w:jc w:val="both"/>
            </w:pPr>
            <w:r w:rsidRPr="001F2132">
              <w:t>Homeopath/herbalist</w:t>
            </w:r>
          </w:p>
        </w:tc>
        <w:tc>
          <w:tcPr>
            <w:tcW w:w="851" w:type="dxa"/>
          </w:tcPr>
          <w:p w14:paraId="1C5EACA1" w14:textId="77777777" w:rsidR="00CD227A" w:rsidRPr="001F2132" w:rsidRDefault="00CD227A" w:rsidP="0073394D">
            <w:pPr>
              <w:jc w:val="both"/>
            </w:pPr>
          </w:p>
        </w:tc>
        <w:tc>
          <w:tcPr>
            <w:tcW w:w="826" w:type="dxa"/>
          </w:tcPr>
          <w:p w14:paraId="7711531C" w14:textId="77777777" w:rsidR="00CD227A" w:rsidRPr="001F2132" w:rsidRDefault="00CD227A" w:rsidP="0073394D">
            <w:pPr>
              <w:jc w:val="both"/>
            </w:pPr>
          </w:p>
        </w:tc>
        <w:tc>
          <w:tcPr>
            <w:tcW w:w="1503" w:type="dxa"/>
          </w:tcPr>
          <w:p w14:paraId="6EAE42F8" w14:textId="77777777" w:rsidR="00CD227A" w:rsidRPr="001F2132" w:rsidRDefault="00CD227A" w:rsidP="0073394D">
            <w:pPr>
              <w:jc w:val="both"/>
            </w:pPr>
          </w:p>
        </w:tc>
        <w:tc>
          <w:tcPr>
            <w:tcW w:w="1503" w:type="dxa"/>
          </w:tcPr>
          <w:p w14:paraId="2E4C1037" w14:textId="77777777" w:rsidR="00CD227A" w:rsidRPr="001F2132" w:rsidRDefault="00CD227A" w:rsidP="0073394D">
            <w:pPr>
              <w:jc w:val="both"/>
            </w:pPr>
          </w:p>
        </w:tc>
        <w:tc>
          <w:tcPr>
            <w:tcW w:w="1503" w:type="dxa"/>
          </w:tcPr>
          <w:p w14:paraId="3716EC04" w14:textId="77777777" w:rsidR="00CD227A" w:rsidRPr="001F2132" w:rsidRDefault="00CD227A" w:rsidP="0073394D">
            <w:pPr>
              <w:jc w:val="both"/>
            </w:pPr>
          </w:p>
        </w:tc>
      </w:tr>
      <w:tr w:rsidR="00CD227A" w:rsidRPr="001F2132" w14:paraId="44AC5460" w14:textId="77777777" w:rsidTr="0073394D">
        <w:tc>
          <w:tcPr>
            <w:tcW w:w="2830" w:type="dxa"/>
          </w:tcPr>
          <w:p w14:paraId="2F0BC4A3" w14:textId="77777777" w:rsidR="00CD227A" w:rsidRPr="001F2132" w:rsidRDefault="00CD227A" w:rsidP="0073394D">
            <w:pPr>
              <w:jc w:val="both"/>
            </w:pPr>
            <w:r w:rsidRPr="001F2132">
              <w:t>Occupational therapist</w:t>
            </w:r>
          </w:p>
        </w:tc>
        <w:tc>
          <w:tcPr>
            <w:tcW w:w="851" w:type="dxa"/>
          </w:tcPr>
          <w:p w14:paraId="71835E0E" w14:textId="77777777" w:rsidR="00CD227A" w:rsidRPr="001F2132" w:rsidRDefault="00CD227A" w:rsidP="0073394D">
            <w:pPr>
              <w:jc w:val="both"/>
            </w:pPr>
          </w:p>
        </w:tc>
        <w:tc>
          <w:tcPr>
            <w:tcW w:w="826" w:type="dxa"/>
          </w:tcPr>
          <w:p w14:paraId="57BC2BCE" w14:textId="77777777" w:rsidR="00CD227A" w:rsidRPr="001F2132" w:rsidRDefault="00CD227A" w:rsidP="0073394D">
            <w:pPr>
              <w:jc w:val="both"/>
            </w:pPr>
          </w:p>
        </w:tc>
        <w:tc>
          <w:tcPr>
            <w:tcW w:w="1503" w:type="dxa"/>
          </w:tcPr>
          <w:p w14:paraId="68E96D41" w14:textId="77777777" w:rsidR="00CD227A" w:rsidRPr="001F2132" w:rsidRDefault="00CD227A" w:rsidP="0073394D">
            <w:pPr>
              <w:jc w:val="both"/>
            </w:pPr>
          </w:p>
        </w:tc>
        <w:tc>
          <w:tcPr>
            <w:tcW w:w="1503" w:type="dxa"/>
          </w:tcPr>
          <w:p w14:paraId="5E113446" w14:textId="77777777" w:rsidR="00CD227A" w:rsidRPr="001F2132" w:rsidRDefault="00CD227A" w:rsidP="0073394D">
            <w:pPr>
              <w:jc w:val="both"/>
            </w:pPr>
          </w:p>
        </w:tc>
        <w:tc>
          <w:tcPr>
            <w:tcW w:w="1503" w:type="dxa"/>
          </w:tcPr>
          <w:p w14:paraId="550F3D37" w14:textId="77777777" w:rsidR="00CD227A" w:rsidRPr="001F2132" w:rsidRDefault="00CD227A" w:rsidP="0073394D">
            <w:pPr>
              <w:jc w:val="both"/>
            </w:pPr>
          </w:p>
        </w:tc>
      </w:tr>
      <w:tr w:rsidR="00CD227A" w:rsidRPr="001F2132" w14:paraId="3610796F" w14:textId="77777777" w:rsidTr="0073394D">
        <w:tc>
          <w:tcPr>
            <w:tcW w:w="2830" w:type="dxa"/>
          </w:tcPr>
          <w:p w14:paraId="222DC836" w14:textId="77777777" w:rsidR="00CD227A" w:rsidRPr="001F2132" w:rsidRDefault="00CD227A" w:rsidP="0073394D">
            <w:pPr>
              <w:jc w:val="both"/>
            </w:pPr>
            <w:r w:rsidRPr="001F2132">
              <w:t>Other (specify)</w:t>
            </w:r>
          </w:p>
        </w:tc>
        <w:tc>
          <w:tcPr>
            <w:tcW w:w="851" w:type="dxa"/>
          </w:tcPr>
          <w:p w14:paraId="51667138" w14:textId="77777777" w:rsidR="00CD227A" w:rsidRPr="001F2132" w:rsidRDefault="00CD227A" w:rsidP="0073394D">
            <w:pPr>
              <w:jc w:val="both"/>
            </w:pPr>
          </w:p>
        </w:tc>
        <w:tc>
          <w:tcPr>
            <w:tcW w:w="826" w:type="dxa"/>
          </w:tcPr>
          <w:p w14:paraId="6212549F" w14:textId="77777777" w:rsidR="00CD227A" w:rsidRPr="001F2132" w:rsidRDefault="00CD227A" w:rsidP="0073394D">
            <w:pPr>
              <w:jc w:val="both"/>
            </w:pPr>
          </w:p>
        </w:tc>
        <w:tc>
          <w:tcPr>
            <w:tcW w:w="1503" w:type="dxa"/>
          </w:tcPr>
          <w:p w14:paraId="74454B73" w14:textId="77777777" w:rsidR="00CD227A" w:rsidRPr="001F2132" w:rsidRDefault="00CD227A" w:rsidP="0073394D">
            <w:pPr>
              <w:jc w:val="both"/>
            </w:pPr>
          </w:p>
        </w:tc>
        <w:tc>
          <w:tcPr>
            <w:tcW w:w="1503" w:type="dxa"/>
          </w:tcPr>
          <w:p w14:paraId="216C6600" w14:textId="77777777" w:rsidR="00CD227A" w:rsidRPr="001F2132" w:rsidRDefault="00CD227A" w:rsidP="0073394D">
            <w:pPr>
              <w:jc w:val="both"/>
            </w:pPr>
          </w:p>
        </w:tc>
        <w:tc>
          <w:tcPr>
            <w:tcW w:w="1503" w:type="dxa"/>
          </w:tcPr>
          <w:p w14:paraId="5691E524" w14:textId="77777777" w:rsidR="00CD227A" w:rsidRPr="001F2132" w:rsidRDefault="00CD227A" w:rsidP="0073394D">
            <w:pPr>
              <w:jc w:val="both"/>
            </w:pPr>
          </w:p>
        </w:tc>
      </w:tr>
    </w:tbl>
    <w:p w14:paraId="310F6B9F" w14:textId="77777777" w:rsidR="00CD227A" w:rsidRPr="001F2132" w:rsidRDefault="00CD227A" w:rsidP="00CD227A">
      <w:pPr>
        <w:jc w:val="both"/>
        <w:rPr>
          <w:i/>
        </w:rPr>
      </w:pPr>
    </w:p>
    <w:p w14:paraId="37A07380" w14:textId="77777777" w:rsidR="00CD227A" w:rsidRPr="001F2132" w:rsidRDefault="00CD227A" w:rsidP="00CD227A">
      <w:pPr>
        <w:pStyle w:val="ListParagraph"/>
        <w:numPr>
          <w:ilvl w:val="1"/>
          <w:numId w:val="24"/>
        </w:numPr>
        <w:spacing w:line="240" w:lineRule="auto"/>
        <w:jc w:val="both"/>
        <w:rPr>
          <w:rFonts w:cs="Times New Roman"/>
        </w:rPr>
      </w:pPr>
      <w:r w:rsidRPr="001F2132">
        <w:rPr>
          <w:rFonts w:cs="Times New Roman"/>
          <w:u w:val="single"/>
        </w:rPr>
        <w:t xml:space="preserve">In the last 3 months, </w:t>
      </w:r>
      <w:r w:rsidRPr="001F2132">
        <w:rPr>
          <w:rFonts w:cs="Times New Roman"/>
        </w:rPr>
        <w:t>have you been admitted as a hospital inpatient?</w:t>
      </w:r>
    </w:p>
    <w:p w14:paraId="217BCCF2" w14:textId="77777777" w:rsidR="00CD227A" w:rsidRPr="001F2132" w:rsidRDefault="00CD227A" w:rsidP="00CD227A">
      <w:pPr>
        <w:pStyle w:val="ListParagraph"/>
        <w:numPr>
          <w:ilvl w:val="2"/>
          <w:numId w:val="24"/>
        </w:numPr>
        <w:spacing w:line="240" w:lineRule="auto"/>
        <w:jc w:val="both"/>
        <w:rPr>
          <w:rFonts w:cs="Times New Roman"/>
        </w:rPr>
      </w:pPr>
      <w:r w:rsidRPr="001F2132">
        <w:rPr>
          <w:rFonts w:cs="Times New Roman"/>
        </w:rPr>
        <w:t>No</w:t>
      </w:r>
    </w:p>
    <w:p w14:paraId="2572126B" w14:textId="77777777" w:rsidR="00CD227A" w:rsidRPr="001F2132" w:rsidRDefault="00CD227A" w:rsidP="00CD227A">
      <w:pPr>
        <w:pStyle w:val="ListParagraph"/>
        <w:numPr>
          <w:ilvl w:val="2"/>
          <w:numId w:val="24"/>
        </w:numPr>
        <w:spacing w:line="240" w:lineRule="auto"/>
        <w:jc w:val="both"/>
        <w:rPr>
          <w:rFonts w:cs="Times New Roman"/>
        </w:rPr>
      </w:pPr>
      <w:r w:rsidRPr="001F2132">
        <w:rPr>
          <w:rFonts w:cs="Times New Roman"/>
        </w:rPr>
        <w:t>Yes</w:t>
      </w:r>
    </w:p>
    <w:p w14:paraId="243956AF" w14:textId="77777777" w:rsidR="00CD227A" w:rsidRPr="001F2132" w:rsidRDefault="00CD227A" w:rsidP="00CD227A">
      <w:pPr>
        <w:pStyle w:val="ListParagraph"/>
        <w:numPr>
          <w:ilvl w:val="1"/>
          <w:numId w:val="24"/>
        </w:numPr>
        <w:spacing w:line="240" w:lineRule="auto"/>
        <w:jc w:val="both"/>
        <w:rPr>
          <w:rFonts w:cs="Times New Roman"/>
        </w:rPr>
      </w:pPr>
      <w:r w:rsidRPr="001F2132">
        <w:rPr>
          <w:rFonts w:cs="Times New Roman"/>
        </w:rPr>
        <w:t>If yes:</w:t>
      </w:r>
    </w:p>
    <w:tbl>
      <w:tblPr>
        <w:tblStyle w:val="TableGrid"/>
        <w:tblW w:w="0" w:type="auto"/>
        <w:tblLook w:val="04A0" w:firstRow="1" w:lastRow="0" w:firstColumn="1" w:lastColumn="0" w:noHBand="0" w:noVBand="1"/>
      </w:tblPr>
      <w:tblGrid>
        <w:gridCol w:w="1502"/>
        <w:gridCol w:w="2604"/>
        <w:gridCol w:w="1843"/>
        <w:gridCol w:w="850"/>
        <w:gridCol w:w="714"/>
        <w:gridCol w:w="1503"/>
      </w:tblGrid>
      <w:tr w:rsidR="00CD227A" w:rsidRPr="001F2132" w14:paraId="067BD89D" w14:textId="77777777" w:rsidTr="0073394D">
        <w:tc>
          <w:tcPr>
            <w:tcW w:w="1502" w:type="dxa"/>
          </w:tcPr>
          <w:p w14:paraId="46BF39D0" w14:textId="77777777" w:rsidR="00CD227A" w:rsidRPr="001F2132" w:rsidRDefault="00CD227A" w:rsidP="0073394D">
            <w:pPr>
              <w:jc w:val="both"/>
            </w:pPr>
            <w:r w:rsidRPr="001F2132">
              <w:t>Admission</w:t>
            </w:r>
          </w:p>
        </w:tc>
        <w:tc>
          <w:tcPr>
            <w:tcW w:w="2604" w:type="dxa"/>
          </w:tcPr>
          <w:p w14:paraId="3119A9EB" w14:textId="77777777" w:rsidR="00CD227A" w:rsidRPr="001F2132" w:rsidRDefault="00CD227A" w:rsidP="0073394D">
            <w:pPr>
              <w:jc w:val="both"/>
            </w:pPr>
            <w:r w:rsidRPr="001F2132">
              <w:t>Hospital name, department, ward type</w:t>
            </w:r>
          </w:p>
        </w:tc>
        <w:tc>
          <w:tcPr>
            <w:tcW w:w="1843" w:type="dxa"/>
          </w:tcPr>
          <w:p w14:paraId="40986F8B" w14:textId="77777777" w:rsidR="00CD227A" w:rsidRPr="001F2132" w:rsidRDefault="00CD227A" w:rsidP="0073394D">
            <w:pPr>
              <w:jc w:val="both"/>
            </w:pPr>
            <w:r w:rsidRPr="001F2132">
              <w:t>Reason for admission</w:t>
            </w:r>
          </w:p>
        </w:tc>
        <w:tc>
          <w:tcPr>
            <w:tcW w:w="1564" w:type="dxa"/>
            <w:gridSpan w:val="2"/>
          </w:tcPr>
          <w:p w14:paraId="32FBF2CD" w14:textId="77777777" w:rsidR="00CD227A" w:rsidRPr="001F2132" w:rsidRDefault="00CD227A" w:rsidP="0073394D">
            <w:pPr>
              <w:jc w:val="both"/>
            </w:pPr>
            <w:r w:rsidRPr="001F2132">
              <w:t>Dates of admission</w:t>
            </w:r>
          </w:p>
        </w:tc>
        <w:tc>
          <w:tcPr>
            <w:tcW w:w="1503" w:type="dxa"/>
          </w:tcPr>
          <w:p w14:paraId="069E6B02" w14:textId="77777777" w:rsidR="00CD227A" w:rsidRPr="001F2132" w:rsidRDefault="00CD227A" w:rsidP="0073394D">
            <w:pPr>
              <w:jc w:val="both"/>
            </w:pPr>
            <w:r w:rsidRPr="001F2132">
              <w:t>Total days</w:t>
            </w:r>
          </w:p>
        </w:tc>
      </w:tr>
      <w:tr w:rsidR="00CD227A" w:rsidRPr="001F2132" w14:paraId="40098FBC" w14:textId="77777777" w:rsidTr="0073394D">
        <w:tc>
          <w:tcPr>
            <w:tcW w:w="1502" w:type="dxa"/>
          </w:tcPr>
          <w:p w14:paraId="5831AAF1" w14:textId="77777777" w:rsidR="00CD227A" w:rsidRPr="001F2132" w:rsidRDefault="00CD227A" w:rsidP="0073394D">
            <w:pPr>
              <w:jc w:val="both"/>
            </w:pPr>
            <w:r w:rsidRPr="001F2132">
              <w:t>1</w:t>
            </w:r>
            <w:r w:rsidRPr="001F2132">
              <w:rPr>
                <w:vertAlign w:val="superscript"/>
              </w:rPr>
              <w:t>st</w:t>
            </w:r>
          </w:p>
        </w:tc>
        <w:tc>
          <w:tcPr>
            <w:tcW w:w="2604" w:type="dxa"/>
          </w:tcPr>
          <w:p w14:paraId="0477CA54" w14:textId="77777777" w:rsidR="00CD227A" w:rsidRPr="001F2132" w:rsidRDefault="00CD227A" w:rsidP="0073394D">
            <w:pPr>
              <w:jc w:val="both"/>
            </w:pPr>
          </w:p>
        </w:tc>
        <w:tc>
          <w:tcPr>
            <w:tcW w:w="1843" w:type="dxa"/>
          </w:tcPr>
          <w:p w14:paraId="0299A5C7" w14:textId="77777777" w:rsidR="00CD227A" w:rsidRPr="001F2132" w:rsidRDefault="00CD227A" w:rsidP="0073394D">
            <w:pPr>
              <w:jc w:val="both"/>
            </w:pPr>
          </w:p>
        </w:tc>
        <w:tc>
          <w:tcPr>
            <w:tcW w:w="850" w:type="dxa"/>
          </w:tcPr>
          <w:p w14:paraId="5B796BAE" w14:textId="77777777" w:rsidR="00CD227A" w:rsidRPr="001F2132" w:rsidRDefault="00CD227A" w:rsidP="0073394D">
            <w:pPr>
              <w:jc w:val="both"/>
            </w:pPr>
            <w:r w:rsidRPr="001F2132">
              <w:t>Start</w:t>
            </w:r>
          </w:p>
        </w:tc>
        <w:tc>
          <w:tcPr>
            <w:tcW w:w="714" w:type="dxa"/>
          </w:tcPr>
          <w:p w14:paraId="5C24C861" w14:textId="77777777" w:rsidR="00CD227A" w:rsidRPr="001F2132" w:rsidRDefault="00CD227A" w:rsidP="0073394D">
            <w:pPr>
              <w:jc w:val="both"/>
            </w:pPr>
            <w:r w:rsidRPr="001F2132">
              <w:t>End</w:t>
            </w:r>
          </w:p>
        </w:tc>
        <w:tc>
          <w:tcPr>
            <w:tcW w:w="1503" w:type="dxa"/>
          </w:tcPr>
          <w:p w14:paraId="0A281DBD" w14:textId="77777777" w:rsidR="00CD227A" w:rsidRPr="001F2132" w:rsidRDefault="00CD227A" w:rsidP="0073394D">
            <w:pPr>
              <w:jc w:val="both"/>
            </w:pPr>
          </w:p>
        </w:tc>
      </w:tr>
      <w:tr w:rsidR="00CD227A" w:rsidRPr="001F2132" w14:paraId="12E21FAA" w14:textId="77777777" w:rsidTr="0073394D">
        <w:tc>
          <w:tcPr>
            <w:tcW w:w="1502" w:type="dxa"/>
          </w:tcPr>
          <w:p w14:paraId="49DC025A" w14:textId="77777777" w:rsidR="00CD227A" w:rsidRPr="001F2132" w:rsidRDefault="00CD227A" w:rsidP="0073394D">
            <w:pPr>
              <w:jc w:val="both"/>
            </w:pPr>
            <w:r w:rsidRPr="001F2132">
              <w:t>2</w:t>
            </w:r>
            <w:r w:rsidRPr="001F2132">
              <w:rPr>
                <w:vertAlign w:val="superscript"/>
              </w:rPr>
              <w:t>nd</w:t>
            </w:r>
            <w:r w:rsidRPr="001F2132">
              <w:t xml:space="preserve"> </w:t>
            </w:r>
          </w:p>
        </w:tc>
        <w:tc>
          <w:tcPr>
            <w:tcW w:w="2604" w:type="dxa"/>
          </w:tcPr>
          <w:p w14:paraId="1853157B" w14:textId="77777777" w:rsidR="00CD227A" w:rsidRPr="001F2132" w:rsidRDefault="00CD227A" w:rsidP="0073394D">
            <w:pPr>
              <w:jc w:val="both"/>
            </w:pPr>
          </w:p>
        </w:tc>
        <w:tc>
          <w:tcPr>
            <w:tcW w:w="1843" w:type="dxa"/>
          </w:tcPr>
          <w:p w14:paraId="466BE0E8" w14:textId="77777777" w:rsidR="00CD227A" w:rsidRPr="001F2132" w:rsidRDefault="00CD227A" w:rsidP="0073394D">
            <w:pPr>
              <w:jc w:val="both"/>
            </w:pPr>
          </w:p>
        </w:tc>
        <w:tc>
          <w:tcPr>
            <w:tcW w:w="850" w:type="dxa"/>
          </w:tcPr>
          <w:p w14:paraId="339FFA3A" w14:textId="77777777" w:rsidR="00CD227A" w:rsidRPr="001F2132" w:rsidRDefault="00CD227A" w:rsidP="0073394D">
            <w:pPr>
              <w:jc w:val="both"/>
            </w:pPr>
          </w:p>
        </w:tc>
        <w:tc>
          <w:tcPr>
            <w:tcW w:w="714" w:type="dxa"/>
          </w:tcPr>
          <w:p w14:paraId="1B4F43A9" w14:textId="77777777" w:rsidR="00CD227A" w:rsidRPr="001F2132" w:rsidRDefault="00CD227A" w:rsidP="0073394D">
            <w:pPr>
              <w:jc w:val="both"/>
            </w:pPr>
          </w:p>
        </w:tc>
        <w:tc>
          <w:tcPr>
            <w:tcW w:w="1503" w:type="dxa"/>
          </w:tcPr>
          <w:p w14:paraId="4AE373E6" w14:textId="77777777" w:rsidR="00CD227A" w:rsidRPr="001F2132" w:rsidRDefault="00CD227A" w:rsidP="0073394D">
            <w:pPr>
              <w:jc w:val="both"/>
            </w:pPr>
          </w:p>
        </w:tc>
      </w:tr>
      <w:tr w:rsidR="00CD227A" w:rsidRPr="001F2132" w14:paraId="7C73DE3B" w14:textId="77777777" w:rsidTr="0073394D">
        <w:tc>
          <w:tcPr>
            <w:tcW w:w="1502" w:type="dxa"/>
          </w:tcPr>
          <w:p w14:paraId="07E57FD3" w14:textId="77777777" w:rsidR="00CD227A" w:rsidRPr="001F2132" w:rsidRDefault="00CD227A" w:rsidP="0073394D">
            <w:pPr>
              <w:jc w:val="both"/>
            </w:pPr>
            <w:r w:rsidRPr="001F2132">
              <w:t>…</w:t>
            </w:r>
          </w:p>
        </w:tc>
        <w:tc>
          <w:tcPr>
            <w:tcW w:w="2604" w:type="dxa"/>
          </w:tcPr>
          <w:p w14:paraId="0A656493" w14:textId="77777777" w:rsidR="00CD227A" w:rsidRPr="001F2132" w:rsidRDefault="00CD227A" w:rsidP="0073394D">
            <w:pPr>
              <w:jc w:val="both"/>
            </w:pPr>
          </w:p>
        </w:tc>
        <w:tc>
          <w:tcPr>
            <w:tcW w:w="1843" w:type="dxa"/>
          </w:tcPr>
          <w:p w14:paraId="6ED0013D" w14:textId="77777777" w:rsidR="00CD227A" w:rsidRPr="001F2132" w:rsidRDefault="00CD227A" w:rsidP="0073394D">
            <w:pPr>
              <w:jc w:val="both"/>
            </w:pPr>
          </w:p>
        </w:tc>
        <w:tc>
          <w:tcPr>
            <w:tcW w:w="850" w:type="dxa"/>
          </w:tcPr>
          <w:p w14:paraId="3CCC76F3" w14:textId="77777777" w:rsidR="00CD227A" w:rsidRPr="001F2132" w:rsidRDefault="00CD227A" w:rsidP="0073394D">
            <w:pPr>
              <w:jc w:val="both"/>
            </w:pPr>
          </w:p>
        </w:tc>
        <w:tc>
          <w:tcPr>
            <w:tcW w:w="714" w:type="dxa"/>
          </w:tcPr>
          <w:p w14:paraId="0AFC1070" w14:textId="77777777" w:rsidR="00CD227A" w:rsidRPr="001F2132" w:rsidRDefault="00CD227A" w:rsidP="0073394D">
            <w:pPr>
              <w:jc w:val="both"/>
            </w:pPr>
          </w:p>
        </w:tc>
        <w:tc>
          <w:tcPr>
            <w:tcW w:w="1503" w:type="dxa"/>
          </w:tcPr>
          <w:p w14:paraId="030F4918" w14:textId="77777777" w:rsidR="00CD227A" w:rsidRPr="001F2132" w:rsidRDefault="00CD227A" w:rsidP="0073394D">
            <w:pPr>
              <w:jc w:val="both"/>
            </w:pPr>
          </w:p>
        </w:tc>
      </w:tr>
    </w:tbl>
    <w:p w14:paraId="04216657" w14:textId="77777777" w:rsidR="00CD227A" w:rsidRPr="001F2132" w:rsidRDefault="00CD227A" w:rsidP="00CD227A">
      <w:pPr>
        <w:jc w:val="both"/>
      </w:pPr>
    </w:p>
    <w:p w14:paraId="105FC730" w14:textId="77777777" w:rsidR="00CD227A" w:rsidRPr="001F2132" w:rsidRDefault="00CD227A" w:rsidP="00CD227A">
      <w:pPr>
        <w:pStyle w:val="ListParagraph"/>
        <w:numPr>
          <w:ilvl w:val="1"/>
          <w:numId w:val="24"/>
        </w:numPr>
        <w:spacing w:line="240" w:lineRule="auto"/>
        <w:jc w:val="both"/>
        <w:rPr>
          <w:rFonts w:cs="Times New Roman"/>
        </w:rPr>
      </w:pPr>
      <w:r w:rsidRPr="001F2132">
        <w:rPr>
          <w:rFonts w:cs="Times New Roman"/>
          <w:u w:val="single"/>
        </w:rPr>
        <w:t>In the last 3 months</w:t>
      </w:r>
      <w:r w:rsidRPr="001F2132">
        <w:rPr>
          <w:rFonts w:cs="Times New Roman"/>
        </w:rPr>
        <w:t>, how many times have you attended A&amp;E?</w:t>
      </w:r>
    </w:p>
    <w:p w14:paraId="45693D07" w14:textId="77777777" w:rsidR="00CD227A" w:rsidRPr="001F2132" w:rsidRDefault="00CD227A" w:rsidP="00CD227A">
      <w:pPr>
        <w:pStyle w:val="ListParagraph"/>
        <w:numPr>
          <w:ilvl w:val="1"/>
          <w:numId w:val="24"/>
        </w:numPr>
        <w:spacing w:line="240" w:lineRule="auto"/>
        <w:jc w:val="both"/>
        <w:rPr>
          <w:rFonts w:cs="Times New Roman"/>
          <w:sz w:val="20"/>
        </w:rPr>
      </w:pPr>
      <w:r w:rsidRPr="001F2132">
        <w:rPr>
          <w:rFonts w:cs="Times New Roman"/>
          <w:u w:val="single"/>
        </w:rPr>
        <w:t>In the last 6 months</w:t>
      </w:r>
      <w:r w:rsidRPr="001F2132">
        <w:rPr>
          <w:rFonts w:cs="Times New Roman"/>
        </w:rPr>
        <w:t xml:space="preserve">, have you received help from </w:t>
      </w:r>
      <w:r w:rsidRPr="001F2132">
        <w:rPr>
          <w:rFonts w:cs="Times New Roman"/>
          <w:b/>
        </w:rPr>
        <w:t>friends or relatives</w:t>
      </w:r>
      <w:r w:rsidRPr="001F2132">
        <w:rPr>
          <w:rFonts w:cs="Times New Roman"/>
          <w:i/>
        </w:rPr>
        <w:t xml:space="preserve"> </w:t>
      </w:r>
      <w:r w:rsidRPr="001F2132">
        <w:rPr>
          <w:rFonts w:cs="Times New Roman"/>
        </w:rPr>
        <w:t xml:space="preserve">on any of the following tasks, </w:t>
      </w:r>
      <w:r w:rsidRPr="001F2132">
        <w:rPr>
          <w:rFonts w:cs="Times New Roman"/>
          <w:u w:val="single"/>
        </w:rPr>
        <w:t>as a consequence of health problems</w:t>
      </w:r>
      <w:r w:rsidRPr="001F2132">
        <w:rPr>
          <w:rFonts w:cs="Times New Roman"/>
        </w:rPr>
        <w:t>?</w:t>
      </w:r>
    </w:p>
    <w:tbl>
      <w:tblPr>
        <w:tblStyle w:val="TableGrid"/>
        <w:tblW w:w="0" w:type="auto"/>
        <w:tblLook w:val="04A0" w:firstRow="1" w:lastRow="0" w:firstColumn="1" w:lastColumn="0" w:noHBand="0" w:noVBand="1"/>
      </w:tblPr>
      <w:tblGrid>
        <w:gridCol w:w="2254"/>
        <w:gridCol w:w="2254"/>
        <w:gridCol w:w="2254"/>
      </w:tblGrid>
      <w:tr w:rsidR="00CD227A" w:rsidRPr="001F2132" w14:paraId="07AECC51" w14:textId="77777777" w:rsidTr="0073394D">
        <w:tc>
          <w:tcPr>
            <w:tcW w:w="2254" w:type="dxa"/>
          </w:tcPr>
          <w:p w14:paraId="7156FF0C" w14:textId="77777777" w:rsidR="00CD227A" w:rsidRPr="001F2132" w:rsidRDefault="00CD227A" w:rsidP="0073394D">
            <w:pPr>
              <w:jc w:val="both"/>
              <w:rPr>
                <w:sz w:val="20"/>
              </w:rPr>
            </w:pPr>
            <w:r w:rsidRPr="001F2132">
              <w:rPr>
                <w:sz w:val="20"/>
              </w:rPr>
              <w:t>Type of help</w:t>
            </w:r>
          </w:p>
        </w:tc>
        <w:tc>
          <w:tcPr>
            <w:tcW w:w="2254" w:type="dxa"/>
          </w:tcPr>
          <w:p w14:paraId="31835078" w14:textId="77777777" w:rsidR="00CD227A" w:rsidRPr="001F2132" w:rsidRDefault="00CD227A" w:rsidP="0073394D">
            <w:pPr>
              <w:jc w:val="both"/>
              <w:rPr>
                <w:sz w:val="20"/>
              </w:rPr>
            </w:pPr>
            <w:r w:rsidRPr="001F2132">
              <w:rPr>
                <w:sz w:val="20"/>
              </w:rPr>
              <w:t>Yes/No</w:t>
            </w:r>
          </w:p>
        </w:tc>
        <w:tc>
          <w:tcPr>
            <w:tcW w:w="2254" w:type="dxa"/>
          </w:tcPr>
          <w:p w14:paraId="15B2CEA8" w14:textId="77777777" w:rsidR="00CD227A" w:rsidRPr="001F2132" w:rsidRDefault="00CD227A" w:rsidP="0073394D">
            <w:pPr>
              <w:jc w:val="both"/>
              <w:rPr>
                <w:sz w:val="20"/>
              </w:rPr>
            </w:pPr>
            <w:r w:rsidRPr="001F2132">
              <w:rPr>
                <w:sz w:val="20"/>
              </w:rPr>
              <w:t>Average number of hours help per week</w:t>
            </w:r>
          </w:p>
        </w:tc>
      </w:tr>
      <w:tr w:rsidR="00CD227A" w:rsidRPr="001F2132" w14:paraId="7B7A6D34" w14:textId="77777777" w:rsidTr="0073394D">
        <w:tc>
          <w:tcPr>
            <w:tcW w:w="2254" w:type="dxa"/>
          </w:tcPr>
          <w:p w14:paraId="57E0E543" w14:textId="77777777" w:rsidR="00CD227A" w:rsidRPr="001F2132" w:rsidRDefault="00CD227A" w:rsidP="0073394D">
            <w:pPr>
              <w:jc w:val="both"/>
              <w:rPr>
                <w:sz w:val="20"/>
              </w:rPr>
            </w:pPr>
            <w:r w:rsidRPr="001F2132">
              <w:rPr>
                <w:sz w:val="20"/>
              </w:rPr>
              <w:t>Childcare (circle “no” if you have no children)</w:t>
            </w:r>
          </w:p>
        </w:tc>
        <w:tc>
          <w:tcPr>
            <w:tcW w:w="2254" w:type="dxa"/>
          </w:tcPr>
          <w:p w14:paraId="69C83120" w14:textId="77777777" w:rsidR="00CD227A" w:rsidRPr="001F2132" w:rsidRDefault="00CD227A" w:rsidP="0073394D">
            <w:pPr>
              <w:jc w:val="both"/>
              <w:rPr>
                <w:sz w:val="20"/>
              </w:rPr>
            </w:pPr>
          </w:p>
        </w:tc>
        <w:tc>
          <w:tcPr>
            <w:tcW w:w="2254" w:type="dxa"/>
          </w:tcPr>
          <w:p w14:paraId="40118725" w14:textId="77777777" w:rsidR="00CD227A" w:rsidRPr="001F2132" w:rsidRDefault="00CD227A" w:rsidP="0073394D">
            <w:pPr>
              <w:jc w:val="both"/>
              <w:rPr>
                <w:sz w:val="20"/>
              </w:rPr>
            </w:pPr>
          </w:p>
        </w:tc>
      </w:tr>
      <w:tr w:rsidR="00CD227A" w:rsidRPr="001F2132" w14:paraId="7DFADD3D" w14:textId="77777777" w:rsidTr="0073394D">
        <w:tc>
          <w:tcPr>
            <w:tcW w:w="2254" w:type="dxa"/>
          </w:tcPr>
          <w:p w14:paraId="22BC7122" w14:textId="77777777" w:rsidR="00CD227A" w:rsidRPr="001F2132" w:rsidRDefault="00CD227A" w:rsidP="0073394D">
            <w:pPr>
              <w:jc w:val="both"/>
              <w:rPr>
                <w:sz w:val="20"/>
              </w:rPr>
            </w:pPr>
            <w:r w:rsidRPr="001F2132">
              <w:rPr>
                <w:sz w:val="20"/>
              </w:rPr>
              <w:t>Personal care (e.g. washing, dressing)</w:t>
            </w:r>
          </w:p>
        </w:tc>
        <w:tc>
          <w:tcPr>
            <w:tcW w:w="2254" w:type="dxa"/>
          </w:tcPr>
          <w:p w14:paraId="324CE7F7" w14:textId="77777777" w:rsidR="00CD227A" w:rsidRPr="001F2132" w:rsidRDefault="00CD227A" w:rsidP="0073394D">
            <w:pPr>
              <w:jc w:val="both"/>
              <w:rPr>
                <w:sz w:val="20"/>
              </w:rPr>
            </w:pPr>
          </w:p>
        </w:tc>
        <w:tc>
          <w:tcPr>
            <w:tcW w:w="2254" w:type="dxa"/>
          </w:tcPr>
          <w:p w14:paraId="4B6BB490" w14:textId="77777777" w:rsidR="00CD227A" w:rsidRPr="001F2132" w:rsidRDefault="00CD227A" w:rsidP="0073394D">
            <w:pPr>
              <w:jc w:val="both"/>
              <w:rPr>
                <w:sz w:val="20"/>
              </w:rPr>
            </w:pPr>
          </w:p>
        </w:tc>
      </w:tr>
      <w:tr w:rsidR="00CD227A" w:rsidRPr="001F2132" w14:paraId="1690E7EF" w14:textId="77777777" w:rsidTr="0073394D">
        <w:tc>
          <w:tcPr>
            <w:tcW w:w="2254" w:type="dxa"/>
          </w:tcPr>
          <w:p w14:paraId="1C0660B4" w14:textId="77777777" w:rsidR="00CD227A" w:rsidRPr="001F2132" w:rsidRDefault="00CD227A" w:rsidP="0073394D">
            <w:pPr>
              <w:jc w:val="both"/>
              <w:rPr>
                <w:sz w:val="20"/>
              </w:rPr>
            </w:pPr>
            <w:r w:rsidRPr="001F2132">
              <w:rPr>
                <w:sz w:val="20"/>
              </w:rPr>
              <w:lastRenderedPageBreak/>
              <w:t>Help in/around the house (e.g. cooking, cleaning etc.)</w:t>
            </w:r>
          </w:p>
        </w:tc>
        <w:tc>
          <w:tcPr>
            <w:tcW w:w="2254" w:type="dxa"/>
          </w:tcPr>
          <w:p w14:paraId="3BB89077" w14:textId="77777777" w:rsidR="00CD227A" w:rsidRPr="001F2132" w:rsidRDefault="00CD227A" w:rsidP="0073394D">
            <w:pPr>
              <w:jc w:val="both"/>
              <w:rPr>
                <w:sz w:val="20"/>
              </w:rPr>
            </w:pPr>
          </w:p>
        </w:tc>
        <w:tc>
          <w:tcPr>
            <w:tcW w:w="2254" w:type="dxa"/>
          </w:tcPr>
          <w:p w14:paraId="328AEC1D" w14:textId="77777777" w:rsidR="00CD227A" w:rsidRPr="001F2132" w:rsidRDefault="00CD227A" w:rsidP="0073394D">
            <w:pPr>
              <w:jc w:val="both"/>
              <w:rPr>
                <w:sz w:val="20"/>
              </w:rPr>
            </w:pPr>
          </w:p>
        </w:tc>
      </w:tr>
      <w:tr w:rsidR="00CD227A" w:rsidRPr="001F2132" w14:paraId="1E873157" w14:textId="77777777" w:rsidTr="0073394D">
        <w:tc>
          <w:tcPr>
            <w:tcW w:w="2254" w:type="dxa"/>
          </w:tcPr>
          <w:p w14:paraId="501E75AB" w14:textId="77777777" w:rsidR="00CD227A" w:rsidRPr="001F2132" w:rsidRDefault="00CD227A" w:rsidP="0073394D">
            <w:pPr>
              <w:jc w:val="both"/>
              <w:rPr>
                <w:sz w:val="20"/>
              </w:rPr>
            </w:pPr>
            <w:r w:rsidRPr="001F2132">
              <w:rPr>
                <w:sz w:val="20"/>
              </w:rPr>
              <w:t>Help outside the home (e.g. shopping, transport)</w:t>
            </w:r>
          </w:p>
        </w:tc>
        <w:tc>
          <w:tcPr>
            <w:tcW w:w="2254" w:type="dxa"/>
          </w:tcPr>
          <w:p w14:paraId="3B9503A7" w14:textId="77777777" w:rsidR="00CD227A" w:rsidRPr="001F2132" w:rsidRDefault="00CD227A" w:rsidP="0073394D">
            <w:pPr>
              <w:jc w:val="both"/>
              <w:rPr>
                <w:sz w:val="20"/>
              </w:rPr>
            </w:pPr>
          </w:p>
        </w:tc>
        <w:tc>
          <w:tcPr>
            <w:tcW w:w="2254" w:type="dxa"/>
          </w:tcPr>
          <w:p w14:paraId="5EB9F209" w14:textId="77777777" w:rsidR="00CD227A" w:rsidRPr="001F2132" w:rsidRDefault="00CD227A" w:rsidP="0073394D">
            <w:pPr>
              <w:jc w:val="both"/>
              <w:rPr>
                <w:sz w:val="20"/>
              </w:rPr>
            </w:pPr>
          </w:p>
        </w:tc>
      </w:tr>
      <w:tr w:rsidR="00CD227A" w:rsidRPr="001F2132" w14:paraId="387C7C30" w14:textId="77777777" w:rsidTr="0073394D">
        <w:tc>
          <w:tcPr>
            <w:tcW w:w="2254" w:type="dxa"/>
          </w:tcPr>
          <w:p w14:paraId="437CA9ED" w14:textId="77777777" w:rsidR="00CD227A" w:rsidRPr="001F2132" w:rsidRDefault="00CD227A" w:rsidP="0073394D">
            <w:pPr>
              <w:jc w:val="both"/>
              <w:rPr>
                <w:sz w:val="20"/>
              </w:rPr>
            </w:pPr>
            <w:r w:rsidRPr="001F2132">
              <w:rPr>
                <w:sz w:val="20"/>
              </w:rPr>
              <w:t>Other (specify)</w:t>
            </w:r>
          </w:p>
        </w:tc>
        <w:tc>
          <w:tcPr>
            <w:tcW w:w="2254" w:type="dxa"/>
          </w:tcPr>
          <w:p w14:paraId="208FC257" w14:textId="77777777" w:rsidR="00CD227A" w:rsidRPr="001F2132" w:rsidRDefault="00CD227A" w:rsidP="0073394D">
            <w:pPr>
              <w:jc w:val="both"/>
              <w:rPr>
                <w:sz w:val="20"/>
              </w:rPr>
            </w:pPr>
          </w:p>
        </w:tc>
        <w:tc>
          <w:tcPr>
            <w:tcW w:w="2254" w:type="dxa"/>
          </w:tcPr>
          <w:p w14:paraId="461F43E5" w14:textId="77777777" w:rsidR="00CD227A" w:rsidRPr="001F2132" w:rsidRDefault="00CD227A" w:rsidP="0073394D">
            <w:pPr>
              <w:jc w:val="both"/>
              <w:rPr>
                <w:sz w:val="20"/>
              </w:rPr>
            </w:pPr>
          </w:p>
        </w:tc>
      </w:tr>
    </w:tbl>
    <w:p w14:paraId="1AB508AB" w14:textId="77777777" w:rsidR="00CD227A" w:rsidRPr="001F2132" w:rsidRDefault="00CD227A" w:rsidP="00CD227A">
      <w:pPr>
        <w:jc w:val="both"/>
        <w:rPr>
          <w:sz w:val="20"/>
        </w:rPr>
      </w:pPr>
    </w:p>
    <w:p w14:paraId="2E1A49AF" w14:textId="77777777" w:rsidR="00CD227A" w:rsidRPr="001F2132" w:rsidRDefault="00CD227A" w:rsidP="00CD227A">
      <w:pPr>
        <w:pStyle w:val="ListParagraph"/>
        <w:numPr>
          <w:ilvl w:val="1"/>
          <w:numId w:val="24"/>
        </w:numPr>
        <w:spacing w:line="240" w:lineRule="auto"/>
        <w:jc w:val="both"/>
        <w:rPr>
          <w:rFonts w:cs="Times New Roman"/>
          <w:sz w:val="20"/>
        </w:rPr>
      </w:pPr>
      <w:r w:rsidRPr="001F2132">
        <w:rPr>
          <w:rFonts w:cs="Times New Roman"/>
          <w:sz w:val="20"/>
        </w:rPr>
        <w:t xml:space="preserve">Please list below use of any medications taken over the </w:t>
      </w:r>
      <w:r w:rsidRPr="001F2132">
        <w:rPr>
          <w:rFonts w:cs="Times New Roman"/>
          <w:sz w:val="20"/>
          <w:u w:val="single"/>
        </w:rPr>
        <w:t>last 3 months</w:t>
      </w:r>
      <w:r w:rsidRPr="001F2132">
        <w:rPr>
          <w:rFonts w:cs="Times New Roman"/>
          <w:sz w:val="20"/>
        </w:rPr>
        <w:t>.</w:t>
      </w:r>
    </w:p>
    <w:tbl>
      <w:tblPr>
        <w:tblStyle w:val="TableGrid"/>
        <w:tblW w:w="0" w:type="auto"/>
        <w:tblLook w:val="04A0" w:firstRow="1" w:lastRow="0" w:firstColumn="1" w:lastColumn="0" w:noHBand="0" w:noVBand="1"/>
      </w:tblPr>
      <w:tblGrid>
        <w:gridCol w:w="2254"/>
        <w:gridCol w:w="2254"/>
        <w:gridCol w:w="2254"/>
        <w:gridCol w:w="2254"/>
      </w:tblGrid>
      <w:tr w:rsidR="00CD227A" w:rsidRPr="001F2132" w14:paraId="5580A022" w14:textId="77777777" w:rsidTr="0073394D">
        <w:tc>
          <w:tcPr>
            <w:tcW w:w="2254" w:type="dxa"/>
          </w:tcPr>
          <w:p w14:paraId="418995F1" w14:textId="77777777" w:rsidR="00CD227A" w:rsidRPr="001F2132" w:rsidRDefault="00CD227A" w:rsidP="0073394D">
            <w:pPr>
              <w:jc w:val="both"/>
              <w:rPr>
                <w:sz w:val="20"/>
              </w:rPr>
            </w:pPr>
            <w:r w:rsidRPr="001F2132">
              <w:rPr>
                <w:sz w:val="20"/>
              </w:rPr>
              <w:t>Drug name</w:t>
            </w:r>
          </w:p>
        </w:tc>
        <w:tc>
          <w:tcPr>
            <w:tcW w:w="2254" w:type="dxa"/>
          </w:tcPr>
          <w:p w14:paraId="564A1072" w14:textId="77777777" w:rsidR="00CD227A" w:rsidRPr="001F2132" w:rsidRDefault="00CD227A" w:rsidP="0073394D">
            <w:pPr>
              <w:jc w:val="both"/>
              <w:rPr>
                <w:sz w:val="20"/>
              </w:rPr>
            </w:pPr>
            <w:r w:rsidRPr="001F2132">
              <w:rPr>
                <w:sz w:val="20"/>
              </w:rPr>
              <w:t>Dosage (if known)</w:t>
            </w:r>
          </w:p>
        </w:tc>
        <w:tc>
          <w:tcPr>
            <w:tcW w:w="2254" w:type="dxa"/>
          </w:tcPr>
          <w:p w14:paraId="7265D3B5" w14:textId="77777777" w:rsidR="00CD227A" w:rsidRPr="001F2132" w:rsidRDefault="00CD227A" w:rsidP="0073394D">
            <w:pPr>
              <w:jc w:val="both"/>
              <w:rPr>
                <w:sz w:val="20"/>
              </w:rPr>
            </w:pPr>
            <w:r w:rsidRPr="001F2132">
              <w:rPr>
                <w:sz w:val="20"/>
              </w:rPr>
              <w:t>Dose frequency (e.g. daily)</w:t>
            </w:r>
          </w:p>
        </w:tc>
        <w:tc>
          <w:tcPr>
            <w:tcW w:w="2254" w:type="dxa"/>
          </w:tcPr>
          <w:p w14:paraId="4777AEFB" w14:textId="77777777" w:rsidR="00CD227A" w:rsidRPr="001F2132" w:rsidRDefault="00CD227A" w:rsidP="0073394D">
            <w:pPr>
              <w:jc w:val="both"/>
              <w:rPr>
                <w:sz w:val="20"/>
              </w:rPr>
            </w:pPr>
            <w:r w:rsidRPr="001F2132">
              <w:rPr>
                <w:sz w:val="20"/>
              </w:rPr>
              <w:t>For how long have you taken this drug?</w:t>
            </w:r>
          </w:p>
        </w:tc>
      </w:tr>
      <w:tr w:rsidR="00CD227A" w:rsidRPr="001F2132" w14:paraId="7FEB97A6" w14:textId="77777777" w:rsidTr="0073394D">
        <w:tc>
          <w:tcPr>
            <w:tcW w:w="2254" w:type="dxa"/>
          </w:tcPr>
          <w:p w14:paraId="428C2719" w14:textId="77777777" w:rsidR="00CD227A" w:rsidRPr="001F2132" w:rsidRDefault="00CD227A" w:rsidP="0073394D">
            <w:pPr>
              <w:jc w:val="both"/>
              <w:rPr>
                <w:sz w:val="20"/>
              </w:rPr>
            </w:pPr>
            <w:r w:rsidRPr="001F2132">
              <w:rPr>
                <w:sz w:val="20"/>
              </w:rPr>
              <w:t>1.</w:t>
            </w:r>
          </w:p>
        </w:tc>
        <w:tc>
          <w:tcPr>
            <w:tcW w:w="2254" w:type="dxa"/>
          </w:tcPr>
          <w:p w14:paraId="15C4AF65" w14:textId="77777777" w:rsidR="00CD227A" w:rsidRPr="001F2132" w:rsidRDefault="00CD227A" w:rsidP="0073394D">
            <w:pPr>
              <w:jc w:val="both"/>
              <w:rPr>
                <w:sz w:val="20"/>
              </w:rPr>
            </w:pPr>
          </w:p>
        </w:tc>
        <w:tc>
          <w:tcPr>
            <w:tcW w:w="2254" w:type="dxa"/>
          </w:tcPr>
          <w:p w14:paraId="358969D8" w14:textId="77777777" w:rsidR="00CD227A" w:rsidRPr="001F2132" w:rsidRDefault="00CD227A" w:rsidP="0073394D">
            <w:pPr>
              <w:jc w:val="both"/>
              <w:rPr>
                <w:sz w:val="20"/>
              </w:rPr>
            </w:pPr>
          </w:p>
        </w:tc>
        <w:tc>
          <w:tcPr>
            <w:tcW w:w="2254" w:type="dxa"/>
          </w:tcPr>
          <w:p w14:paraId="73AE4720" w14:textId="77777777" w:rsidR="00CD227A" w:rsidRPr="001F2132" w:rsidRDefault="00CD227A" w:rsidP="0073394D">
            <w:pPr>
              <w:jc w:val="both"/>
              <w:rPr>
                <w:sz w:val="20"/>
              </w:rPr>
            </w:pPr>
          </w:p>
        </w:tc>
      </w:tr>
      <w:tr w:rsidR="00CD227A" w:rsidRPr="001F2132" w14:paraId="5245262E" w14:textId="77777777" w:rsidTr="0073394D">
        <w:tc>
          <w:tcPr>
            <w:tcW w:w="2254" w:type="dxa"/>
          </w:tcPr>
          <w:p w14:paraId="0C25B36B" w14:textId="77777777" w:rsidR="00CD227A" w:rsidRPr="001F2132" w:rsidRDefault="00CD227A" w:rsidP="0073394D">
            <w:pPr>
              <w:jc w:val="both"/>
              <w:rPr>
                <w:sz w:val="20"/>
              </w:rPr>
            </w:pPr>
            <w:r w:rsidRPr="001F2132">
              <w:rPr>
                <w:sz w:val="20"/>
              </w:rPr>
              <w:t>2.</w:t>
            </w:r>
          </w:p>
        </w:tc>
        <w:tc>
          <w:tcPr>
            <w:tcW w:w="2254" w:type="dxa"/>
          </w:tcPr>
          <w:p w14:paraId="1D60C9F1" w14:textId="77777777" w:rsidR="00CD227A" w:rsidRPr="001F2132" w:rsidRDefault="00CD227A" w:rsidP="0073394D">
            <w:pPr>
              <w:jc w:val="both"/>
              <w:rPr>
                <w:sz w:val="20"/>
              </w:rPr>
            </w:pPr>
          </w:p>
        </w:tc>
        <w:tc>
          <w:tcPr>
            <w:tcW w:w="2254" w:type="dxa"/>
          </w:tcPr>
          <w:p w14:paraId="252FF3A0" w14:textId="77777777" w:rsidR="00CD227A" w:rsidRPr="001F2132" w:rsidRDefault="00CD227A" w:rsidP="0073394D">
            <w:pPr>
              <w:jc w:val="both"/>
              <w:rPr>
                <w:sz w:val="20"/>
              </w:rPr>
            </w:pPr>
          </w:p>
        </w:tc>
        <w:tc>
          <w:tcPr>
            <w:tcW w:w="2254" w:type="dxa"/>
          </w:tcPr>
          <w:p w14:paraId="3BA20922" w14:textId="77777777" w:rsidR="00CD227A" w:rsidRPr="001F2132" w:rsidRDefault="00CD227A" w:rsidP="0073394D">
            <w:pPr>
              <w:jc w:val="both"/>
              <w:rPr>
                <w:sz w:val="20"/>
              </w:rPr>
            </w:pPr>
          </w:p>
        </w:tc>
      </w:tr>
      <w:tr w:rsidR="00CD227A" w:rsidRPr="001F2132" w14:paraId="1D98B59C" w14:textId="77777777" w:rsidTr="0073394D">
        <w:tc>
          <w:tcPr>
            <w:tcW w:w="2254" w:type="dxa"/>
          </w:tcPr>
          <w:p w14:paraId="41D6A1D4" w14:textId="77777777" w:rsidR="00CD227A" w:rsidRPr="001F2132" w:rsidRDefault="00CD227A" w:rsidP="0073394D">
            <w:pPr>
              <w:jc w:val="both"/>
              <w:rPr>
                <w:sz w:val="20"/>
              </w:rPr>
            </w:pPr>
            <w:r w:rsidRPr="001F2132">
              <w:rPr>
                <w:sz w:val="20"/>
              </w:rPr>
              <w:t>…</w:t>
            </w:r>
          </w:p>
        </w:tc>
        <w:tc>
          <w:tcPr>
            <w:tcW w:w="2254" w:type="dxa"/>
          </w:tcPr>
          <w:p w14:paraId="620B2A2A" w14:textId="77777777" w:rsidR="00CD227A" w:rsidRPr="001F2132" w:rsidRDefault="00CD227A" w:rsidP="0073394D">
            <w:pPr>
              <w:jc w:val="both"/>
              <w:rPr>
                <w:sz w:val="20"/>
              </w:rPr>
            </w:pPr>
          </w:p>
        </w:tc>
        <w:tc>
          <w:tcPr>
            <w:tcW w:w="2254" w:type="dxa"/>
          </w:tcPr>
          <w:p w14:paraId="615D7987" w14:textId="77777777" w:rsidR="00CD227A" w:rsidRPr="001F2132" w:rsidRDefault="00CD227A" w:rsidP="0073394D">
            <w:pPr>
              <w:jc w:val="both"/>
              <w:rPr>
                <w:sz w:val="20"/>
              </w:rPr>
            </w:pPr>
          </w:p>
        </w:tc>
        <w:tc>
          <w:tcPr>
            <w:tcW w:w="2254" w:type="dxa"/>
          </w:tcPr>
          <w:p w14:paraId="5A0C1BF0" w14:textId="77777777" w:rsidR="00CD227A" w:rsidRPr="001F2132" w:rsidRDefault="00CD227A" w:rsidP="0073394D">
            <w:pPr>
              <w:jc w:val="both"/>
              <w:rPr>
                <w:sz w:val="20"/>
              </w:rPr>
            </w:pPr>
          </w:p>
        </w:tc>
      </w:tr>
    </w:tbl>
    <w:p w14:paraId="067BD8F9" w14:textId="77777777" w:rsidR="00CD227A" w:rsidRPr="001F2132" w:rsidRDefault="00CD227A" w:rsidP="00CD227A">
      <w:pPr>
        <w:jc w:val="both"/>
        <w:rPr>
          <w:sz w:val="20"/>
        </w:rPr>
      </w:pPr>
    </w:p>
    <w:p w14:paraId="583F7DE1" w14:textId="77777777" w:rsidR="00CD227A" w:rsidRPr="001F2132" w:rsidRDefault="00CD227A" w:rsidP="00CD227A">
      <w:pPr>
        <w:pStyle w:val="ListParagraph"/>
        <w:numPr>
          <w:ilvl w:val="1"/>
          <w:numId w:val="24"/>
        </w:numPr>
        <w:spacing w:line="240" w:lineRule="auto"/>
        <w:jc w:val="both"/>
        <w:rPr>
          <w:rFonts w:cs="Times New Roman"/>
          <w:sz w:val="24"/>
        </w:rPr>
      </w:pPr>
      <w:r w:rsidRPr="001F2132">
        <w:rPr>
          <w:rFonts w:cs="Times New Roman"/>
        </w:rPr>
        <w:t xml:space="preserve">What is your </w:t>
      </w:r>
      <w:r w:rsidRPr="001F2132">
        <w:rPr>
          <w:rFonts w:cs="Times New Roman"/>
          <w:u w:val="single"/>
        </w:rPr>
        <w:t xml:space="preserve">current </w:t>
      </w:r>
      <w:r w:rsidRPr="001F2132">
        <w:rPr>
          <w:rFonts w:cs="Times New Roman"/>
        </w:rPr>
        <w:t>employment status?</w:t>
      </w:r>
    </w:p>
    <w:p w14:paraId="16CD0E23" w14:textId="77777777" w:rsidR="00CD227A" w:rsidRPr="001F2132" w:rsidRDefault="00CD227A" w:rsidP="00CD227A">
      <w:pPr>
        <w:pStyle w:val="ListParagraph"/>
        <w:numPr>
          <w:ilvl w:val="2"/>
          <w:numId w:val="24"/>
        </w:numPr>
        <w:spacing w:line="240" w:lineRule="auto"/>
        <w:jc w:val="both"/>
        <w:rPr>
          <w:rFonts w:cs="Times New Roman"/>
          <w:sz w:val="24"/>
        </w:rPr>
      </w:pPr>
      <w:r w:rsidRPr="001F2132">
        <w:rPr>
          <w:rFonts w:cs="Times New Roman"/>
        </w:rPr>
        <w:t>Employed full-time and working</w:t>
      </w:r>
    </w:p>
    <w:p w14:paraId="53A40FAF" w14:textId="77777777" w:rsidR="00CD227A" w:rsidRPr="001F2132" w:rsidRDefault="00CD227A" w:rsidP="00CD227A">
      <w:pPr>
        <w:pStyle w:val="ListParagraph"/>
        <w:numPr>
          <w:ilvl w:val="2"/>
          <w:numId w:val="24"/>
        </w:numPr>
        <w:spacing w:line="240" w:lineRule="auto"/>
        <w:jc w:val="both"/>
        <w:rPr>
          <w:rFonts w:cs="Times New Roman"/>
        </w:rPr>
      </w:pPr>
      <w:r w:rsidRPr="001F2132">
        <w:rPr>
          <w:rFonts w:cs="Times New Roman"/>
        </w:rPr>
        <w:t>Employed full-time but ‘off-sick’</w:t>
      </w:r>
      <w:r w:rsidRPr="001F2132">
        <w:rPr>
          <w:rFonts w:cs="Times New Roman"/>
        </w:rPr>
        <w:tab/>
      </w:r>
      <w:r w:rsidRPr="001F2132">
        <w:rPr>
          <w:rFonts w:cs="Times New Roman"/>
        </w:rPr>
        <w:tab/>
      </w:r>
      <w:r w:rsidRPr="001F2132">
        <w:rPr>
          <w:rFonts w:cs="Times New Roman"/>
        </w:rPr>
        <w:tab/>
      </w:r>
    </w:p>
    <w:p w14:paraId="57FA848A" w14:textId="77777777" w:rsidR="00CD227A" w:rsidRPr="001F2132" w:rsidRDefault="00CD227A" w:rsidP="00CD227A">
      <w:pPr>
        <w:pStyle w:val="ListParagraph"/>
        <w:numPr>
          <w:ilvl w:val="2"/>
          <w:numId w:val="24"/>
        </w:numPr>
        <w:spacing w:line="240" w:lineRule="auto"/>
        <w:jc w:val="both"/>
        <w:rPr>
          <w:rFonts w:cs="Times New Roman"/>
        </w:rPr>
      </w:pPr>
      <w:r w:rsidRPr="001F2132">
        <w:rPr>
          <w:rFonts w:cs="Times New Roman"/>
        </w:rPr>
        <w:t>Employed part-time</w:t>
      </w:r>
      <w:r w:rsidRPr="001F2132">
        <w:rPr>
          <w:rFonts w:cs="Times New Roman"/>
        </w:rPr>
        <w:tab/>
      </w:r>
      <w:r w:rsidRPr="001F2132">
        <w:rPr>
          <w:rFonts w:cs="Times New Roman"/>
        </w:rPr>
        <w:tab/>
      </w:r>
      <w:r w:rsidRPr="001F2132">
        <w:rPr>
          <w:rFonts w:cs="Times New Roman"/>
        </w:rPr>
        <w:tab/>
      </w:r>
      <w:r w:rsidRPr="001F2132">
        <w:rPr>
          <w:rFonts w:cs="Times New Roman"/>
        </w:rPr>
        <w:tab/>
      </w:r>
      <w:r w:rsidRPr="001F2132">
        <w:rPr>
          <w:rFonts w:cs="Times New Roman"/>
        </w:rPr>
        <w:tab/>
      </w:r>
    </w:p>
    <w:p w14:paraId="40BB856A" w14:textId="77777777" w:rsidR="00CD227A" w:rsidRPr="001F2132" w:rsidRDefault="00CD227A" w:rsidP="00CD227A">
      <w:pPr>
        <w:pStyle w:val="ListParagraph"/>
        <w:numPr>
          <w:ilvl w:val="2"/>
          <w:numId w:val="24"/>
        </w:numPr>
        <w:spacing w:line="240" w:lineRule="auto"/>
        <w:jc w:val="both"/>
        <w:rPr>
          <w:rFonts w:cs="Times New Roman"/>
        </w:rPr>
      </w:pPr>
      <w:r w:rsidRPr="001F2132">
        <w:rPr>
          <w:rFonts w:cs="Times New Roman"/>
        </w:rPr>
        <w:t>Employed part-time but ‘off-sick’</w:t>
      </w:r>
      <w:r w:rsidRPr="001F2132">
        <w:rPr>
          <w:rFonts w:cs="Times New Roman"/>
        </w:rPr>
        <w:tab/>
      </w:r>
      <w:r w:rsidRPr="001F2132">
        <w:rPr>
          <w:rFonts w:cs="Times New Roman"/>
        </w:rPr>
        <w:tab/>
      </w:r>
      <w:r w:rsidRPr="001F2132">
        <w:rPr>
          <w:rFonts w:cs="Times New Roman"/>
        </w:rPr>
        <w:tab/>
      </w:r>
    </w:p>
    <w:p w14:paraId="74FA00D5" w14:textId="77777777" w:rsidR="00CD227A" w:rsidRPr="001F2132" w:rsidRDefault="00CD227A" w:rsidP="00CD227A">
      <w:pPr>
        <w:pStyle w:val="ListParagraph"/>
        <w:numPr>
          <w:ilvl w:val="2"/>
          <w:numId w:val="24"/>
        </w:numPr>
        <w:spacing w:line="240" w:lineRule="auto"/>
        <w:jc w:val="both"/>
        <w:rPr>
          <w:rFonts w:cs="Times New Roman"/>
        </w:rPr>
      </w:pPr>
      <w:r w:rsidRPr="001F2132">
        <w:rPr>
          <w:rFonts w:cs="Times New Roman"/>
        </w:rPr>
        <w:t>Unemployed</w:t>
      </w:r>
      <w:r w:rsidRPr="001F2132">
        <w:rPr>
          <w:rFonts w:cs="Times New Roman"/>
        </w:rPr>
        <w:tab/>
      </w:r>
      <w:r w:rsidRPr="001F2132">
        <w:rPr>
          <w:rFonts w:cs="Times New Roman"/>
        </w:rPr>
        <w:tab/>
      </w:r>
      <w:r w:rsidRPr="001F2132">
        <w:rPr>
          <w:rFonts w:cs="Times New Roman"/>
        </w:rPr>
        <w:tab/>
      </w:r>
      <w:r w:rsidRPr="001F2132">
        <w:rPr>
          <w:rFonts w:cs="Times New Roman"/>
        </w:rPr>
        <w:tab/>
      </w:r>
      <w:r w:rsidRPr="001F2132">
        <w:rPr>
          <w:rFonts w:cs="Times New Roman"/>
        </w:rPr>
        <w:tab/>
      </w:r>
      <w:r w:rsidRPr="001F2132">
        <w:rPr>
          <w:rFonts w:cs="Times New Roman"/>
        </w:rPr>
        <w:tab/>
      </w:r>
    </w:p>
    <w:p w14:paraId="35FED69A" w14:textId="77777777" w:rsidR="00CD227A" w:rsidRPr="001F2132" w:rsidRDefault="00CD227A" w:rsidP="00CD227A">
      <w:pPr>
        <w:pStyle w:val="ListParagraph"/>
        <w:numPr>
          <w:ilvl w:val="2"/>
          <w:numId w:val="24"/>
        </w:numPr>
        <w:spacing w:line="240" w:lineRule="auto"/>
        <w:jc w:val="both"/>
        <w:rPr>
          <w:rFonts w:cs="Times New Roman"/>
        </w:rPr>
      </w:pPr>
      <w:proofErr w:type="spellStart"/>
      <w:r w:rsidRPr="001F2132">
        <w:rPr>
          <w:rFonts w:cs="Times New Roman"/>
        </w:rPr>
        <w:t>Self employed</w:t>
      </w:r>
      <w:proofErr w:type="spellEnd"/>
      <w:r w:rsidRPr="001F2132">
        <w:rPr>
          <w:rFonts w:cs="Times New Roman"/>
        </w:rPr>
        <w:t xml:space="preserve"> and working</w:t>
      </w:r>
      <w:r w:rsidRPr="001F2132">
        <w:rPr>
          <w:rFonts w:cs="Times New Roman"/>
        </w:rPr>
        <w:tab/>
      </w:r>
      <w:r w:rsidRPr="001F2132">
        <w:rPr>
          <w:rFonts w:cs="Times New Roman"/>
        </w:rPr>
        <w:tab/>
      </w:r>
      <w:r w:rsidRPr="001F2132">
        <w:rPr>
          <w:rFonts w:cs="Times New Roman"/>
        </w:rPr>
        <w:tab/>
      </w:r>
      <w:r w:rsidRPr="001F2132">
        <w:rPr>
          <w:rFonts w:cs="Times New Roman"/>
        </w:rPr>
        <w:tab/>
      </w:r>
    </w:p>
    <w:p w14:paraId="0C7BA917" w14:textId="77777777" w:rsidR="00CD227A" w:rsidRPr="001F2132" w:rsidRDefault="00CD227A" w:rsidP="00CD227A">
      <w:pPr>
        <w:pStyle w:val="ListParagraph"/>
        <w:numPr>
          <w:ilvl w:val="2"/>
          <w:numId w:val="24"/>
        </w:numPr>
        <w:spacing w:line="240" w:lineRule="auto"/>
        <w:jc w:val="both"/>
        <w:rPr>
          <w:rFonts w:cs="Times New Roman"/>
        </w:rPr>
      </w:pPr>
      <w:r w:rsidRPr="001F2132">
        <w:rPr>
          <w:rFonts w:cs="Times New Roman"/>
        </w:rPr>
        <w:t>Self-employed but ‘off-sick’</w:t>
      </w:r>
      <w:r w:rsidRPr="001F2132">
        <w:rPr>
          <w:rFonts w:cs="Times New Roman"/>
        </w:rPr>
        <w:tab/>
      </w:r>
      <w:r w:rsidRPr="001F2132">
        <w:rPr>
          <w:rFonts w:cs="Times New Roman"/>
        </w:rPr>
        <w:tab/>
      </w:r>
      <w:r w:rsidRPr="001F2132">
        <w:rPr>
          <w:rFonts w:cs="Times New Roman"/>
        </w:rPr>
        <w:tab/>
      </w:r>
      <w:r w:rsidRPr="001F2132">
        <w:rPr>
          <w:rFonts w:cs="Times New Roman"/>
        </w:rPr>
        <w:tab/>
      </w:r>
    </w:p>
    <w:p w14:paraId="7F129458" w14:textId="77777777" w:rsidR="00CD227A" w:rsidRPr="001F2132" w:rsidRDefault="00CD227A" w:rsidP="00CD227A">
      <w:pPr>
        <w:pStyle w:val="ListParagraph"/>
        <w:numPr>
          <w:ilvl w:val="2"/>
          <w:numId w:val="24"/>
        </w:numPr>
        <w:spacing w:line="240" w:lineRule="auto"/>
        <w:jc w:val="both"/>
        <w:rPr>
          <w:rFonts w:cs="Times New Roman"/>
        </w:rPr>
      </w:pPr>
      <w:r w:rsidRPr="001F2132">
        <w:rPr>
          <w:rFonts w:cs="Times New Roman"/>
        </w:rPr>
        <w:t>Retired (because of age)</w:t>
      </w:r>
      <w:r w:rsidRPr="001F2132">
        <w:rPr>
          <w:rFonts w:cs="Times New Roman"/>
        </w:rPr>
        <w:tab/>
      </w:r>
      <w:r w:rsidRPr="001F2132">
        <w:rPr>
          <w:rFonts w:cs="Times New Roman"/>
        </w:rPr>
        <w:tab/>
      </w:r>
      <w:r w:rsidRPr="001F2132">
        <w:rPr>
          <w:rFonts w:cs="Times New Roman"/>
        </w:rPr>
        <w:tab/>
      </w:r>
      <w:r w:rsidRPr="001F2132">
        <w:rPr>
          <w:rFonts w:cs="Times New Roman"/>
        </w:rPr>
        <w:tab/>
      </w:r>
    </w:p>
    <w:p w14:paraId="06D1EEA1" w14:textId="77777777" w:rsidR="00CD227A" w:rsidRPr="001F2132" w:rsidRDefault="00CD227A" w:rsidP="00CD227A">
      <w:pPr>
        <w:pStyle w:val="ListParagraph"/>
        <w:numPr>
          <w:ilvl w:val="2"/>
          <w:numId w:val="24"/>
        </w:numPr>
        <w:spacing w:line="240" w:lineRule="auto"/>
        <w:jc w:val="both"/>
        <w:rPr>
          <w:rFonts w:cs="Times New Roman"/>
        </w:rPr>
      </w:pPr>
      <w:r w:rsidRPr="001F2132">
        <w:rPr>
          <w:rFonts w:cs="Times New Roman"/>
        </w:rPr>
        <w:t>Retired (because of ill health)</w:t>
      </w:r>
      <w:r w:rsidRPr="001F2132">
        <w:rPr>
          <w:rFonts w:cs="Times New Roman"/>
        </w:rPr>
        <w:tab/>
      </w:r>
      <w:r w:rsidRPr="001F2132">
        <w:rPr>
          <w:rFonts w:cs="Times New Roman"/>
        </w:rPr>
        <w:tab/>
      </w:r>
      <w:r w:rsidRPr="001F2132">
        <w:rPr>
          <w:rFonts w:cs="Times New Roman"/>
        </w:rPr>
        <w:tab/>
      </w:r>
      <w:r w:rsidRPr="001F2132">
        <w:rPr>
          <w:rFonts w:cs="Times New Roman"/>
        </w:rPr>
        <w:tab/>
      </w:r>
    </w:p>
    <w:p w14:paraId="3EBC574D" w14:textId="77777777" w:rsidR="00CD227A" w:rsidRPr="001F2132" w:rsidRDefault="00CD227A" w:rsidP="00CD227A">
      <w:pPr>
        <w:pStyle w:val="ListParagraph"/>
        <w:numPr>
          <w:ilvl w:val="2"/>
          <w:numId w:val="24"/>
        </w:numPr>
        <w:spacing w:line="240" w:lineRule="auto"/>
        <w:jc w:val="both"/>
        <w:rPr>
          <w:rFonts w:cs="Times New Roman"/>
        </w:rPr>
      </w:pPr>
      <w:r w:rsidRPr="001F2132">
        <w:rPr>
          <w:rFonts w:cs="Times New Roman"/>
        </w:rPr>
        <w:t>Student</w:t>
      </w:r>
      <w:r w:rsidRPr="001F2132">
        <w:rPr>
          <w:rFonts w:cs="Times New Roman"/>
        </w:rPr>
        <w:tab/>
      </w:r>
      <w:r w:rsidRPr="001F2132">
        <w:rPr>
          <w:rFonts w:cs="Times New Roman"/>
        </w:rPr>
        <w:tab/>
      </w:r>
      <w:r w:rsidRPr="001F2132">
        <w:rPr>
          <w:rFonts w:cs="Times New Roman"/>
        </w:rPr>
        <w:tab/>
      </w:r>
      <w:r w:rsidRPr="001F2132">
        <w:rPr>
          <w:rFonts w:cs="Times New Roman"/>
        </w:rPr>
        <w:tab/>
      </w:r>
      <w:r w:rsidRPr="001F2132">
        <w:rPr>
          <w:rFonts w:cs="Times New Roman"/>
        </w:rPr>
        <w:tab/>
      </w:r>
      <w:r w:rsidRPr="001F2132">
        <w:rPr>
          <w:rFonts w:cs="Times New Roman"/>
        </w:rPr>
        <w:tab/>
      </w:r>
    </w:p>
    <w:p w14:paraId="5A6E0362" w14:textId="77777777" w:rsidR="00CD227A" w:rsidRPr="001F2132" w:rsidRDefault="00CD227A" w:rsidP="00CD227A">
      <w:pPr>
        <w:pStyle w:val="ListParagraph"/>
        <w:numPr>
          <w:ilvl w:val="2"/>
          <w:numId w:val="24"/>
        </w:numPr>
        <w:spacing w:line="240" w:lineRule="auto"/>
        <w:jc w:val="both"/>
        <w:rPr>
          <w:rFonts w:cs="Times New Roman"/>
        </w:rPr>
      </w:pPr>
      <w:r w:rsidRPr="001F2132">
        <w:rPr>
          <w:rFonts w:cs="Times New Roman"/>
        </w:rPr>
        <w:t>Student but interrupted due to illness</w:t>
      </w:r>
      <w:r w:rsidRPr="001F2132">
        <w:rPr>
          <w:rFonts w:cs="Times New Roman"/>
        </w:rPr>
        <w:tab/>
      </w:r>
      <w:r w:rsidRPr="001F2132">
        <w:rPr>
          <w:rFonts w:cs="Times New Roman"/>
        </w:rPr>
        <w:tab/>
      </w:r>
      <w:r w:rsidRPr="001F2132">
        <w:rPr>
          <w:rFonts w:cs="Times New Roman"/>
        </w:rPr>
        <w:tab/>
      </w:r>
    </w:p>
    <w:p w14:paraId="49849B58" w14:textId="77777777" w:rsidR="00CD227A" w:rsidRPr="001F2132" w:rsidRDefault="00CD227A" w:rsidP="00CD227A">
      <w:pPr>
        <w:pStyle w:val="ListParagraph"/>
        <w:numPr>
          <w:ilvl w:val="2"/>
          <w:numId w:val="24"/>
        </w:numPr>
        <w:spacing w:line="240" w:lineRule="auto"/>
        <w:jc w:val="both"/>
        <w:rPr>
          <w:rFonts w:cs="Times New Roman"/>
        </w:rPr>
      </w:pPr>
      <w:r w:rsidRPr="001F2132">
        <w:rPr>
          <w:rFonts w:cs="Times New Roman"/>
        </w:rPr>
        <w:t>Housewife/husband</w:t>
      </w:r>
      <w:r w:rsidRPr="001F2132">
        <w:rPr>
          <w:rFonts w:cs="Times New Roman"/>
        </w:rPr>
        <w:tab/>
      </w:r>
      <w:r w:rsidRPr="001F2132">
        <w:rPr>
          <w:rFonts w:cs="Times New Roman"/>
        </w:rPr>
        <w:tab/>
      </w:r>
      <w:r w:rsidRPr="001F2132">
        <w:rPr>
          <w:rFonts w:cs="Times New Roman"/>
        </w:rPr>
        <w:tab/>
      </w:r>
      <w:r w:rsidRPr="001F2132">
        <w:rPr>
          <w:rFonts w:cs="Times New Roman"/>
        </w:rPr>
        <w:tab/>
      </w:r>
      <w:r w:rsidRPr="001F2132">
        <w:rPr>
          <w:rFonts w:cs="Times New Roman"/>
        </w:rPr>
        <w:tab/>
      </w:r>
    </w:p>
    <w:p w14:paraId="7F486983" w14:textId="77777777" w:rsidR="00CD227A" w:rsidRPr="001F2132" w:rsidRDefault="00CD227A" w:rsidP="00CD227A">
      <w:pPr>
        <w:pStyle w:val="ListParagraph"/>
        <w:numPr>
          <w:ilvl w:val="2"/>
          <w:numId w:val="24"/>
        </w:numPr>
        <w:spacing w:line="240" w:lineRule="auto"/>
        <w:jc w:val="both"/>
        <w:rPr>
          <w:rFonts w:cs="Times New Roman"/>
        </w:rPr>
      </w:pPr>
      <w:r w:rsidRPr="001F2132">
        <w:rPr>
          <w:rFonts w:cs="Times New Roman"/>
        </w:rPr>
        <w:t xml:space="preserve">Other </w:t>
      </w:r>
      <w:r w:rsidRPr="001F2132">
        <w:rPr>
          <w:rFonts w:cs="Times New Roman"/>
        </w:rPr>
        <w:tab/>
        <w:t xml:space="preserve">        ___________________________</w:t>
      </w:r>
      <w:r w:rsidRPr="001F2132">
        <w:rPr>
          <w:rFonts w:cs="Times New Roman"/>
        </w:rPr>
        <w:tab/>
      </w:r>
    </w:p>
    <w:p w14:paraId="1804D209" w14:textId="77777777" w:rsidR="00CD227A" w:rsidRPr="001F2132" w:rsidRDefault="00CD227A" w:rsidP="00CD227A">
      <w:pPr>
        <w:pStyle w:val="ListParagraph"/>
        <w:numPr>
          <w:ilvl w:val="1"/>
          <w:numId w:val="24"/>
        </w:numPr>
        <w:spacing w:line="240" w:lineRule="auto"/>
        <w:jc w:val="both"/>
        <w:rPr>
          <w:rFonts w:cs="Times New Roman"/>
        </w:rPr>
      </w:pPr>
      <w:r w:rsidRPr="001F2132">
        <w:rPr>
          <w:rFonts w:cs="Times New Roman"/>
        </w:rPr>
        <w:t xml:space="preserve">How many days (if any) have you had off work </w:t>
      </w:r>
      <w:r w:rsidRPr="001F2132">
        <w:rPr>
          <w:rFonts w:cs="Times New Roman"/>
          <w:u w:val="single"/>
        </w:rPr>
        <w:t>in the last 3 months</w:t>
      </w:r>
      <w:r w:rsidRPr="001F2132">
        <w:rPr>
          <w:rFonts w:cs="Times New Roman"/>
        </w:rPr>
        <w:t xml:space="preserve"> because of any physical health problems?</w:t>
      </w:r>
    </w:p>
    <w:p w14:paraId="0BFA5819" w14:textId="77777777" w:rsidR="00CD227A" w:rsidRPr="001F2132" w:rsidRDefault="00CD227A" w:rsidP="00CD227A">
      <w:pPr>
        <w:pStyle w:val="ListParagraph"/>
        <w:spacing w:line="240" w:lineRule="auto"/>
        <w:ind w:left="1440"/>
        <w:jc w:val="both"/>
        <w:rPr>
          <w:rFonts w:cs="Times New Roman"/>
        </w:rPr>
      </w:pPr>
    </w:p>
    <w:p w14:paraId="1E126CBC" w14:textId="77777777" w:rsidR="00CD227A" w:rsidRPr="001F2132" w:rsidRDefault="00CD227A" w:rsidP="00CD227A">
      <w:pPr>
        <w:pStyle w:val="ListParagraph"/>
        <w:numPr>
          <w:ilvl w:val="1"/>
          <w:numId w:val="24"/>
        </w:numPr>
        <w:spacing w:line="240" w:lineRule="auto"/>
        <w:jc w:val="both"/>
        <w:rPr>
          <w:rFonts w:cs="Times New Roman"/>
        </w:rPr>
      </w:pPr>
      <w:r w:rsidRPr="001F2132">
        <w:rPr>
          <w:rFonts w:cs="Times New Roman"/>
        </w:rPr>
        <w:t xml:space="preserve">How many days (if any) have you had off work </w:t>
      </w:r>
      <w:r w:rsidRPr="001F2132">
        <w:rPr>
          <w:rFonts w:cs="Times New Roman"/>
          <w:u w:val="single"/>
        </w:rPr>
        <w:t>in the last 3 months</w:t>
      </w:r>
      <w:r w:rsidRPr="001F2132">
        <w:rPr>
          <w:rFonts w:cs="Times New Roman"/>
        </w:rPr>
        <w:t xml:space="preserve"> because of any mental  health problems?</w:t>
      </w:r>
    </w:p>
    <w:p w14:paraId="54A0C8FB" w14:textId="2F4C7ACD" w:rsidR="00CD227A" w:rsidRPr="001F2132" w:rsidRDefault="00CD227A" w:rsidP="003D2AD3">
      <w:pPr>
        <w:pStyle w:val="Heading4"/>
      </w:pPr>
      <w:r w:rsidRPr="001F2132">
        <w:t>4.2 – The List of Threatening Experiences questionnaire</w:t>
      </w:r>
    </w:p>
    <w:p w14:paraId="57D53C25" w14:textId="77777777" w:rsidR="00CD227A" w:rsidRPr="001F2132" w:rsidRDefault="00CD227A" w:rsidP="00CD227A">
      <w:r w:rsidRPr="001F2132">
        <w:t>Since your last assessment, have any of the following happened:</w:t>
      </w:r>
    </w:p>
    <w:tbl>
      <w:tblPr>
        <w:tblStyle w:val="TableGrid"/>
        <w:tblW w:w="7107" w:type="dxa"/>
        <w:tblLook w:val="04A0" w:firstRow="1" w:lastRow="0" w:firstColumn="1" w:lastColumn="0" w:noHBand="0" w:noVBand="1"/>
      </w:tblPr>
      <w:tblGrid>
        <w:gridCol w:w="4531"/>
        <w:gridCol w:w="1288"/>
        <w:gridCol w:w="1288"/>
      </w:tblGrid>
      <w:tr w:rsidR="00CD227A" w:rsidRPr="001F2132" w14:paraId="00C57880" w14:textId="77777777" w:rsidTr="0073394D">
        <w:tc>
          <w:tcPr>
            <w:tcW w:w="4531" w:type="dxa"/>
          </w:tcPr>
          <w:p w14:paraId="2A7133AE" w14:textId="77777777" w:rsidR="00CD227A" w:rsidRPr="001F2132" w:rsidRDefault="00CD227A" w:rsidP="0073394D">
            <w:pPr>
              <w:jc w:val="both"/>
            </w:pPr>
          </w:p>
        </w:tc>
        <w:tc>
          <w:tcPr>
            <w:tcW w:w="1288" w:type="dxa"/>
          </w:tcPr>
          <w:p w14:paraId="53D864B0" w14:textId="77777777" w:rsidR="00CD227A" w:rsidRPr="001F2132" w:rsidRDefault="00CD227A" w:rsidP="0073394D">
            <w:pPr>
              <w:jc w:val="both"/>
            </w:pPr>
            <w:r w:rsidRPr="001F2132">
              <w:t>Yes</w:t>
            </w:r>
          </w:p>
        </w:tc>
        <w:tc>
          <w:tcPr>
            <w:tcW w:w="1288" w:type="dxa"/>
          </w:tcPr>
          <w:p w14:paraId="2F9BA2E8" w14:textId="77777777" w:rsidR="00CD227A" w:rsidRPr="001F2132" w:rsidRDefault="00CD227A" w:rsidP="0073394D">
            <w:pPr>
              <w:jc w:val="both"/>
            </w:pPr>
            <w:r w:rsidRPr="001F2132">
              <w:t>No</w:t>
            </w:r>
          </w:p>
        </w:tc>
      </w:tr>
      <w:tr w:rsidR="00CD227A" w:rsidRPr="001F2132" w14:paraId="531D4A00" w14:textId="77777777" w:rsidTr="0073394D">
        <w:tc>
          <w:tcPr>
            <w:tcW w:w="4531" w:type="dxa"/>
          </w:tcPr>
          <w:p w14:paraId="32AC6E4A" w14:textId="77777777" w:rsidR="00CD227A" w:rsidRPr="001F2132" w:rsidRDefault="00CD227A" w:rsidP="0073394D">
            <w:pPr>
              <w:jc w:val="both"/>
            </w:pPr>
            <w:r w:rsidRPr="001F2132">
              <w:t>You yourself suffered a serious illness, injury or an assault.</w:t>
            </w:r>
          </w:p>
        </w:tc>
        <w:tc>
          <w:tcPr>
            <w:tcW w:w="1288" w:type="dxa"/>
          </w:tcPr>
          <w:p w14:paraId="1C0FD1AC" w14:textId="77777777" w:rsidR="00CD227A" w:rsidRPr="001F2132" w:rsidRDefault="00CD227A" w:rsidP="0073394D">
            <w:pPr>
              <w:jc w:val="both"/>
            </w:pPr>
          </w:p>
        </w:tc>
        <w:tc>
          <w:tcPr>
            <w:tcW w:w="1288" w:type="dxa"/>
          </w:tcPr>
          <w:p w14:paraId="25EB68B9" w14:textId="77777777" w:rsidR="00CD227A" w:rsidRPr="001F2132" w:rsidRDefault="00CD227A" w:rsidP="0073394D">
            <w:pPr>
              <w:jc w:val="both"/>
            </w:pPr>
          </w:p>
        </w:tc>
      </w:tr>
      <w:tr w:rsidR="00CD227A" w:rsidRPr="001F2132" w14:paraId="25A14812" w14:textId="77777777" w:rsidTr="0073394D">
        <w:tc>
          <w:tcPr>
            <w:tcW w:w="4531" w:type="dxa"/>
          </w:tcPr>
          <w:p w14:paraId="25ACBA74" w14:textId="77777777" w:rsidR="00CD227A" w:rsidRPr="001F2132" w:rsidRDefault="00CD227A" w:rsidP="0073394D">
            <w:pPr>
              <w:jc w:val="both"/>
            </w:pPr>
            <w:r w:rsidRPr="001F2132">
              <w:t xml:space="preserve">A serious illness, injury or assault happened to a close relative. </w:t>
            </w:r>
          </w:p>
        </w:tc>
        <w:tc>
          <w:tcPr>
            <w:tcW w:w="1288" w:type="dxa"/>
          </w:tcPr>
          <w:p w14:paraId="6E79CB34" w14:textId="77777777" w:rsidR="00CD227A" w:rsidRPr="001F2132" w:rsidRDefault="00CD227A" w:rsidP="0073394D">
            <w:pPr>
              <w:jc w:val="both"/>
            </w:pPr>
          </w:p>
        </w:tc>
        <w:tc>
          <w:tcPr>
            <w:tcW w:w="1288" w:type="dxa"/>
          </w:tcPr>
          <w:p w14:paraId="51758CA4" w14:textId="77777777" w:rsidR="00CD227A" w:rsidRPr="001F2132" w:rsidRDefault="00CD227A" w:rsidP="0073394D">
            <w:pPr>
              <w:jc w:val="both"/>
            </w:pPr>
          </w:p>
        </w:tc>
      </w:tr>
      <w:tr w:rsidR="00CD227A" w:rsidRPr="001F2132" w14:paraId="311C276A" w14:textId="77777777" w:rsidTr="0073394D">
        <w:tc>
          <w:tcPr>
            <w:tcW w:w="4531" w:type="dxa"/>
          </w:tcPr>
          <w:p w14:paraId="3756A1DF" w14:textId="77777777" w:rsidR="00CD227A" w:rsidRPr="001F2132" w:rsidRDefault="00CD227A" w:rsidP="0073394D">
            <w:pPr>
              <w:jc w:val="both"/>
            </w:pPr>
            <w:r w:rsidRPr="001F2132">
              <w:t>Your parent, child or partner died.</w:t>
            </w:r>
          </w:p>
        </w:tc>
        <w:tc>
          <w:tcPr>
            <w:tcW w:w="1288" w:type="dxa"/>
          </w:tcPr>
          <w:p w14:paraId="118CBEDB" w14:textId="77777777" w:rsidR="00CD227A" w:rsidRPr="001F2132" w:rsidRDefault="00CD227A" w:rsidP="0073394D">
            <w:pPr>
              <w:jc w:val="both"/>
            </w:pPr>
          </w:p>
        </w:tc>
        <w:tc>
          <w:tcPr>
            <w:tcW w:w="1288" w:type="dxa"/>
          </w:tcPr>
          <w:p w14:paraId="5F829F0A" w14:textId="77777777" w:rsidR="00CD227A" w:rsidRPr="001F2132" w:rsidRDefault="00CD227A" w:rsidP="0073394D">
            <w:pPr>
              <w:jc w:val="both"/>
            </w:pPr>
          </w:p>
        </w:tc>
      </w:tr>
      <w:tr w:rsidR="00CD227A" w:rsidRPr="001F2132" w14:paraId="7317105B" w14:textId="77777777" w:rsidTr="0073394D">
        <w:tc>
          <w:tcPr>
            <w:tcW w:w="4531" w:type="dxa"/>
          </w:tcPr>
          <w:p w14:paraId="2020CCC0" w14:textId="77777777" w:rsidR="00CD227A" w:rsidRPr="001F2132" w:rsidRDefault="00CD227A" w:rsidP="0073394D">
            <w:pPr>
              <w:jc w:val="both"/>
            </w:pPr>
            <w:r w:rsidRPr="001F2132">
              <w:t>A close family friend or another relative (aunt, cousin, grandparent) died.</w:t>
            </w:r>
          </w:p>
        </w:tc>
        <w:tc>
          <w:tcPr>
            <w:tcW w:w="1288" w:type="dxa"/>
          </w:tcPr>
          <w:p w14:paraId="255BA0EB" w14:textId="77777777" w:rsidR="00CD227A" w:rsidRPr="001F2132" w:rsidRDefault="00CD227A" w:rsidP="0073394D">
            <w:pPr>
              <w:jc w:val="both"/>
            </w:pPr>
          </w:p>
        </w:tc>
        <w:tc>
          <w:tcPr>
            <w:tcW w:w="1288" w:type="dxa"/>
          </w:tcPr>
          <w:p w14:paraId="47390F91" w14:textId="77777777" w:rsidR="00CD227A" w:rsidRPr="001F2132" w:rsidRDefault="00CD227A" w:rsidP="0073394D">
            <w:pPr>
              <w:jc w:val="both"/>
            </w:pPr>
          </w:p>
        </w:tc>
      </w:tr>
      <w:tr w:rsidR="00CD227A" w:rsidRPr="001F2132" w14:paraId="7ACAD300" w14:textId="77777777" w:rsidTr="0073394D">
        <w:tc>
          <w:tcPr>
            <w:tcW w:w="4531" w:type="dxa"/>
          </w:tcPr>
          <w:p w14:paraId="56DB555D" w14:textId="77777777" w:rsidR="00CD227A" w:rsidRPr="001F2132" w:rsidRDefault="00CD227A" w:rsidP="0073394D">
            <w:pPr>
              <w:jc w:val="both"/>
            </w:pPr>
            <w:r w:rsidRPr="001F2132">
              <w:t>You had a separation due to marital/civil partnership difficulties</w:t>
            </w:r>
          </w:p>
        </w:tc>
        <w:tc>
          <w:tcPr>
            <w:tcW w:w="1288" w:type="dxa"/>
          </w:tcPr>
          <w:p w14:paraId="3766B69D" w14:textId="77777777" w:rsidR="00CD227A" w:rsidRPr="001F2132" w:rsidRDefault="00CD227A" w:rsidP="0073394D">
            <w:pPr>
              <w:jc w:val="both"/>
            </w:pPr>
          </w:p>
        </w:tc>
        <w:tc>
          <w:tcPr>
            <w:tcW w:w="1288" w:type="dxa"/>
          </w:tcPr>
          <w:p w14:paraId="7A78791A" w14:textId="77777777" w:rsidR="00CD227A" w:rsidRPr="001F2132" w:rsidRDefault="00CD227A" w:rsidP="0073394D">
            <w:pPr>
              <w:jc w:val="both"/>
            </w:pPr>
          </w:p>
        </w:tc>
      </w:tr>
      <w:tr w:rsidR="00CD227A" w:rsidRPr="001F2132" w14:paraId="032684AE" w14:textId="77777777" w:rsidTr="0073394D">
        <w:tc>
          <w:tcPr>
            <w:tcW w:w="4531" w:type="dxa"/>
          </w:tcPr>
          <w:p w14:paraId="520DB13E" w14:textId="77777777" w:rsidR="00CD227A" w:rsidRPr="001F2132" w:rsidRDefault="00CD227A" w:rsidP="0073394D">
            <w:pPr>
              <w:jc w:val="both"/>
            </w:pPr>
            <w:r w:rsidRPr="001F2132">
              <w:t xml:space="preserve">You broke off a steady relationship. </w:t>
            </w:r>
          </w:p>
        </w:tc>
        <w:tc>
          <w:tcPr>
            <w:tcW w:w="1288" w:type="dxa"/>
          </w:tcPr>
          <w:p w14:paraId="7255764E" w14:textId="77777777" w:rsidR="00CD227A" w:rsidRPr="001F2132" w:rsidRDefault="00CD227A" w:rsidP="0073394D">
            <w:pPr>
              <w:jc w:val="both"/>
            </w:pPr>
          </w:p>
        </w:tc>
        <w:tc>
          <w:tcPr>
            <w:tcW w:w="1288" w:type="dxa"/>
          </w:tcPr>
          <w:p w14:paraId="53A885EC" w14:textId="77777777" w:rsidR="00CD227A" w:rsidRPr="001F2132" w:rsidRDefault="00CD227A" w:rsidP="0073394D">
            <w:pPr>
              <w:jc w:val="both"/>
            </w:pPr>
          </w:p>
        </w:tc>
      </w:tr>
      <w:tr w:rsidR="00CD227A" w:rsidRPr="001F2132" w14:paraId="0263ACD3" w14:textId="77777777" w:rsidTr="0073394D">
        <w:tc>
          <w:tcPr>
            <w:tcW w:w="4531" w:type="dxa"/>
          </w:tcPr>
          <w:p w14:paraId="77BCC7CC" w14:textId="77777777" w:rsidR="00CD227A" w:rsidRPr="001F2132" w:rsidRDefault="00CD227A" w:rsidP="0073394D">
            <w:pPr>
              <w:jc w:val="both"/>
            </w:pPr>
            <w:r w:rsidRPr="001F2132">
              <w:t>You had a serious problem with a close friend, neighbour or relative.</w:t>
            </w:r>
          </w:p>
        </w:tc>
        <w:tc>
          <w:tcPr>
            <w:tcW w:w="1288" w:type="dxa"/>
          </w:tcPr>
          <w:p w14:paraId="2049CCFB" w14:textId="77777777" w:rsidR="00CD227A" w:rsidRPr="001F2132" w:rsidRDefault="00CD227A" w:rsidP="0073394D">
            <w:pPr>
              <w:jc w:val="both"/>
            </w:pPr>
          </w:p>
        </w:tc>
        <w:tc>
          <w:tcPr>
            <w:tcW w:w="1288" w:type="dxa"/>
          </w:tcPr>
          <w:p w14:paraId="4A498AEE" w14:textId="77777777" w:rsidR="00CD227A" w:rsidRPr="001F2132" w:rsidRDefault="00CD227A" w:rsidP="0073394D">
            <w:pPr>
              <w:jc w:val="both"/>
            </w:pPr>
          </w:p>
        </w:tc>
      </w:tr>
      <w:tr w:rsidR="00CD227A" w:rsidRPr="001F2132" w14:paraId="17D3B7F7" w14:textId="77777777" w:rsidTr="0073394D">
        <w:tc>
          <w:tcPr>
            <w:tcW w:w="4531" w:type="dxa"/>
          </w:tcPr>
          <w:p w14:paraId="44E9BE65" w14:textId="77777777" w:rsidR="00CD227A" w:rsidRPr="001F2132" w:rsidRDefault="00CD227A" w:rsidP="0073394D">
            <w:pPr>
              <w:jc w:val="both"/>
            </w:pPr>
            <w:r w:rsidRPr="001F2132">
              <w:lastRenderedPageBreak/>
              <w:t xml:space="preserve">You became unemployed or you were seeking work unsuccessfully for more than one month. </w:t>
            </w:r>
          </w:p>
        </w:tc>
        <w:tc>
          <w:tcPr>
            <w:tcW w:w="1288" w:type="dxa"/>
          </w:tcPr>
          <w:p w14:paraId="5639F4D2" w14:textId="77777777" w:rsidR="00CD227A" w:rsidRPr="001F2132" w:rsidRDefault="00CD227A" w:rsidP="0073394D">
            <w:pPr>
              <w:jc w:val="both"/>
            </w:pPr>
          </w:p>
        </w:tc>
        <w:tc>
          <w:tcPr>
            <w:tcW w:w="1288" w:type="dxa"/>
          </w:tcPr>
          <w:p w14:paraId="0871FBC0" w14:textId="77777777" w:rsidR="00CD227A" w:rsidRPr="001F2132" w:rsidRDefault="00CD227A" w:rsidP="0073394D">
            <w:pPr>
              <w:jc w:val="both"/>
            </w:pPr>
          </w:p>
        </w:tc>
      </w:tr>
      <w:tr w:rsidR="00CD227A" w:rsidRPr="001F2132" w14:paraId="4100A78A" w14:textId="77777777" w:rsidTr="0073394D">
        <w:tc>
          <w:tcPr>
            <w:tcW w:w="4531" w:type="dxa"/>
          </w:tcPr>
          <w:p w14:paraId="30452F96" w14:textId="77777777" w:rsidR="00CD227A" w:rsidRPr="001F2132" w:rsidRDefault="00CD227A" w:rsidP="0073394D">
            <w:pPr>
              <w:jc w:val="both"/>
            </w:pPr>
            <w:r w:rsidRPr="001F2132">
              <w:t>You were sacked from your job</w:t>
            </w:r>
          </w:p>
        </w:tc>
        <w:tc>
          <w:tcPr>
            <w:tcW w:w="1288" w:type="dxa"/>
          </w:tcPr>
          <w:p w14:paraId="693F5173" w14:textId="77777777" w:rsidR="00CD227A" w:rsidRPr="001F2132" w:rsidRDefault="00CD227A" w:rsidP="0073394D">
            <w:pPr>
              <w:jc w:val="both"/>
            </w:pPr>
          </w:p>
        </w:tc>
        <w:tc>
          <w:tcPr>
            <w:tcW w:w="1288" w:type="dxa"/>
          </w:tcPr>
          <w:p w14:paraId="3D249F50" w14:textId="77777777" w:rsidR="00CD227A" w:rsidRPr="001F2132" w:rsidRDefault="00CD227A" w:rsidP="0073394D">
            <w:pPr>
              <w:jc w:val="both"/>
            </w:pPr>
          </w:p>
        </w:tc>
      </w:tr>
      <w:tr w:rsidR="00CD227A" w:rsidRPr="001F2132" w14:paraId="7E770271" w14:textId="77777777" w:rsidTr="0073394D">
        <w:tc>
          <w:tcPr>
            <w:tcW w:w="4531" w:type="dxa"/>
          </w:tcPr>
          <w:p w14:paraId="51282D0D" w14:textId="77777777" w:rsidR="00CD227A" w:rsidRPr="001F2132" w:rsidRDefault="00CD227A" w:rsidP="0073394D">
            <w:pPr>
              <w:jc w:val="both"/>
            </w:pPr>
            <w:r w:rsidRPr="001F2132">
              <w:t>You had a major financial crisis</w:t>
            </w:r>
          </w:p>
        </w:tc>
        <w:tc>
          <w:tcPr>
            <w:tcW w:w="1288" w:type="dxa"/>
          </w:tcPr>
          <w:p w14:paraId="0D553659" w14:textId="77777777" w:rsidR="00CD227A" w:rsidRPr="001F2132" w:rsidRDefault="00CD227A" w:rsidP="0073394D">
            <w:pPr>
              <w:jc w:val="both"/>
            </w:pPr>
          </w:p>
        </w:tc>
        <w:tc>
          <w:tcPr>
            <w:tcW w:w="1288" w:type="dxa"/>
          </w:tcPr>
          <w:p w14:paraId="1912BA05" w14:textId="77777777" w:rsidR="00CD227A" w:rsidRPr="001F2132" w:rsidRDefault="00CD227A" w:rsidP="0073394D">
            <w:pPr>
              <w:jc w:val="both"/>
            </w:pPr>
          </w:p>
        </w:tc>
      </w:tr>
      <w:tr w:rsidR="00CD227A" w:rsidRPr="001F2132" w14:paraId="1DA0D5E9" w14:textId="77777777" w:rsidTr="0073394D">
        <w:tc>
          <w:tcPr>
            <w:tcW w:w="4531" w:type="dxa"/>
          </w:tcPr>
          <w:p w14:paraId="36A5A4D5" w14:textId="77777777" w:rsidR="00CD227A" w:rsidRPr="001F2132" w:rsidRDefault="00CD227A" w:rsidP="0073394D">
            <w:pPr>
              <w:jc w:val="both"/>
            </w:pPr>
            <w:r w:rsidRPr="001F2132">
              <w:t xml:space="preserve">You had problems with the police and a court appearance. </w:t>
            </w:r>
          </w:p>
        </w:tc>
        <w:tc>
          <w:tcPr>
            <w:tcW w:w="1288" w:type="dxa"/>
          </w:tcPr>
          <w:p w14:paraId="0BB15BEB" w14:textId="77777777" w:rsidR="00CD227A" w:rsidRPr="001F2132" w:rsidRDefault="00CD227A" w:rsidP="0073394D">
            <w:pPr>
              <w:jc w:val="both"/>
            </w:pPr>
          </w:p>
        </w:tc>
        <w:tc>
          <w:tcPr>
            <w:tcW w:w="1288" w:type="dxa"/>
          </w:tcPr>
          <w:p w14:paraId="2E20065C" w14:textId="77777777" w:rsidR="00CD227A" w:rsidRPr="001F2132" w:rsidRDefault="00CD227A" w:rsidP="0073394D">
            <w:pPr>
              <w:jc w:val="both"/>
            </w:pPr>
          </w:p>
        </w:tc>
      </w:tr>
      <w:tr w:rsidR="00CD227A" w:rsidRPr="001F2132" w14:paraId="67DFF06E" w14:textId="77777777" w:rsidTr="0073394D">
        <w:tc>
          <w:tcPr>
            <w:tcW w:w="4531" w:type="dxa"/>
          </w:tcPr>
          <w:p w14:paraId="3E3B00FE" w14:textId="77777777" w:rsidR="00CD227A" w:rsidRPr="001F2132" w:rsidRDefault="00CD227A" w:rsidP="0073394D">
            <w:pPr>
              <w:jc w:val="both"/>
            </w:pPr>
            <w:r w:rsidRPr="001F2132">
              <w:t>Something you valued was lost or stolen:</w:t>
            </w:r>
          </w:p>
          <w:p w14:paraId="78A1F6B3" w14:textId="77777777" w:rsidR="00CD227A" w:rsidRPr="001F2132" w:rsidRDefault="00CD227A" w:rsidP="0073394D">
            <w:pPr>
              <w:jc w:val="both"/>
            </w:pPr>
            <w:r w:rsidRPr="001F2132">
              <w:t>At least one such event in the past 6 months.</w:t>
            </w:r>
          </w:p>
          <w:p w14:paraId="7882167A" w14:textId="77777777" w:rsidR="00CD227A" w:rsidRPr="001F2132" w:rsidRDefault="00CD227A" w:rsidP="0073394D">
            <w:pPr>
              <w:jc w:val="both"/>
            </w:pPr>
          </w:p>
          <w:p w14:paraId="31A5446D" w14:textId="77777777" w:rsidR="00CD227A" w:rsidRPr="001F2132" w:rsidRDefault="00CD227A" w:rsidP="0073394D">
            <w:pPr>
              <w:jc w:val="both"/>
            </w:pPr>
            <w:r w:rsidRPr="001F2132">
              <w:t>At least one such event in the past 3 months</w:t>
            </w:r>
          </w:p>
        </w:tc>
        <w:tc>
          <w:tcPr>
            <w:tcW w:w="1288" w:type="dxa"/>
          </w:tcPr>
          <w:p w14:paraId="2C3ED80D" w14:textId="77777777" w:rsidR="00CD227A" w:rsidRPr="001F2132" w:rsidRDefault="00CD227A" w:rsidP="0073394D">
            <w:pPr>
              <w:jc w:val="both"/>
            </w:pPr>
          </w:p>
        </w:tc>
        <w:tc>
          <w:tcPr>
            <w:tcW w:w="1288" w:type="dxa"/>
          </w:tcPr>
          <w:p w14:paraId="01F32505" w14:textId="77777777" w:rsidR="00CD227A" w:rsidRPr="001F2132" w:rsidRDefault="00CD227A" w:rsidP="0073394D">
            <w:pPr>
              <w:jc w:val="both"/>
            </w:pPr>
          </w:p>
        </w:tc>
      </w:tr>
    </w:tbl>
    <w:p w14:paraId="43AE440D" w14:textId="238B1E7B" w:rsidR="00CD227A" w:rsidRPr="001F2132" w:rsidRDefault="00CD227A" w:rsidP="003D2AD3">
      <w:pPr>
        <w:pStyle w:val="Heading4"/>
      </w:pPr>
      <w:r w:rsidRPr="001F2132">
        <w:t>4.3 Medication Adherence</w:t>
      </w:r>
    </w:p>
    <w:p w14:paraId="2A112324" w14:textId="77777777" w:rsidR="00CD227A" w:rsidRPr="001F2132" w:rsidRDefault="00CD227A" w:rsidP="00CD227A">
      <w:pPr>
        <w:pStyle w:val="ListParagraph"/>
        <w:numPr>
          <w:ilvl w:val="0"/>
          <w:numId w:val="25"/>
        </w:numPr>
        <w:rPr>
          <w:rFonts w:cs="Times New Roman"/>
        </w:rPr>
      </w:pPr>
      <w:r w:rsidRPr="001F2132">
        <w:rPr>
          <w:rFonts w:cs="Times New Roman"/>
        </w:rPr>
        <w:t>Are you currently taking medication?</w:t>
      </w:r>
    </w:p>
    <w:p w14:paraId="6E7DE787" w14:textId="77777777" w:rsidR="00CD227A" w:rsidRPr="001F2132" w:rsidRDefault="00CD227A" w:rsidP="00CD227A">
      <w:r w:rsidRPr="001F2132">
        <w:t>Yes/No</w:t>
      </w:r>
    </w:p>
    <w:p w14:paraId="6F2822DF" w14:textId="77777777" w:rsidR="00CD227A" w:rsidRPr="001F2132" w:rsidRDefault="00CD227A" w:rsidP="00CD227A">
      <w:r w:rsidRPr="001F2132">
        <w:t>If yes...</w:t>
      </w:r>
    </w:p>
    <w:p w14:paraId="71CEB686" w14:textId="77777777" w:rsidR="00CD227A" w:rsidRPr="001F2132" w:rsidRDefault="00CD227A" w:rsidP="00CD227A">
      <w:pPr>
        <w:pStyle w:val="ListParagraph"/>
        <w:numPr>
          <w:ilvl w:val="0"/>
          <w:numId w:val="25"/>
        </w:numPr>
        <w:rPr>
          <w:rFonts w:cs="Times New Roman"/>
        </w:rPr>
      </w:pPr>
      <w:r w:rsidRPr="001F2132">
        <w:rPr>
          <w:rFonts w:cs="Times New Roman"/>
        </w:rPr>
        <w:t>Are you currently taking medication for depression?</w:t>
      </w:r>
    </w:p>
    <w:p w14:paraId="223D3A14" w14:textId="77777777" w:rsidR="00CD227A" w:rsidRPr="001F2132" w:rsidRDefault="00CD227A" w:rsidP="00CD227A">
      <w:r w:rsidRPr="001F2132">
        <w:t>Yes/No</w:t>
      </w:r>
    </w:p>
    <w:p w14:paraId="21E9CD6F" w14:textId="77777777" w:rsidR="00CD227A" w:rsidRPr="001F2132" w:rsidRDefault="00CD227A" w:rsidP="00CD227A">
      <w:r w:rsidRPr="001F2132">
        <w:t>If yes…</w:t>
      </w:r>
    </w:p>
    <w:tbl>
      <w:tblPr>
        <w:tblStyle w:val="TableGrid"/>
        <w:tblW w:w="0" w:type="auto"/>
        <w:tblLook w:val="04A0" w:firstRow="1" w:lastRow="0" w:firstColumn="1" w:lastColumn="0" w:noHBand="0" w:noVBand="1"/>
      </w:tblPr>
      <w:tblGrid>
        <w:gridCol w:w="4248"/>
        <w:gridCol w:w="992"/>
        <w:gridCol w:w="804"/>
        <w:gridCol w:w="1317"/>
        <w:gridCol w:w="852"/>
        <w:gridCol w:w="803"/>
      </w:tblGrid>
      <w:tr w:rsidR="00CD227A" w:rsidRPr="001F2132" w14:paraId="15EE4E13" w14:textId="77777777" w:rsidTr="0073394D">
        <w:tc>
          <w:tcPr>
            <w:tcW w:w="4248" w:type="dxa"/>
          </w:tcPr>
          <w:p w14:paraId="217AEFB2" w14:textId="77777777" w:rsidR="00CD227A" w:rsidRPr="001F2132" w:rsidRDefault="00CD227A" w:rsidP="0073394D"/>
        </w:tc>
        <w:tc>
          <w:tcPr>
            <w:tcW w:w="992" w:type="dxa"/>
          </w:tcPr>
          <w:p w14:paraId="044A4760" w14:textId="77777777" w:rsidR="00CD227A" w:rsidRPr="001F2132" w:rsidRDefault="00CD227A" w:rsidP="0073394D">
            <w:r w:rsidRPr="001F2132">
              <w:t>Always</w:t>
            </w:r>
          </w:p>
        </w:tc>
        <w:tc>
          <w:tcPr>
            <w:tcW w:w="804" w:type="dxa"/>
          </w:tcPr>
          <w:p w14:paraId="30A0DAD5" w14:textId="77777777" w:rsidR="00CD227A" w:rsidRPr="001F2132" w:rsidRDefault="00CD227A" w:rsidP="0073394D">
            <w:r w:rsidRPr="001F2132">
              <w:t>Often</w:t>
            </w:r>
          </w:p>
        </w:tc>
        <w:tc>
          <w:tcPr>
            <w:tcW w:w="1317" w:type="dxa"/>
          </w:tcPr>
          <w:p w14:paraId="25F7F69F" w14:textId="77777777" w:rsidR="00CD227A" w:rsidRPr="001F2132" w:rsidRDefault="00CD227A" w:rsidP="0073394D">
            <w:r w:rsidRPr="001F2132">
              <w:t>Sometimes</w:t>
            </w:r>
          </w:p>
        </w:tc>
        <w:tc>
          <w:tcPr>
            <w:tcW w:w="852" w:type="dxa"/>
          </w:tcPr>
          <w:p w14:paraId="34BCF20D" w14:textId="77777777" w:rsidR="00CD227A" w:rsidRPr="001F2132" w:rsidRDefault="00CD227A" w:rsidP="0073394D">
            <w:r w:rsidRPr="001F2132">
              <w:t xml:space="preserve">Rarely </w:t>
            </w:r>
          </w:p>
        </w:tc>
        <w:tc>
          <w:tcPr>
            <w:tcW w:w="803" w:type="dxa"/>
          </w:tcPr>
          <w:p w14:paraId="4F9EB0B7" w14:textId="77777777" w:rsidR="00CD227A" w:rsidRPr="001F2132" w:rsidRDefault="00CD227A" w:rsidP="0073394D">
            <w:r w:rsidRPr="001F2132">
              <w:t>Never</w:t>
            </w:r>
          </w:p>
        </w:tc>
      </w:tr>
      <w:tr w:rsidR="00CD227A" w:rsidRPr="001F2132" w14:paraId="73E8BF7E" w14:textId="77777777" w:rsidTr="0073394D">
        <w:tc>
          <w:tcPr>
            <w:tcW w:w="4248" w:type="dxa"/>
          </w:tcPr>
          <w:p w14:paraId="7235F076" w14:textId="77777777" w:rsidR="00CD227A" w:rsidRPr="001F2132" w:rsidRDefault="00CD227A" w:rsidP="00CD227A">
            <w:pPr>
              <w:pStyle w:val="ListParagraph"/>
              <w:numPr>
                <w:ilvl w:val="3"/>
                <w:numId w:val="24"/>
              </w:numPr>
              <w:tabs>
                <w:tab w:val="clear" w:pos="2880"/>
              </w:tabs>
              <w:spacing w:after="0" w:line="240" w:lineRule="auto"/>
              <w:ind w:left="731" w:hanging="425"/>
              <w:rPr>
                <w:rFonts w:cs="Times New Roman"/>
              </w:rPr>
            </w:pPr>
            <w:r w:rsidRPr="001F2132">
              <w:rPr>
                <w:rFonts w:cs="Times New Roman"/>
              </w:rPr>
              <w:t>I forget to take my depression medication</w:t>
            </w:r>
          </w:p>
        </w:tc>
        <w:tc>
          <w:tcPr>
            <w:tcW w:w="992" w:type="dxa"/>
          </w:tcPr>
          <w:p w14:paraId="1A56DC99" w14:textId="77777777" w:rsidR="00CD227A" w:rsidRPr="001F2132" w:rsidRDefault="00CD227A" w:rsidP="0073394D">
            <w:r w:rsidRPr="001F2132">
              <w:t>1</w:t>
            </w:r>
          </w:p>
        </w:tc>
        <w:tc>
          <w:tcPr>
            <w:tcW w:w="804" w:type="dxa"/>
          </w:tcPr>
          <w:p w14:paraId="1159ABA2" w14:textId="77777777" w:rsidR="00CD227A" w:rsidRPr="001F2132" w:rsidRDefault="00CD227A" w:rsidP="0073394D">
            <w:r w:rsidRPr="001F2132">
              <w:t>2</w:t>
            </w:r>
          </w:p>
        </w:tc>
        <w:tc>
          <w:tcPr>
            <w:tcW w:w="1317" w:type="dxa"/>
          </w:tcPr>
          <w:p w14:paraId="381A155B" w14:textId="77777777" w:rsidR="00CD227A" w:rsidRPr="001F2132" w:rsidRDefault="00CD227A" w:rsidP="0073394D">
            <w:r w:rsidRPr="001F2132">
              <w:t>3</w:t>
            </w:r>
          </w:p>
        </w:tc>
        <w:tc>
          <w:tcPr>
            <w:tcW w:w="852" w:type="dxa"/>
          </w:tcPr>
          <w:p w14:paraId="5BB2240A" w14:textId="77777777" w:rsidR="00CD227A" w:rsidRPr="001F2132" w:rsidRDefault="00CD227A" w:rsidP="0073394D">
            <w:r w:rsidRPr="001F2132">
              <w:t>4</w:t>
            </w:r>
          </w:p>
        </w:tc>
        <w:tc>
          <w:tcPr>
            <w:tcW w:w="803" w:type="dxa"/>
          </w:tcPr>
          <w:p w14:paraId="5C1D879F" w14:textId="77777777" w:rsidR="00CD227A" w:rsidRPr="001F2132" w:rsidRDefault="00CD227A" w:rsidP="0073394D">
            <w:r w:rsidRPr="001F2132">
              <w:t>5</w:t>
            </w:r>
          </w:p>
        </w:tc>
      </w:tr>
      <w:tr w:rsidR="00CD227A" w:rsidRPr="001F2132" w14:paraId="1CB6CC8A" w14:textId="77777777" w:rsidTr="0073394D">
        <w:tc>
          <w:tcPr>
            <w:tcW w:w="4248" w:type="dxa"/>
          </w:tcPr>
          <w:p w14:paraId="430731B8" w14:textId="77777777" w:rsidR="00CD227A" w:rsidRPr="001F2132" w:rsidRDefault="00CD227A" w:rsidP="00CD227A">
            <w:pPr>
              <w:pStyle w:val="ListParagraph"/>
              <w:numPr>
                <w:ilvl w:val="0"/>
                <w:numId w:val="24"/>
              </w:numPr>
              <w:spacing w:after="0" w:line="240" w:lineRule="auto"/>
              <w:rPr>
                <w:rFonts w:cs="Times New Roman"/>
              </w:rPr>
            </w:pPr>
            <w:r w:rsidRPr="001F2132">
              <w:rPr>
                <w:rFonts w:cs="Times New Roman"/>
              </w:rPr>
              <w:t>I change the dosage of my depression medication.</w:t>
            </w:r>
          </w:p>
        </w:tc>
        <w:tc>
          <w:tcPr>
            <w:tcW w:w="992" w:type="dxa"/>
          </w:tcPr>
          <w:p w14:paraId="060B3DE2" w14:textId="77777777" w:rsidR="00CD227A" w:rsidRPr="001F2132" w:rsidRDefault="00CD227A" w:rsidP="0073394D">
            <w:r w:rsidRPr="001F2132">
              <w:t>1</w:t>
            </w:r>
          </w:p>
        </w:tc>
        <w:tc>
          <w:tcPr>
            <w:tcW w:w="804" w:type="dxa"/>
          </w:tcPr>
          <w:p w14:paraId="7851B900" w14:textId="77777777" w:rsidR="00CD227A" w:rsidRPr="001F2132" w:rsidRDefault="00CD227A" w:rsidP="0073394D">
            <w:r w:rsidRPr="001F2132">
              <w:t>2</w:t>
            </w:r>
          </w:p>
        </w:tc>
        <w:tc>
          <w:tcPr>
            <w:tcW w:w="1317" w:type="dxa"/>
          </w:tcPr>
          <w:p w14:paraId="72333427" w14:textId="77777777" w:rsidR="00CD227A" w:rsidRPr="001F2132" w:rsidRDefault="00CD227A" w:rsidP="0073394D">
            <w:r w:rsidRPr="001F2132">
              <w:t>3</w:t>
            </w:r>
          </w:p>
        </w:tc>
        <w:tc>
          <w:tcPr>
            <w:tcW w:w="852" w:type="dxa"/>
          </w:tcPr>
          <w:p w14:paraId="31649F73" w14:textId="77777777" w:rsidR="00CD227A" w:rsidRPr="001F2132" w:rsidRDefault="00CD227A" w:rsidP="0073394D">
            <w:r w:rsidRPr="001F2132">
              <w:t>4</w:t>
            </w:r>
          </w:p>
        </w:tc>
        <w:tc>
          <w:tcPr>
            <w:tcW w:w="803" w:type="dxa"/>
          </w:tcPr>
          <w:p w14:paraId="7C45CC2D" w14:textId="77777777" w:rsidR="00CD227A" w:rsidRPr="001F2132" w:rsidRDefault="00CD227A" w:rsidP="0073394D">
            <w:r w:rsidRPr="001F2132">
              <w:t>5</w:t>
            </w:r>
          </w:p>
        </w:tc>
      </w:tr>
      <w:tr w:rsidR="00CD227A" w:rsidRPr="001F2132" w14:paraId="296E4D5B" w14:textId="77777777" w:rsidTr="0073394D">
        <w:tc>
          <w:tcPr>
            <w:tcW w:w="4248" w:type="dxa"/>
          </w:tcPr>
          <w:p w14:paraId="2BD19D14" w14:textId="77777777" w:rsidR="00CD227A" w:rsidRPr="001F2132" w:rsidRDefault="00CD227A" w:rsidP="00CD227A">
            <w:pPr>
              <w:pStyle w:val="ListParagraph"/>
              <w:numPr>
                <w:ilvl w:val="0"/>
                <w:numId w:val="24"/>
              </w:numPr>
              <w:spacing w:after="0" w:line="240" w:lineRule="auto"/>
              <w:rPr>
                <w:rFonts w:cs="Times New Roman"/>
              </w:rPr>
            </w:pPr>
            <w:r w:rsidRPr="001F2132">
              <w:rPr>
                <w:rFonts w:cs="Times New Roman"/>
              </w:rPr>
              <w:t>I stop taking my depression medication for a while.</w:t>
            </w:r>
          </w:p>
        </w:tc>
        <w:tc>
          <w:tcPr>
            <w:tcW w:w="992" w:type="dxa"/>
          </w:tcPr>
          <w:p w14:paraId="2383E507" w14:textId="77777777" w:rsidR="00CD227A" w:rsidRPr="001F2132" w:rsidRDefault="00CD227A" w:rsidP="0073394D">
            <w:r w:rsidRPr="001F2132">
              <w:t>1</w:t>
            </w:r>
          </w:p>
        </w:tc>
        <w:tc>
          <w:tcPr>
            <w:tcW w:w="804" w:type="dxa"/>
          </w:tcPr>
          <w:p w14:paraId="15F61271" w14:textId="77777777" w:rsidR="00CD227A" w:rsidRPr="001F2132" w:rsidRDefault="00CD227A" w:rsidP="0073394D">
            <w:r w:rsidRPr="001F2132">
              <w:t>2</w:t>
            </w:r>
          </w:p>
        </w:tc>
        <w:tc>
          <w:tcPr>
            <w:tcW w:w="1317" w:type="dxa"/>
          </w:tcPr>
          <w:p w14:paraId="1C2E24D0" w14:textId="77777777" w:rsidR="00CD227A" w:rsidRPr="001F2132" w:rsidRDefault="00CD227A" w:rsidP="0073394D">
            <w:r w:rsidRPr="001F2132">
              <w:t>3</w:t>
            </w:r>
          </w:p>
        </w:tc>
        <w:tc>
          <w:tcPr>
            <w:tcW w:w="852" w:type="dxa"/>
          </w:tcPr>
          <w:p w14:paraId="3146F609" w14:textId="77777777" w:rsidR="00CD227A" w:rsidRPr="001F2132" w:rsidRDefault="00CD227A" w:rsidP="0073394D">
            <w:r w:rsidRPr="001F2132">
              <w:t>4</w:t>
            </w:r>
          </w:p>
        </w:tc>
        <w:tc>
          <w:tcPr>
            <w:tcW w:w="803" w:type="dxa"/>
          </w:tcPr>
          <w:p w14:paraId="0A599323" w14:textId="77777777" w:rsidR="00CD227A" w:rsidRPr="001F2132" w:rsidRDefault="00CD227A" w:rsidP="0073394D">
            <w:r w:rsidRPr="001F2132">
              <w:t>5</w:t>
            </w:r>
          </w:p>
        </w:tc>
      </w:tr>
      <w:tr w:rsidR="00CD227A" w:rsidRPr="001F2132" w14:paraId="6B56E393" w14:textId="77777777" w:rsidTr="0073394D">
        <w:tc>
          <w:tcPr>
            <w:tcW w:w="4248" w:type="dxa"/>
          </w:tcPr>
          <w:p w14:paraId="079A52E9" w14:textId="77777777" w:rsidR="00CD227A" w:rsidRPr="001F2132" w:rsidRDefault="00CD227A" w:rsidP="00CD227A">
            <w:pPr>
              <w:pStyle w:val="ListParagraph"/>
              <w:numPr>
                <w:ilvl w:val="0"/>
                <w:numId w:val="24"/>
              </w:numPr>
              <w:spacing w:after="0" w:line="240" w:lineRule="auto"/>
              <w:rPr>
                <w:rFonts w:cs="Times New Roman"/>
              </w:rPr>
            </w:pPr>
            <w:r w:rsidRPr="001F2132">
              <w:rPr>
                <w:rFonts w:cs="Times New Roman"/>
              </w:rPr>
              <w:t xml:space="preserve">I decide to skip my depression medication dosages. </w:t>
            </w:r>
          </w:p>
        </w:tc>
        <w:tc>
          <w:tcPr>
            <w:tcW w:w="992" w:type="dxa"/>
          </w:tcPr>
          <w:p w14:paraId="466B669F" w14:textId="77777777" w:rsidR="00CD227A" w:rsidRPr="001F2132" w:rsidRDefault="00CD227A" w:rsidP="0073394D">
            <w:r w:rsidRPr="001F2132">
              <w:t>1</w:t>
            </w:r>
          </w:p>
        </w:tc>
        <w:tc>
          <w:tcPr>
            <w:tcW w:w="804" w:type="dxa"/>
          </w:tcPr>
          <w:p w14:paraId="214CC186" w14:textId="77777777" w:rsidR="00CD227A" w:rsidRPr="001F2132" w:rsidRDefault="00CD227A" w:rsidP="0073394D">
            <w:r w:rsidRPr="001F2132">
              <w:t>2</w:t>
            </w:r>
          </w:p>
        </w:tc>
        <w:tc>
          <w:tcPr>
            <w:tcW w:w="1317" w:type="dxa"/>
          </w:tcPr>
          <w:p w14:paraId="18A8EA67" w14:textId="77777777" w:rsidR="00CD227A" w:rsidRPr="001F2132" w:rsidRDefault="00CD227A" w:rsidP="0073394D">
            <w:r w:rsidRPr="001F2132">
              <w:t>3</w:t>
            </w:r>
          </w:p>
        </w:tc>
        <w:tc>
          <w:tcPr>
            <w:tcW w:w="852" w:type="dxa"/>
          </w:tcPr>
          <w:p w14:paraId="23353827" w14:textId="77777777" w:rsidR="00CD227A" w:rsidRPr="001F2132" w:rsidRDefault="00CD227A" w:rsidP="0073394D">
            <w:r w:rsidRPr="001F2132">
              <w:t>4</w:t>
            </w:r>
          </w:p>
        </w:tc>
        <w:tc>
          <w:tcPr>
            <w:tcW w:w="803" w:type="dxa"/>
          </w:tcPr>
          <w:p w14:paraId="4BB7F5A0" w14:textId="77777777" w:rsidR="00CD227A" w:rsidRPr="001F2132" w:rsidRDefault="00CD227A" w:rsidP="0073394D">
            <w:r w:rsidRPr="001F2132">
              <w:t>5</w:t>
            </w:r>
          </w:p>
        </w:tc>
      </w:tr>
      <w:tr w:rsidR="00CD227A" w:rsidRPr="001F2132" w14:paraId="7D8C0126" w14:textId="77777777" w:rsidTr="0073394D">
        <w:tc>
          <w:tcPr>
            <w:tcW w:w="4248" w:type="dxa"/>
          </w:tcPr>
          <w:p w14:paraId="7F65602E" w14:textId="77777777" w:rsidR="00CD227A" w:rsidRPr="001F2132" w:rsidRDefault="00CD227A" w:rsidP="00CD227A">
            <w:pPr>
              <w:pStyle w:val="ListParagraph"/>
              <w:numPr>
                <w:ilvl w:val="0"/>
                <w:numId w:val="24"/>
              </w:numPr>
              <w:spacing w:after="0" w:line="240" w:lineRule="auto"/>
              <w:rPr>
                <w:rFonts w:cs="Times New Roman"/>
              </w:rPr>
            </w:pPr>
            <w:r w:rsidRPr="001F2132">
              <w:rPr>
                <w:rFonts w:cs="Times New Roman"/>
              </w:rPr>
              <w:t xml:space="preserve">I only use my depression medication when I experience symptoms. </w:t>
            </w:r>
          </w:p>
        </w:tc>
        <w:tc>
          <w:tcPr>
            <w:tcW w:w="992" w:type="dxa"/>
          </w:tcPr>
          <w:p w14:paraId="6F27C68F" w14:textId="77777777" w:rsidR="00CD227A" w:rsidRPr="001F2132" w:rsidRDefault="00CD227A" w:rsidP="0073394D">
            <w:r w:rsidRPr="001F2132">
              <w:t>1</w:t>
            </w:r>
          </w:p>
        </w:tc>
        <w:tc>
          <w:tcPr>
            <w:tcW w:w="804" w:type="dxa"/>
          </w:tcPr>
          <w:p w14:paraId="63F953E8" w14:textId="77777777" w:rsidR="00CD227A" w:rsidRPr="001F2132" w:rsidRDefault="00CD227A" w:rsidP="0073394D">
            <w:r w:rsidRPr="001F2132">
              <w:t>2</w:t>
            </w:r>
          </w:p>
        </w:tc>
        <w:tc>
          <w:tcPr>
            <w:tcW w:w="1317" w:type="dxa"/>
          </w:tcPr>
          <w:p w14:paraId="6F14E423" w14:textId="77777777" w:rsidR="00CD227A" w:rsidRPr="001F2132" w:rsidRDefault="00CD227A" w:rsidP="0073394D">
            <w:r w:rsidRPr="001F2132">
              <w:t>3</w:t>
            </w:r>
          </w:p>
        </w:tc>
        <w:tc>
          <w:tcPr>
            <w:tcW w:w="852" w:type="dxa"/>
          </w:tcPr>
          <w:p w14:paraId="0F811265" w14:textId="77777777" w:rsidR="00CD227A" w:rsidRPr="001F2132" w:rsidRDefault="00CD227A" w:rsidP="0073394D">
            <w:r w:rsidRPr="001F2132">
              <w:t>4</w:t>
            </w:r>
          </w:p>
        </w:tc>
        <w:tc>
          <w:tcPr>
            <w:tcW w:w="803" w:type="dxa"/>
          </w:tcPr>
          <w:p w14:paraId="65AB73F2" w14:textId="77777777" w:rsidR="00CD227A" w:rsidRPr="001F2132" w:rsidRDefault="00CD227A" w:rsidP="0073394D">
            <w:r w:rsidRPr="001F2132">
              <w:t>5</w:t>
            </w:r>
          </w:p>
        </w:tc>
      </w:tr>
    </w:tbl>
    <w:p w14:paraId="7F1500C4" w14:textId="2C28AEE7" w:rsidR="00C85B33" w:rsidRDefault="00C85B33" w:rsidP="00CD227A">
      <w:pPr>
        <w:rPr>
          <w:ins w:id="201" w:author="Ewan Carr" w:date="2023-02-28T17:35:00Z"/>
        </w:rPr>
      </w:pPr>
    </w:p>
    <w:p w14:paraId="2FCA951B" w14:textId="77777777" w:rsidR="00C85B33" w:rsidRDefault="00C85B33">
      <w:pPr>
        <w:rPr>
          <w:ins w:id="202" w:author="Ewan Carr" w:date="2023-02-28T17:35:00Z"/>
        </w:rPr>
      </w:pPr>
      <w:ins w:id="203" w:author="Ewan Carr" w:date="2023-02-28T17:35:00Z">
        <w:r>
          <w:br w:type="page"/>
        </w:r>
      </w:ins>
    </w:p>
    <w:p w14:paraId="2196AAF1" w14:textId="1913798A" w:rsidR="00CD227A" w:rsidRPr="001F2132" w:rsidDel="00C85B33" w:rsidRDefault="00CD227A" w:rsidP="00CD227A">
      <w:pPr>
        <w:rPr>
          <w:del w:id="204" w:author="Ewan Carr" w:date="2023-02-28T17:35:00Z"/>
        </w:rPr>
      </w:pPr>
    </w:p>
    <w:p w14:paraId="45EAE6A5" w14:textId="357E5111" w:rsidR="00AE5F9A" w:rsidRPr="00C842C9" w:rsidRDefault="00CD227A" w:rsidP="00CD227A">
      <w:pPr>
        <w:pStyle w:val="Heading2"/>
        <w:rPr>
          <w:rFonts w:cs="Times New Roman"/>
          <w:bCs/>
        </w:rPr>
      </w:pPr>
      <w:bookmarkStart w:id="205" w:name="OLE_LINK4"/>
      <w:r w:rsidRPr="00C842C9">
        <w:rPr>
          <w:rFonts w:cs="Times New Roman"/>
          <w:bCs/>
        </w:rPr>
        <w:t xml:space="preserve">Supplementary Material 2: </w:t>
      </w:r>
      <w:commentRangeStart w:id="206"/>
      <w:ins w:id="207" w:author="Ewan Carr" w:date="2023-02-28T17:35:00Z">
        <w:r w:rsidR="00C85B33">
          <w:rPr>
            <w:rFonts w:cs="Times New Roman"/>
            <w:bCs/>
          </w:rPr>
          <w:t xml:space="preserve">Supplementary </w:t>
        </w:r>
        <w:r w:rsidR="00735DDE">
          <w:rPr>
            <w:rFonts w:cs="Times New Roman"/>
            <w:bCs/>
          </w:rPr>
          <w:t>t</w:t>
        </w:r>
        <w:r w:rsidR="00C85B33">
          <w:rPr>
            <w:rFonts w:cs="Times New Roman"/>
            <w:bCs/>
          </w:rPr>
          <w:t xml:space="preserve">ables </w:t>
        </w:r>
      </w:ins>
      <w:ins w:id="208" w:author="Ewan Carr" w:date="2023-02-28T18:19:00Z">
        <w:r w:rsidR="00FF15A4">
          <w:rPr>
            <w:rFonts w:cs="Times New Roman"/>
            <w:bCs/>
          </w:rPr>
          <w:t>and figures</w:t>
        </w:r>
        <w:commentRangeEnd w:id="206"/>
        <w:r w:rsidR="00FF15A4">
          <w:rPr>
            <w:rStyle w:val="CommentReference"/>
            <w:b w:val="0"/>
          </w:rPr>
          <w:commentReference w:id="206"/>
        </w:r>
      </w:ins>
      <w:del w:id="209" w:author="Ewan Carr" w:date="2023-02-28T17:35:00Z">
        <w:r w:rsidRPr="00C842C9" w:rsidDel="00C85B33">
          <w:rPr>
            <w:rFonts w:cs="Times New Roman"/>
            <w:bCs/>
          </w:rPr>
          <w:delText>Methodological Supplement</w:delText>
        </w:r>
      </w:del>
    </w:p>
    <w:bookmarkEnd w:id="205"/>
    <w:p w14:paraId="5163CBFB" w14:textId="77777777" w:rsidR="00735DDE" w:rsidRPr="001F2132" w:rsidRDefault="00735DDE" w:rsidP="00735DDE">
      <w:pPr>
        <w:rPr>
          <w:ins w:id="210" w:author="Ewan Carr" w:date="2023-02-28T17:36:00Z"/>
        </w:rPr>
      </w:pPr>
      <w:ins w:id="211" w:author="Ewan Carr" w:date="2023-02-28T17:36:00Z">
        <w:r w:rsidRPr="001F2132">
          <w:rPr>
            <w:b/>
          </w:rPr>
          <w:t xml:space="preserve">Supplementary Table 2.1. </w:t>
        </w:r>
        <w:r w:rsidRPr="001F2132">
          <w:t>Sociodemographic characteristics of excluded vs. included individuals at enrolment.</w:t>
        </w:r>
      </w:ins>
    </w:p>
    <w:tbl>
      <w:tblPr>
        <w:tblW w:w="0"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3205"/>
        <w:gridCol w:w="1530"/>
        <w:gridCol w:w="1530"/>
        <w:gridCol w:w="1530"/>
      </w:tblGrid>
      <w:tr w:rsidR="00EA5AF7" w:rsidRPr="00EA5AF7" w14:paraId="08D41537" w14:textId="77777777" w:rsidTr="00A83087">
        <w:trPr>
          <w:tblHeader/>
          <w:jc w:val="center"/>
          <w:ins w:id="212" w:author="Ewan Carr" w:date="2023-02-28T17:50:00Z"/>
        </w:trPr>
        <w:tc>
          <w:tcPr>
            <w:tcW w:w="0" w:type="auto"/>
            <w:tcBorders>
              <w:left w:val="nil"/>
              <w:right w:val="nil"/>
            </w:tcBorders>
            <w:shd w:val="clear" w:color="auto" w:fill="FFFFFF"/>
            <w:tcMar>
              <w:top w:w="75" w:type="dxa"/>
              <w:left w:w="75" w:type="dxa"/>
              <w:bottom w:w="90" w:type="dxa"/>
              <w:right w:w="75" w:type="dxa"/>
            </w:tcMar>
            <w:hideMark/>
          </w:tcPr>
          <w:p w14:paraId="670D66AC" w14:textId="77777777" w:rsidR="00735DDE" w:rsidRPr="00735DDE" w:rsidRDefault="00735DDE" w:rsidP="00735DDE">
            <w:pPr>
              <w:rPr>
                <w:ins w:id="213" w:author="Ewan Carr" w:date="2023-02-28T17:50:00Z"/>
                <w:color w:val="333333"/>
                <w:sz w:val="16"/>
                <w:szCs w:val="16"/>
                <w:rPrChange w:id="214" w:author="Ewan Carr" w:date="2023-02-28T17:50:00Z">
                  <w:rPr>
                    <w:ins w:id="215" w:author="Ewan Carr" w:date="2023-02-28T17:50:00Z"/>
                    <w:color w:val="333333"/>
                  </w:rPr>
                </w:rPrChange>
              </w:rPr>
            </w:pPr>
            <w:ins w:id="216" w:author="Ewan Carr" w:date="2023-02-28T17:50:00Z">
              <w:r w:rsidRPr="00735DDE">
                <w:rPr>
                  <w:b/>
                  <w:bCs/>
                  <w:color w:val="333333"/>
                  <w:sz w:val="16"/>
                  <w:szCs w:val="16"/>
                  <w:rPrChange w:id="217" w:author="Ewan Carr" w:date="2023-02-28T17:50:00Z">
                    <w:rPr>
                      <w:b/>
                      <w:bCs/>
                      <w:color w:val="333333"/>
                    </w:rPr>
                  </w:rPrChange>
                </w:rPr>
                <w:t>Characteristic</w:t>
              </w:r>
            </w:ins>
          </w:p>
        </w:tc>
        <w:tc>
          <w:tcPr>
            <w:tcW w:w="0" w:type="auto"/>
            <w:tcBorders>
              <w:left w:val="nil"/>
              <w:right w:val="nil"/>
            </w:tcBorders>
            <w:shd w:val="clear" w:color="auto" w:fill="FFFFFF"/>
            <w:tcMar>
              <w:top w:w="75" w:type="dxa"/>
              <w:left w:w="75" w:type="dxa"/>
              <w:bottom w:w="90" w:type="dxa"/>
              <w:right w:w="75" w:type="dxa"/>
            </w:tcMar>
            <w:hideMark/>
          </w:tcPr>
          <w:p w14:paraId="0828C3C2" w14:textId="77777777" w:rsidR="00735DDE" w:rsidRPr="00735DDE" w:rsidRDefault="00735DDE" w:rsidP="00735DDE">
            <w:pPr>
              <w:jc w:val="center"/>
              <w:rPr>
                <w:ins w:id="218" w:author="Ewan Carr" w:date="2023-02-28T17:50:00Z"/>
                <w:color w:val="333333"/>
                <w:sz w:val="16"/>
                <w:szCs w:val="16"/>
                <w:rPrChange w:id="219" w:author="Ewan Carr" w:date="2023-02-28T17:50:00Z">
                  <w:rPr>
                    <w:ins w:id="220" w:author="Ewan Carr" w:date="2023-02-28T17:50:00Z"/>
                    <w:color w:val="333333"/>
                  </w:rPr>
                </w:rPrChange>
              </w:rPr>
            </w:pPr>
            <w:ins w:id="221" w:author="Ewan Carr" w:date="2023-02-28T17:50:00Z">
              <w:r w:rsidRPr="00735DDE">
                <w:rPr>
                  <w:b/>
                  <w:bCs/>
                  <w:color w:val="333333"/>
                  <w:sz w:val="16"/>
                  <w:szCs w:val="16"/>
                  <w:rPrChange w:id="222" w:author="Ewan Carr" w:date="2023-02-28T17:50:00Z">
                    <w:rPr>
                      <w:b/>
                      <w:bCs/>
                      <w:color w:val="333333"/>
                    </w:rPr>
                  </w:rPrChange>
                </w:rPr>
                <w:t>Excluded</w:t>
              </w:r>
              <w:r w:rsidRPr="00735DDE">
                <w:rPr>
                  <w:color w:val="333333"/>
                  <w:sz w:val="16"/>
                  <w:szCs w:val="16"/>
                  <w:rPrChange w:id="223" w:author="Ewan Carr" w:date="2023-02-28T17:50:00Z">
                    <w:rPr>
                      <w:color w:val="333333"/>
                    </w:rPr>
                  </w:rPrChange>
                </w:rPr>
                <w:t>, N = 233</w:t>
              </w:r>
              <w:r w:rsidRPr="00735DDE">
                <w:rPr>
                  <w:i/>
                  <w:iCs/>
                  <w:color w:val="333333"/>
                  <w:sz w:val="16"/>
                  <w:szCs w:val="16"/>
                  <w:vertAlign w:val="superscript"/>
                  <w:rPrChange w:id="224" w:author="Ewan Carr" w:date="2023-02-28T17:50:00Z">
                    <w:rPr>
                      <w:i/>
                      <w:iCs/>
                      <w:color w:val="333333"/>
                      <w:sz w:val="18"/>
                      <w:szCs w:val="18"/>
                      <w:vertAlign w:val="superscript"/>
                    </w:rPr>
                  </w:rPrChange>
                </w:rPr>
                <w:t>1</w:t>
              </w:r>
            </w:ins>
          </w:p>
        </w:tc>
        <w:tc>
          <w:tcPr>
            <w:tcW w:w="0" w:type="auto"/>
            <w:tcBorders>
              <w:left w:val="nil"/>
              <w:right w:val="nil"/>
            </w:tcBorders>
            <w:shd w:val="clear" w:color="auto" w:fill="FFFFFF"/>
            <w:tcMar>
              <w:top w:w="75" w:type="dxa"/>
              <w:left w:w="75" w:type="dxa"/>
              <w:bottom w:w="90" w:type="dxa"/>
              <w:right w:w="75" w:type="dxa"/>
            </w:tcMar>
            <w:hideMark/>
          </w:tcPr>
          <w:p w14:paraId="1EEA92D7" w14:textId="77777777" w:rsidR="00735DDE" w:rsidRPr="00735DDE" w:rsidRDefault="00735DDE" w:rsidP="00735DDE">
            <w:pPr>
              <w:jc w:val="center"/>
              <w:rPr>
                <w:ins w:id="225" w:author="Ewan Carr" w:date="2023-02-28T17:50:00Z"/>
                <w:color w:val="333333"/>
                <w:sz w:val="16"/>
                <w:szCs w:val="16"/>
                <w:rPrChange w:id="226" w:author="Ewan Carr" w:date="2023-02-28T17:50:00Z">
                  <w:rPr>
                    <w:ins w:id="227" w:author="Ewan Carr" w:date="2023-02-28T17:50:00Z"/>
                    <w:color w:val="333333"/>
                  </w:rPr>
                </w:rPrChange>
              </w:rPr>
            </w:pPr>
            <w:ins w:id="228" w:author="Ewan Carr" w:date="2023-02-28T17:50:00Z">
              <w:r w:rsidRPr="00735DDE">
                <w:rPr>
                  <w:b/>
                  <w:bCs/>
                  <w:color w:val="333333"/>
                  <w:sz w:val="16"/>
                  <w:szCs w:val="16"/>
                  <w:rPrChange w:id="229" w:author="Ewan Carr" w:date="2023-02-28T17:50:00Z">
                    <w:rPr>
                      <w:b/>
                      <w:bCs/>
                      <w:color w:val="333333"/>
                    </w:rPr>
                  </w:rPrChange>
                </w:rPr>
                <w:t>Sample 1</w:t>
              </w:r>
              <w:r w:rsidRPr="00735DDE">
                <w:rPr>
                  <w:color w:val="333333"/>
                  <w:sz w:val="16"/>
                  <w:szCs w:val="16"/>
                  <w:rPrChange w:id="230" w:author="Ewan Carr" w:date="2023-02-28T17:50:00Z">
                    <w:rPr>
                      <w:color w:val="333333"/>
                    </w:rPr>
                  </w:rPrChange>
                </w:rPr>
                <w:t>, N = 213</w:t>
              </w:r>
              <w:r w:rsidRPr="00735DDE">
                <w:rPr>
                  <w:i/>
                  <w:iCs/>
                  <w:color w:val="333333"/>
                  <w:sz w:val="16"/>
                  <w:szCs w:val="16"/>
                  <w:vertAlign w:val="superscript"/>
                  <w:rPrChange w:id="231" w:author="Ewan Carr" w:date="2023-02-28T17:50:00Z">
                    <w:rPr>
                      <w:i/>
                      <w:iCs/>
                      <w:color w:val="333333"/>
                      <w:sz w:val="18"/>
                      <w:szCs w:val="18"/>
                      <w:vertAlign w:val="superscript"/>
                    </w:rPr>
                  </w:rPrChange>
                </w:rPr>
                <w:t>1</w:t>
              </w:r>
            </w:ins>
          </w:p>
        </w:tc>
        <w:tc>
          <w:tcPr>
            <w:tcW w:w="0" w:type="auto"/>
            <w:tcBorders>
              <w:left w:val="nil"/>
              <w:right w:val="nil"/>
            </w:tcBorders>
            <w:shd w:val="clear" w:color="auto" w:fill="FFFFFF"/>
            <w:tcMar>
              <w:top w:w="75" w:type="dxa"/>
              <w:left w:w="75" w:type="dxa"/>
              <w:bottom w:w="90" w:type="dxa"/>
              <w:right w:w="75" w:type="dxa"/>
            </w:tcMar>
            <w:hideMark/>
          </w:tcPr>
          <w:p w14:paraId="280FFFC6" w14:textId="77777777" w:rsidR="00735DDE" w:rsidRPr="00735DDE" w:rsidRDefault="00735DDE" w:rsidP="00735DDE">
            <w:pPr>
              <w:jc w:val="center"/>
              <w:rPr>
                <w:ins w:id="232" w:author="Ewan Carr" w:date="2023-02-28T17:50:00Z"/>
                <w:color w:val="333333"/>
                <w:sz w:val="16"/>
                <w:szCs w:val="16"/>
                <w:rPrChange w:id="233" w:author="Ewan Carr" w:date="2023-02-28T17:50:00Z">
                  <w:rPr>
                    <w:ins w:id="234" w:author="Ewan Carr" w:date="2023-02-28T17:50:00Z"/>
                    <w:color w:val="333333"/>
                  </w:rPr>
                </w:rPrChange>
              </w:rPr>
            </w:pPr>
            <w:ins w:id="235" w:author="Ewan Carr" w:date="2023-02-28T17:50:00Z">
              <w:r w:rsidRPr="00735DDE">
                <w:rPr>
                  <w:b/>
                  <w:bCs/>
                  <w:color w:val="333333"/>
                  <w:sz w:val="16"/>
                  <w:szCs w:val="16"/>
                  <w:rPrChange w:id="236" w:author="Ewan Carr" w:date="2023-02-28T17:50:00Z">
                    <w:rPr>
                      <w:b/>
                      <w:bCs/>
                      <w:color w:val="333333"/>
                    </w:rPr>
                  </w:rPrChange>
                </w:rPr>
                <w:t>Sample 2</w:t>
              </w:r>
              <w:r w:rsidRPr="00735DDE">
                <w:rPr>
                  <w:color w:val="333333"/>
                  <w:sz w:val="16"/>
                  <w:szCs w:val="16"/>
                  <w:rPrChange w:id="237" w:author="Ewan Carr" w:date="2023-02-28T17:50:00Z">
                    <w:rPr>
                      <w:color w:val="333333"/>
                    </w:rPr>
                  </w:rPrChange>
                </w:rPr>
                <w:t>, N = 390</w:t>
              </w:r>
              <w:r w:rsidRPr="00735DDE">
                <w:rPr>
                  <w:i/>
                  <w:iCs/>
                  <w:color w:val="333333"/>
                  <w:sz w:val="16"/>
                  <w:szCs w:val="16"/>
                  <w:vertAlign w:val="superscript"/>
                  <w:rPrChange w:id="238" w:author="Ewan Carr" w:date="2023-02-28T17:50:00Z">
                    <w:rPr>
                      <w:i/>
                      <w:iCs/>
                      <w:color w:val="333333"/>
                      <w:sz w:val="18"/>
                      <w:szCs w:val="18"/>
                      <w:vertAlign w:val="superscript"/>
                    </w:rPr>
                  </w:rPrChange>
                </w:rPr>
                <w:t>1</w:t>
              </w:r>
            </w:ins>
          </w:p>
        </w:tc>
      </w:tr>
      <w:tr w:rsidR="00EA5AF7" w:rsidRPr="00EA5AF7" w14:paraId="425A28CD" w14:textId="77777777" w:rsidTr="00A83087">
        <w:trPr>
          <w:jc w:val="center"/>
          <w:ins w:id="239" w:author="Ewan Carr" w:date="2023-02-28T17:50:00Z"/>
        </w:trPr>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4B3EA0FE" w14:textId="77777777" w:rsidR="00735DDE" w:rsidRPr="00735DDE" w:rsidRDefault="00735DDE">
            <w:pPr>
              <w:ind w:left="150" w:right="150"/>
              <w:rPr>
                <w:ins w:id="240" w:author="Ewan Carr" w:date="2023-02-28T17:50:00Z"/>
                <w:color w:val="333333"/>
                <w:sz w:val="16"/>
                <w:szCs w:val="16"/>
                <w:rPrChange w:id="241" w:author="Ewan Carr" w:date="2023-02-28T17:50:00Z">
                  <w:rPr>
                    <w:ins w:id="242" w:author="Ewan Carr" w:date="2023-02-28T17:50:00Z"/>
                    <w:color w:val="333333"/>
                    <w:sz w:val="27"/>
                    <w:szCs w:val="27"/>
                  </w:rPr>
                </w:rPrChange>
              </w:rPr>
              <w:pPrChange w:id="243" w:author="Ewan Carr" w:date="2023-02-28T17:50:00Z">
                <w:pPr>
                  <w:spacing w:before="150" w:after="150"/>
                  <w:ind w:left="150" w:right="150"/>
                </w:pPr>
              </w:pPrChange>
            </w:pPr>
            <w:ins w:id="244" w:author="Ewan Carr" w:date="2023-02-28T17:50:00Z">
              <w:r w:rsidRPr="00735DDE">
                <w:rPr>
                  <w:color w:val="333333"/>
                  <w:sz w:val="16"/>
                  <w:szCs w:val="16"/>
                  <w:rPrChange w:id="245" w:author="Ewan Carr" w:date="2023-02-28T17:50:00Z">
                    <w:rPr>
                      <w:color w:val="333333"/>
                      <w:sz w:val="27"/>
                      <w:szCs w:val="27"/>
                    </w:rPr>
                  </w:rPrChange>
                </w:rPr>
                <w:t>Age</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3CB30B16" w14:textId="77777777" w:rsidR="00735DDE" w:rsidRPr="00735DDE" w:rsidRDefault="00735DDE">
            <w:pPr>
              <w:ind w:left="150" w:right="150"/>
              <w:jc w:val="center"/>
              <w:rPr>
                <w:ins w:id="246" w:author="Ewan Carr" w:date="2023-02-28T17:50:00Z"/>
                <w:color w:val="333333"/>
                <w:sz w:val="16"/>
                <w:szCs w:val="16"/>
                <w:rPrChange w:id="247" w:author="Ewan Carr" w:date="2023-02-28T17:50:00Z">
                  <w:rPr>
                    <w:ins w:id="248" w:author="Ewan Carr" w:date="2023-02-28T17:50:00Z"/>
                    <w:color w:val="333333"/>
                    <w:sz w:val="27"/>
                    <w:szCs w:val="27"/>
                  </w:rPr>
                </w:rPrChange>
              </w:rPr>
              <w:pPrChange w:id="249" w:author="Ewan Carr" w:date="2023-02-28T17:50:00Z">
                <w:pPr>
                  <w:spacing w:before="150" w:after="150"/>
                  <w:ind w:left="150" w:right="150"/>
                  <w:jc w:val="center"/>
                </w:pPr>
              </w:pPrChange>
            </w:pPr>
            <w:ins w:id="250" w:author="Ewan Carr" w:date="2023-02-28T17:50:00Z">
              <w:r w:rsidRPr="00735DDE">
                <w:rPr>
                  <w:color w:val="333333"/>
                  <w:sz w:val="16"/>
                  <w:szCs w:val="16"/>
                  <w:rPrChange w:id="251" w:author="Ewan Carr" w:date="2023-02-28T17:50:00Z">
                    <w:rPr>
                      <w:color w:val="333333"/>
                      <w:sz w:val="27"/>
                      <w:szCs w:val="27"/>
                    </w:rPr>
                  </w:rPrChange>
                </w:rPr>
                <w:t>50 (32, 58)</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3BBD2A87" w14:textId="77777777" w:rsidR="00735DDE" w:rsidRPr="00735DDE" w:rsidRDefault="00735DDE">
            <w:pPr>
              <w:ind w:left="150" w:right="150"/>
              <w:jc w:val="center"/>
              <w:rPr>
                <w:ins w:id="252" w:author="Ewan Carr" w:date="2023-02-28T17:50:00Z"/>
                <w:color w:val="333333"/>
                <w:sz w:val="16"/>
                <w:szCs w:val="16"/>
                <w:rPrChange w:id="253" w:author="Ewan Carr" w:date="2023-02-28T17:50:00Z">
                  <w:rPr>
                    <w:ins w:id="254" w:author="Ewan Carr" w:date="2023-02-28T17:50:00Z"/>
                    <w:color w:val="333333"/>
                    <w:sz w:val="27"/>
                    <w:szCs w:val="27"/>
                  </w:rPr>
                </w:rPrChange>
              </w:rPr>
              <w:pPrChange w:id="255" w:author="Ewan Carr" w:date="2023-02-28T17:50:00Z">
                <w:pPr>
                  <w:spacing w:before="150" w:after="150"/>
                  <w:ind w:left="150" w:right="150"/>
                  <w:jc w:val="center"/>
                </w:pPr>
              </w:pPrChange>
            </w:pPr>
            <w:ins w:id="256" w:author="Ewan Carr" w:date="2023-02-28T17:50:00Z">
              <w:r w:rsidRPr="00735DDE">
                <w:rPr>
                  <w:color w:val="333333"/>
                  <w:sz w:val="16"/>
                  <w:szCs w:val="16"/>
                  <w:rPrChange w:id="257" w:author="Ewan Carr" w:date="2023-02-28T17:50:00Z">
                    <w:rPr>
                      <w:color w:val="333333"/>
                      <w:sz w:val="27"/>
                      <w:szCs w:val="27"/>
                    </w:rPr>
                  </w:rPrChange>
                </w:rPr>
                <w:t>52 (34, 61)</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63154738" w14:textId="77777777" w:rsidR="00735DDE" w:rsidRPr="00735DDE" w:rsidRDefault="00735DDE">
            <w:pPr>
              <w:ind w:left="150" w:right="150"/>
              <w:jc w:val="center"/>
              <w:rPr>
                <w:ins w:id="258" w:author="Ewan Carr" w:date="2023-02-28T17:50:00Z"/>
                <w:color w:val="333333"/>
                <w:sz w:val="16"/>
                <w:szCs w:val="16"/>
                <w:rPrChange w:id="259" w:author="Ewan Carr" w:date="2023-02-28T17:50:00Z">
                  <w:rPr>
                    <w:ins w:id="260" w:author="Ewan Carr" w:date="2023-02-28T17:50:00Z"/>
                    <w:color w:val="333333"/>
                    <w:sz w:val="27"/>
                    <w:szCs w:val="27"/>
                  </w:rPr>
                </w:rPrChange>
              </w:rPr>
              <w:pPrChange w:id="261" w:author="Ewan Carr" w:date="2023-02-28T17:50:00Z">
                <w:pPr>
                  <w:spacing w:before="150" w:after="150"/>
                  <w:ind w:left="150" w:right="150"/>
                  <w:jc w:val="center"/>
                </w:pPr>
              </w:pPrChange>
            </w:pPr>
            <w:ins w:id="262" w:author="Ewan Carr" w:date="2023-02-28T17:50:00Z">
              <w:r w:rsidRPr="00735DDE">
                <w:rPr>
                  <w:color w:val="333333"/>
                  <w:sz w:val="16"/>
                  <w:szCs w:val="16"/>
                  <w:rPrChange w:id="263" w:author="Ewan Carr" w:date="2023-02-28T17:50:00Z">
                    <w:rPr>
                      <w:color w:val="333333"/>
                      <w:sz w:val="27"/>
                      <w:szCs w:val="27"/>
                    </w:rPr>
                  </w:rPrChange>
                </w:rPr>
                <w:t>48 (32, 59)</w:t>
              </w:r>
            </w:ins>
          </w:p>
        </w:tc>
      </w:tr>
      <w:tr w:rsidR="00EA5AF7" w:rsidRPr="00EA5AF7" w14:paraId="6EFF03C6" w14:textId="77777777" w:rsidTr="00A83087">
        <w:trPr>
          <w:jc w:val="center"/>
          <w:ins w:id="264" w:author="Ewan Carr" w:date="2023-02-28T17:50:00Z"/>
        </w:trPr>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17DC2B2C" w14:textId="77777777" w:rsidR="00735DDE" w:rsidRPr="00735DDE" w:rsidRDefault="00735DDE">
            <w:pPr>
              <w:ind w:left="150" w:right="150"/>
              <w:rPr>
                <w:ins w:id="265" w:author="Ewan Carr" w:date="2023-02-28T17:50:00Z"/>
                <w:color w:val="333333"/>
                <w:sz w:val="16"/>
                <w:szCs w:val="16"/>
                <w:rPrChange w:id="266" w:author="Ewan Carr" w:date="2023-02-28T17:50:00Z">
                  <w:rPr>
                    <w:ins w:id="267" w:author="Ewan Carr" w:date="2023-02-28T17:50:00Z"/>
                    <w:color w:val="333333"/>
                    <w:sz w:val="27"/>
                    <w:szCs w:val="27"/>
                  </w:rPr>
                </w:rPrChange>
              </w:rPr>
              <w:pPrChange w:id="268" w:author="Ewan Carr" w:date="2023-02-28T17:50:00Z">
                <w:pPr>
                  <w:spacing w:before="150" w:after="150"/>
                  <w:ind w:left="150" w:right="150"/>
                </w:pPr>
              </w:pPrChange>
            </w:pPr>
            <w:ins w:id="269" w:author="Ewan Carr" w:date="2023-02-28T17:50:00Z">
              <w:r w:rsidRPr="00735DDE">
                <w:rPr>
                  <w:color w:val="333333"/>
                  <w:sz w:val="16"/>
                  <w:szCs w:val="16"/>
                  <w:rPrChange w:id="270" w:author="Ewan Carr" w:date="2023-02-28T17:50:00Z">
                    <w:rPr>
                      <w:color w:val="333333"/>
                      <w:sz w:val="27"/>
                      <w:szCs w:val="27"/>
                    </w:rPr>
                  </w:rPrChange>
                </w:rPr>
                <w:t>IDS-SR total score</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747103A2" w14:textId="77777777" w:rsidR="00735DDE" w:rsidRPr="00735DDE" w:rsidRDefault="00735DDE">
            <w:pPr>
              <w:ind w:left="150" w:right="150"/>
              <w:jc w:val="center"/>
              <w:rPr>
                <w:ins w:id="271" w:author="Ewan Carr" w:date="2023-02-28T17:50:00Z"/>
                <w:color w:val="333333"/>
                <w:sz w:val="16"/>
                <w:szCs w:val="16"/>
                <w:rPrChange w:id="272" w:author="Ewan Carr" w:date="2023-02-28T17:50:00Z">
                  <w:rPr>
                    <w:ins w:id="273" w:author="Ewan Carr" w:date="2023-02-28T17:50:00Z"/>
                    <w:color w:val="333333"/>
                    <w:sz w:val="27"/>
                    <w:szCs w:val="27"/>
                  </w:rPr>
                </w:rPrChange>
              </w:rPr>
              <w:pPrChange w:id="274" w:author="Ewan Carr" w:date="2023-02-28T17:50:00Z">
                <w:pPr>
                  <w:spacing w:before="150" w:after="150"/>
                  <w:ind w:left="150" w:right="150"/>
                  <w:jc w:val="center"/>
                </w:pPr>
              </w:pPrChange>
            </w:pPr>
            <w:ins w:id="275" w:author="Ewan Carr" w:date="2023-02-28T17:50:00Z">
              <w:r w:rsidRPr="00735DDE">
                <w:rPr>
                  <w:color w:val="333333"/>
                  <w:sz w:val="16"/>
                  <w:szCs w:val="16"/>
                  <w:rPrChange w:id="276" w:author="Ewan Carr" w:date="2023-02-28T17:50:00Z">
                    <w:rPr>
                      <w:color w:val="333333"/>
                      <w:sz w:val="27"/>
                      <w:szCs w:val="27"/>
                    </w:rPr>
                  </w:rPrChange>
                </w:rPr>
                <w:t>32 (22, 44)</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2EA55716" w14:textId="77777777" w:rsidR="00735DDE" w:rsidRPr="00735DDE" w:rsidRDefault="00735DDE">
            <w:pPr>
              <w:ind w:left="150" w:right="150"/>
              <w:jc w:val="center"/>
              <w:rPr>
                <w:ins w:id="277" w:author="Ewan Carr" w:date="2023-02-28T17:50:00Z"/>
                <w:color w:val="333333"/>
                <w:sz w:val="16"/>
                <w:szCs w:val="16"/>
                <w:rPrChange w:id="278" w:author="Ewan Carr" w:date="2023-02-28T17:50:00Z">
                  <w:rPr>
                    <w:ins w:id="279" w:author="Ewan Carr" w:date="2023-02-28T17:50:00Z"/>
                    <w:color w:val="333333"/>
                    <w:sz w:val="27"/>
                    <w:szCs w:val="27"/>
                  </w:rPr>
                </w:rPrChange>
              </w:rPr>
              <w:pPrChange w:id="280" w:author="Ewan Carr" w:date="2023-02-28T17:50:00Z">
                <w:pPr>
                  <w:spacing w:before="150" w:after="150"/>
                  <w:ind w:left="150" w:right="150"/>
                  <w:jc w:val="center"/>
                </w:pPr>
              </w:pPrChange>
            </w:pPr>
            <w:ins w:id="281" w:author="Ewan Carr" w:date="2023-02-28T17:50:00Z">
              <w:r w:rsidRPr="00735DDE">
                <w:rPr>
                  <w:color w:val="333333"/>
                  <w:sz w:val="16"/>
                  <w:szCs w:val="16"/>
                  <w:rPrChange w:id="282" w:author="Ewan Carr" w:date="2023-02-28T17:50:00Z">
                    <w:rPr>
                      <w:color w:val="333333"/>
                      <w:sz w:val="27"/>
                      <w:szCs w:val="27"/>
                    </w:rPr>
                  </w:rPrChange>
                </w:rPr>
                <w:t>19 (14, 23)</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180ABCF0" w14:textId="77777777" w:rsidR="00735DDE" w:rsidRPr="00735DDE" w:rsidRDefault="00735DDE">
            <w:pPr>
              <w:ind w:left="150" w:right="150"/>
              <w:jc w:val="center"/>
              <w:rPr>
                <w:ins w:id="283" w:author="Ewan Carr" w:date="2023-02-28T17:50:00Z"/>
                <w:color w:val="333333"/>
                <w:sz w:val="16"/>
                <w:szCs w:val="16"/>
                <w:rPrChange w:id="284" w:author="Ewan Carr" w:date="2023-02-28T17:50:00Z">
                  <w:rPr>
                    <w:ins w:id="285" w:author="Ewan Carr" w:date="2023-02-28T17:50:00Z"/>
                    <w:color w:val="333333"/>
                    <w:sz w:val="27"/>
                    <w:szCs w:val="27"/>
                  </w:rPr>
                </w:rPrChange>
              </w:rPr>
              <w:pPrChange w:id="286" w:author="Ewan Carr" w:date="2023-02-28T17:50:00Z">
                <w:pPr>
                  <w:spacing w:before="150" w:after="150"/>
                  <w:ind w:left="150" w:right="150"/>
                  <w:jc w:val="center"/>
                </w:pPr>
              </w:pPrChange>
            </w:pPr>
            <w:ins w:id="287" w:author="Ewan Carr" w:date="2023-02-28T17:50:00Z">
              <w:r w:rsidRPr="00735DDE">
                <w:rPr>
                  <w:color w:val="333333"/>
                  <w:sz w:val="16"/>
                  <w:szCs w:val="16"/>
                  <w:rPrChange w:id="288" w:author="Ewan Carr" w:date="2023-02-28T17:50:00Z">
                    <w:rPr>
                      <w:color w:val="333333"/>
                      <w:sz w:val="27"/>
                      <w:szCs w:val="27"/>
                    </w:rPr>
                  </w:rPrChange>
                </w:rPr>
                <w:t>30 (20, 42)</w:t>
              </w:r>
            </w:ins>
          </w:p>
        </w:tc>
      </w:tr>
      <w:tr w:rsidR="00EA5AF7" w:rsidRPr="00EA5AF7" w14:paraId="2F4B3538" w14:textId="77777777" w:rsidTr="00A83087">
        <w:trPr>
          <w:jc w:val="center"/>
          <w:ins w:id="289" w:author="Ewan Carr" w:date="2023-02-28T17:50:00Z"/>
        </w:trPr>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4840B2CC" w14:textId="77777777" w:rsidR="00735DDE" w:rsidRPr="00735DDE" w:rsidRDefault="00735DDE">
            <w:pPr>
              <w:ind w:left="150" w:right="150"/>
              <w:rPr>
                <w:ins w:id="290" w:author="Ewan Carr" w:date="2023-02-28T17:50:00Z"/>
                <w:color w:val="333333"/>
                <w:sz w:val="16"/>
                <w:szCs w:val="16"/>
                <w:rPrChange w:id="291" w:author="Ewan Carr" w:date="2023-02-28T17:50:00Z">
                  <w:rPr>
                    <w:ins w:id="292" w:author="Ewan Carr" w:date="2023-02-28T17:50:00Z"/>
                    <w:color w:val="333333"/>
                    <w:sz w:val="27"/>
                    <w:szCs w:val="27"/>
                  </w:rPr>
                </w:rPrChange>
              </w:rPr>
              <w:pPrChange w:id="293" w:author="Ewan Carr" w:date="2023-02-28T17:50:00Z">
                <w:pPr>
                  <w:spacing w:before="150" w:after="150"/>
                  <w:ind w:left="150" w:right="150"/>
                </w:pPr>
              </w:pPrChange>
            </w:pPr>
            <w:ins w:id="294" w:author="Ewan Carr" w:date="2023-02-28T17:50:00Z">
              <w:r w:rsidRPr="00735DDE">
                <w:rPr>
                  <w:color w:val="333333"/>
                  <w:sz w:val="16"/>
                  <w:szCs w:val="16"/>
                  <w:rPrChange w:id="295" w:author="Ewan Carr" w:date="2023-02-28T17:50:00Z">
                    <w:rPr>
                      <w:color w:val="333333"/>
                      <w:sz w:val="27"/>
                      <w:szCs w:val="27"/>
                    </w:rPr>
                  </w:rPrChange>
                </w:rPr>
                <w:t>    Missing</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75181D4A" w14:textId="77777777" w:rsidR="00735DDE" w:rsidRPr="00735DDE" w:rsidRDefault="00735DDE">
            <w:pPr>
              <w:ind w:left="150" w:right="150"/>
              <w:jc w:val="center"/>
              <w:rPr>
                <w:ins w:id="296" w:author="Ewan Carr" w:date="2023-02-28T17:50:00Z"/>
                <w:color w:val="333333"/>
                <w:sz w:val="16"/>
                <w:szCs w:val="16"/>
                <w:rPrChange w:id="297" w:author="Ewan Carr" w:date="2023-02-28T17:50:00Z">
                  <w:rPr>
                    <w:ins w:id="298" w:author="Ewan Carr" w:date="2023-02-28T17:50:00Z"/>
                    <w:color w:val="333333"/>
                    <w:sz w:val="27"/>
                    <w:szCs w:val="27"/>
                  </w:rPr>
                </w:rPrChange>
              </w:rPr>
              <w:pPrChange w:id="299" w:author="Ewan Carr" w:date="2023-02-28T17:50:00Z">
                <w:pPr>
                  <w:spacing w:before="150" w:after="150"/>
                  <w:ind w:left="150" w:right="150"/>
                  <w:jc w:val="center"/>
                </w:pPr>
              </w:pPrChange>
            </w:pPr>
            <w:ins w:id="300" w:author="Ewan Carr" w:date="2023-02-28T17:50:00Z">
              <w:r w:rsidRPr="00735DDE">
                <w:rPr>
                  <w:color w:val="333333"/>
                  <w:sz w:val="16"/>
                  <w:szCs w:val="16"/>
                  <w:rPrChange w:id="301" w:author="Ewan Carr" w:date="2023-02-28T17:50:00Z">
                    <w:rPr>
                      <w:color w:val="333333"/>
                      <w:sz w:val="27"/>
                      <w:szCs w:val="27"/>
                    </w:rPr>
                  </w:rPrChange>
                </w:rPr>
                <w:t>10</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39289047" w14:textId="77777777" w:rsidR="00735DDE" w:rsidRPr="00735DDE" w:rsidRDefault="00735DDE">
            <w:pPr>
              <w:ind w:left="150" w:right="150"/>
              <w:jc w:val="center"/>
              <w:rPr>
                <w:ins w:id="302" w:author="Ewan Carr" w:date="2023-02-28T17:50:00Z"/>
                <w:color w:val="333333"/>
                <w:sz w:val="16"/>
                <w:szCs w:val="16"/>
                <w:rPrChange w:id="303" w:author="Ewan Carr" w:date="2023-02-28T17:50:00Z">
                  <w:rPr>
                    <w:ins w:id="304" w:author="Ewan Carr" w:date="2023-02-28T17:50:00Z"/>
                    <w:color w:val="333333"/>
                    <w:sz w:val="27"/>
                    <w:szCs w:val="27"/>
                  </w:rPr>
                </w:rPrChange>
              </w:rPr>
              <w:pPrChange w:id="305" w:author="Ewan Carr" w:date="2023-02-28T17:50:00Z">
                <w:pPr>
                  <w:spacing w:before="150" w:after="150"/>
                  <w:ind w:left="150" w:right="150"/>
                  <w:jc w:val="center"/>
                </w:pPr>
              </w:pPrChange>
            </w:pPr>
            <w:ins w:id="306" w:author="Ewan Carr" w:date="2023-02-28T17:50:00Z">
              <w:r w:rsidRPr="00735DDE">
                <w:rPr>
                  <w:color w:val="333333"/>
                  <w:sz w:val="16"/>
                  <w:szCs w:val="16"/>
                  <w:rPrChange w:id="307" w:author="Ewan Carr" w:date="2023-02-28T17:50:00Z">
                    <w:rPr>
                      <w:color w:val="333333"/>
                      <w:sz w:val="27"/>
                      <w:szCs w:val="27"/>
                    </w:rPr>
                  </w:rPrChange>
                </w:rPr>
                <w:t>0</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6433B8F3" w14:textId="77777777" w:rsidR="00735DDE" w:rsidRPr="00735DDE" w:rsidRDefault="00735DDE">
            <w:pPr>
              <w:ind w:left="150" w:right="150"/>
              <w:jc w:val="center"/>
              <w:rPr>
                <w:ins w:id="308" w:author="Ewan Carr" w:date="2023-02-28T17:50:00Z"/>
                <w:color w:val="333333"/>
                <w:sz w:val="16"/>
                <w:szCs w:val="16"/>
                <w:rPrChange w:id="309" w:author="Ewan Carr" w:date="2023-02-28T17:50:00Z">
                  <w:rPr>
                    <w:ins w:id="310" w:author="Ewan Carr" w:date="2023-02-28T17:50:00Z"/>
                    <w:color w:val="333333"/>
                    <w:sz w:val="27"/>
                    <w:szCs w:val="27"/>
                  </w:rPr>
                </w:rPrChange>
              </w:rPr>
              <w:pPrChange w:id="311" w:author="Ewan Carr" w:date="2023-02-28T17:50:00Z">
                <w:pPr>
                  <w:spacing w:before="150" w:after="150"/>
                  <w:ind w:left="150" w:right="150"/>
                  <w:jc w:val="center"/>
                </w:pPr>
              </w:pPrChange>
            </w:pPr>
            <w:ins w:id="312" w:author="Ewan Carr" w:date="2023-02-28T17:50:00Z">
              <w:r w:rsidRPr="00735DDE">
                <w:rPr>
                  <w:color w:val="333333"/>
                  <w:sz w:val="16"/>
                  <w:szCs w:val="16"/>
                  <w:rPrChange w:id="313" w:author="Ewan Carr" w:date="2023-02-28T17:50:00Z">
                    <w:rPr>
                      <w:color w:val="333333"/>
                      <w:sz w:val="27"/>
                      <w:szCs w:val="27"/>
                    </w:rPr>
                  </w:rPrChange>
                </w:rPr>
                <w:t>0</w:t>
              </w:r>
            </w:ins>
          </w:p>
        </w:tc>
      </w:tr>
      <w:tr w:rsidR="00EA5AF7" w:rsidRPr="00EA5AF7" w14:paraId="46C09270" w14:textId="77777777" w:rsidTr="00A83087">
        <w:trPr>
          <w:jc w:val="center"/>
          <w:ins w:id="314" w:author="Ewan Carr" w:date="2023-02-28T17:50:00Z"/>
        </w:trPr>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7345713E" w14:textId="77777777" w:rsidR="00735DDE" w:rsidRPr="00735DDE" w:rsidRDefault="00735DDE">
            <w:pPr>
              <w:ind w:left="150" w:right="150"/>
              <w:rPr>
                <w:ins w:id="315" w:author="Ewan Carr" w:date="2023-02-28T17:50:00Z"/>
                <w:color w:val="333333"/>
                <w:sz w:val="16"/>
                <w:szCs w:val="16"/>
                <w:rPrChange w:id="316" w:author="Ewan Carr" w:date="2023-02-28T17:50:00Z">
                  <w:rPr>
                    <w:ins w:id="317" w:author="Ewan Carr" w:date="2023-02-28T17:50:00Z"/>
                    <w:color w:val="333333"/>
                    <w:sz w:val="27"/>
                    <w:szCs w:val="27"/>
                  </w:rPr>
                </w:rPrChange>
              </w:rPr>
              <w:pPrChange w:id="318" w:author="Ewan Carr" w:date="2023-02-28T17:50:00Z">
                <w:pPr>
                  <w:spacing w:before="150" w:after="150"/>
                  <w:ind w:left="150" w:right="150"/>
                </w:pPr>
              </w:pPrChange>
            </w:pPr>
            <w:ins w:id="319" w:author="Ewan Carr" w:date="2023-02-28T17:50:00Z">
              <w:r w:rsidRPr="00735DDE">
                <w:rPr>
                  <w:color w:val="333333"/>
                  <w:sz w:val="16"/>
                  <w:szCs w:val="16"/>
                  <w:rPrChange w:id="320" w:author="Ewan Carr" w:date="2023-02-28T17:50:00Z">
                    <w:rPr>
                      <w:color w:val="333333"/>
                      <w:sz w:val="27"/>
                      <w:szCs w:val="27"/>
                    </w:rPr>
                  </w:rPrChange>
                </w:rPr>
                <w:t>Male gender</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4A1657CD" w14:textId="77777777" w:rsidR="00735DDE" w:rsidRPr="00735DDE" w:rsidRDefault="00735DDE">
            <w:pPr>
              <w:ind w:left="150" w:right="150"/>
              <w:jc w:val="center"/>
              <w:rPr>
                <w:ins w:id="321" w:author="Ewan Carr" w:date="2023-02-28T17:50:00Z"/>
                <w:color w:val="333333"/>
                <w:sz w:val="16"/>
                <w:szCs w:val="16"/>
                <w:rPrChange w:id="322" w:author="Ewan Carr" w:date="2023-02-28T17:50:00Z">
                  <w:rPr>
                    <w:ins w:id="323" w:author="Ewan Carr" w:date="2023-02-28T17:50:00Z"/>
                    <w:color w:val="333333"/>
                    <w:sz w:val="27"/>
                    <w:szCs w:val="27"/>
                  </w:rPr>
                </w:rPrChange>
              </w:rPr>
              <w:pPrChange w:id="324" w:author="Ewan Carr" w:date="2023-02-28T17:50:00Z">
                <w:pPr>
                  <w:spacing w:before="150" w:after="150"/>
                  <w:ind w:left="150" w:right="150"/>
                  <w:jc w:val="center"/>
                </w:pPr>
              </w:pPrChange>
            </w:pPr>
            <w:ins w:id="325" w:author="Ewan Carr" w:date="2023-02-28T17:50:00Z">
              <w:r w:rsidRPr="00735DDE">
                <w:rPr>
                  <w:color w:val="333333"/>
                  <w:sz w:val="16"/>
                  <w:szCs w:val="16"/>
                  <w:rPrChange w:id="326" w:author="Ewan Carr" w:date="2023-02-28T17:50:00Z">
                    <w:rPr>
                      <w:color w:val="333333"/>
                      <w:sz w:val="27"/>
                      <w:szCs w:val="27"/>
                    </w:rPr>
                  </w:rPrChange>
                </w:rPr>
                <w:t>61 (26%)</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56332C1D" w14:textId="77777777" w:rsidR="00735DDE" w:rsidRPr="00735DDE" w:rsidRDefault="00735DDE">
            <w:pPr>
              <w:ind w:left="150" w:right="150"/>
              <w:jc w:val="center"/>
              <w:rPr>
                <w:ins w:id="327" w:author="Ewan Carr" w:date="2023-02-28T17:50:00Z"/>
                <w:color w:val="333333"/>
                <w:sz w:val="16"/>
                <w:szCs w:val="16"/>
                <w:rPrChange w:id="328" w:author="Ewan Carr" w:date="2023-02-28T17:50:00Z">
                  <w:rPr>
                    <w:ins w:id="329" w:author="Ewan Carr" w:date="2023-02-28T17:50:00Z"/>
                    <w:color w:val="333333"/>
                    <w:sz w:val="27"/>
                    <w:szCs w:val="27"/>
                  </w:rPr>
                </w:rPrChange>
              </w:rPr>
              <w:pPrChange w:id="330" w:author="Ewan Carr" w:date="2023-02-28T17:50:00Z">
                <w:pPr>
                  <w:spacing w:before="150" w:after="150"/>
                  <w:ind w:left="150" w:right="150"/>
                  <w:jc w:val="center"/>
                </w:pPr>
              </w:pPrChange>
            </w:pPr>
            <w:ins w:id="331" w:author="Ewan Carr" w:date="2023-02-28T17:50:00Z">
              <w:r w:rsidRPr="00735DDE">
                <w:rPr>
                  <w:color w:val="333333"/>
                  <w:sz w:val="16"/>
                  <w:szCs w:val="16"/>
                  <w:rPrChange w:id="332" w:author="Ewan Carr" w:date="2023-02-28T17:50:00Z">
                    <w:rPr>
                      <w:color w:val="333333"/>
                      <w:sz w:val="27"/>
                      <w:szCs w:val="27"/>
                    </w:rPr>
                  </w:rPrChange>
                </w:rPr>
                <w:t>51 (24%)</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043029CF" w14:textId="77777777" w:rsidR="00735DDE" w:rsidRPr="00735DDE" w:rsidRDefault="00735DDE">
            <w:pPr>
              <w:ind w:left="150" w:right="150"/>
              <w:jc w:val="center"/>
              <w:rPr>
                <w:ins w:id="333" w:author="Ewan Carr" w:date="2023-02-28T17:50:00Z"/>
                <w:color w:val="333333"/>
                <w:sz w:val="16"/>
                <w:szCs w:val="16"/>
                <w:rPrChange w:id="334" w:author="Ewan Carr" w:date="2023-02-28T17:50:00Z">
                  <w:rPr>
                    <w:ins w:id="335" w:author="Ewan Carr" w:date="2023-02-28T17:50:00Z"/>
                    <w:color w:val="333333"/>
                    <w:sz w:val="27"/>
                    <w:szCs w:val="27"/>
                  </w:rPr>
                </w:rPrChange>
              </w:rPr>
              <w:pPrChange w:id="336" w:author="Ewan Carr" w:date="2023-02-28T17:50:00Z">
                <w:pPr>
                  <w:spacing w:before="150" w:after="150"/>
                  <w:ind w:left="150" w:right="150"/>
                  <w:jc w:val="center"/>
                </w:pPr>
              </w:pPrChange>
            </w:pPr>
            <w:ins w:id="337" w:author="Ewan Carr" w:date="2023-02-28T17:50:00Z">
              <w:r w:rsidRPr="00735DDE">
                <w:rPr>
                  <w:color w:val="333333"/>
                  <w:sz w:val="16"/>
                  <w:szCs w:val="16"/>
                  <w:rPrChange w:id="338" w:author="Ewan Carr" w:date="2023-02-28T17:50:00Z">
                    <w:rPr>
                      <w:color w:val="333333"/>
                      <w:sz w:val="27"/>
                      <w:szCs w:val="27"/>
                    </w:rPr>
                  </w:rPrChange>
                </w:rPr>
                <w:t>91 (23%)</w:t>
              </w:r>
            </w:ins>
          </w:p>
        </w:tc>
      </w:tr>
      <w:tr w:rsidR="00EA5AF7" w:rsidRPr="00EA5AF7" w14:paraId="7E2985F0" w14:textId="77777777" w:rsidTr="00A83087">
        <w:trPr>
          <w:jc w:val="center"/>
          <w:ins w:id="339" w:author="Ewan Carr" w:date="2023-02-28T17:50:00Z"/>
        </w:trPr>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64BE9AEB" w14:textId="77777777" w:rsidR="00735DDE" w:rsidRPr="00735DDE" w:rsidRDefault="00735DDE">
            <w:pPr>
              <w:ind w:left="150" w:right="150"/>
              <w:rPr>
                <w:ins w:id="340" w:author="Ewan Carr" w:date="2023-02-28T17:50:00Z"/>
                <w:color w:val="333333"/>
                <w:sz w:val="16"/>
                <w:szCs w:val="16"/>
                <w:rPrChange w:id="341" w:author="Ewan Carr" w:date="2023-02-28T17:50:00Z">
                  <w:rPr>
                    <w:ins w:id="342" w:author="Ewan Carr" w:date="2023-02-28T17:50:00Z"/>
                    <w:color w:val="333333"/>
                    <w:sz w:val="27"/>
                    <w:szCs w:val="27"/>
                  </w:rPr>
                </w:rPrChange>
              </w:rPr>
              <w:pPrChange w:id="343" w:author="Ewan Carr" w:date="2023-02-28T17:50:00Z">
                <w:pPr>
                  <w:spacing w:before="150" w:after="150"/>
                  <w:ind w:left="150" w:right="150"/>
                </w:pPr>
              </w:pPrChange>
            </w:pPr>
            <w:ins w:id="344" w:author="Ewan Carr" w:date="2023-02-28T17:50:00Z">
              <w:r w:rsidRPr="00735DDE">
                <w:rPr>
                  <w:color w:val="333333"/>
                  <w:sz w:val="16"/>
                  <w:szCs w:val="16"/>
                  <w:rPrChange w:id="345" w:author="Ewan Carr" w:date="2023-02-28T17:50:00Z">
                    <w:rPr>
                      <w:color w:val="333333"/>
                      <w:sz w:val="27"/>
                      <w:szCs w:val="27"/>
                    </w:rPr>
                  </w:rPrChange>
                </w:rPr>
                <w:t>Lives with partner</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7F4A071A" w14:textId="77777777" w:rsidR="00735DDE" w:rsidRPr="00735DDE" w:rsidRDefault="00735DDE">
            <w:pPr>
              <w:ind w:left="150" w:right="150"/>
              <w:jc w:val="center"/>
              <w:rPr>
                <w:ins w:id="346" w:author="Ewan Carr" w:date="2023-02-28T17:50:00Z"/>
                <w:color w:val="333333"/>
                <w:sz w:val="16"/>
                <w:szCs w:val="16"/>
                <w:rPrChange w:id="347" w:author="Ewan Carr" w:date="2023-02-28T17:50:00Z">
                  <w:rPr>
                    <w:ins w:id="348" w:author="Ewan Carr" w:date="2023-02-28T17:50:00Z"/>
                    <w:color w:val="333333"/>
                    <w:sz w:val="27"/>
                    <w:szCs w:val="27"/>
                  </w:rPr>
                </w:rPrChange>
              </w:rPr>
              <w:pPrChange w:id="349" w:author="Ewan Carr" w:date="2023-02-28T17:50:00Z">
                <w:pPr>
                  <w:spacing w:before="150" w:after="150"/>
                  <w:ind w:left="150" w:right="150"/>
                  <w:jc w:val="center"/>
                </w:pPr>
              </w:pPrChange>
            </w:pPr>
            <w:ins w:id="350" w:author="Ewan Carr" w:date="2023-02-28T17:50:00Z">
              <w:r w:rsidRPr="00735DDE">
                <w:rPr>
                  <w:color w:val="333333"/>
                  <w:sz w:val="16"/>
                  <w:szCs w:val="16"/>
                  <w:rPrChange w:id="351" w:author="Ewan Carr" w:date="2023-02-28T17:50:00Z">
                    <w:rPr>
                      <w:color w:val="333333"/>
                      <w:sz w:val="27"/>
                      <w:szCs w:val="27"/>
                    </w:rPr>
                  </w:rPrChange>
                </w:rPr>
                <w:t>95 (41%)</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55FF7990" w14:textId="77777777" w:rsidR="00735DDE" w:rsidRPr="00735DDE" w:rsidRDefault="00735DDE">
            <w:pPr>
              <w:ind w:left="150" w:right="150"/>
              <w:jc w:val="center"/>
              <w:rPr>
                <w:ins w:id="352" w:author="Ewan Carr" w:date="2023-02-28T17:50:00Z"/>
                <w:color w:val="333333"/>
                <w:sz w:val="16"/>
                <w:szCs w:val="16"/>
                <w:rPrChange w:id="353" w:author="Ewan Carr" w:date="2023-02-28T17:50:00Z">
                  <w:rPr>
                    <w:ins w:id="354" w:author="Ewan Carr" w:date="2023-02-28T17:50:00Z"/>
                    <w:color w:val="333333"/>
                    <w:sz w:val="27"/>
                    <w:szCs w:val="27"/>
                  </w:rPr>
                </w:rPrChange>
              </w:rPr>
              <w:pPrChange w:id="355" w:author="Ewan Carr" w:date="2023-02-28T17:50:00Z">
                <w:pPr>
                  <w:spacing w:before="150" w:after="150"/>
                  <w:ind w:left="150" w:right="150"/>
                  <w:jc w:val="center"/>
                </w:pPr>
              </w:pPrChange>
            </w:pPr>
            <w:ins w:id="356" w:author="Ewan Carr" w:date="2023-02-28T17:50:00Z">
              <w:r w:rsidRPr="00735DDE">
                <w:rPr>
                  <w:color w:val="333333"/>
                  <w:sz w:val="16"/>
                  <w:szCs w:val="16"/>
                  <w:rPrChange w:id="357" w:author="Ewan Carr" w:date="2023-02-28T17:50:00Z">
                    <w:rPr>
                      <w:color w:val="333333"/>
                      <w:sz w:val="27"/>
                      <w:szCs w:val="27"/>
                    </w:rPr>
                  </w:rPrChange>
                </w:rPr>
                <w:t>122 (57%)</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44E772BD" w14:textId="77777777" w:rsidR="00735DDE" w:rsidRPr="00735DDE" w:rsidRDefault="00735DDE">
            <w:pPr>
              <w:ind w:left="150" w:right="150"/>
              <w:jc w:val="center"/>
              <w:rPr>
                <w:ins w:id="358" w:author="Ewan Carr" w:date="2023-02-28T17:50:00Z"/>
                <w:color w:val="333333"/>
                <w:sz w:val="16"/>
                <w:szCs w:val="16"/>
                <w:rPrChange w:id="359" w:author="Ewan Carr" w:date="2023-02-28T17:50:00Z">
                  <w:rPr>
                    <w:ins w:id="360" w:author="Ewan Carr" w:date="2023-02-28T17:50:00Z"/>
                    <w:color w:val="333333"/>
                    <w:sz w:val="27"/>
                    <w:szCs w:val="27"/>
                  </w:rPr>
                </w:rPrChange>
              </w:rPr>
              <w:pPrChange w:id="361" w:author="Ewan Carr" w:date="2023-02-28T17:50:00Z">
                <w:pPr>
                  <w:spacing w:before="150" w:after="150"/>
                  <w:ind w:left="150" w:right="150"/>
                  <w:jc w:val="center"/>
                </w:pPr>
              </w:pPrChange>
            </w:pPr>
            <w:ins w:id="362" w:author="Ewan Carr" w:date="2023-02-28T17:50:00Z">
              <w:r w:rsidRPr="00735DDE">
                <w:rPr>
                  <w:color w:val="333333"/>
                  <w:sz w:val="16"/>
                  <w:szCs w:val="16"/>
                  <w:rPrChange w:id="363" w:author="Ewan Carr" w:date="2023-02-28T17:50:00Z">
                    <w:rPr>
                      <w:color w:val="333333"/>
                      <w:sz w:val="27"/>
                      <w:szCs w:val="27"/>
                    </w:rPr>
                  </w:rPrChange>
                </w:rPr>
                <w:t>196 (50%)</w:t>
              </w:r>
            </w:ins>
          </w:p>
        </w:tc>
      </w:tr>
      <w:tr w:rsidR="00EA5AF7" w:rsidRPr="00EA5AF7" w14:paraId="0266D777" w14:textId="77777777" w:rsidTr="00A83087">
        <w:trPr>
          <w:jc w:val="center"/>
          <w:ins w:id="364" w:author="Ewan Carr" w:date="2023-02-28T17:50:00Z"/>
        </w:trPr>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1A043AC1" w14:textId="77777777" w:rsidR="00735DDE" w:rsidRPr="00735DDE" w:rsidRDefault="00735DDE">
            <w:pPr>
              <w:ind w:left="150" w:right="150"/>
              <w:rPr>
                <w:ins w:id="365" w:author="Ewan Carr" w:date="2023-02-28T17:50:00Z"/>
                <w:color w:val="333333"/>
                <w:sz w:val="16"/>
                <w:szCs w:val="16"/>
                <w:rPrChange w:id="366" w:author="Ewan Carr" w:date="2023-02-28T17:50:00Z">
                  <w:rPr>
                    <w:ins w:id="367" w:author="Ewan Carr" w:date="2023-02-28T17:50:00Z"/>
                    <w:color w:val="333333"/>
                    <w:sz w:val="27"/>
                    <w:szCs w:val="27"/>
                  </w:rPr>
                </w:rPrChange>
              </w:rPr>
              <w:pPrChange w:id="368" w:author="Ewan Carr" w:date="2023-02-28T17:50:00Z">
                <w:pPr>
                  <w:spacing w:before="150" w:after="150"/>
                  <w:ind w:left="150" w:right="150"/>
                </w:pPr>
              </w:pPrChange>
            </w:pPr>
            <w:ins w:id="369" w:author="Ewan Carr" w:date="2023-02-28T17:50:00Z">
              <w:r w:rsidRPr="00735DDE">
                <w:rPr>
                  <w:color w:val="333333"/>
                  <w:sz w:val="16"/>
                  <w:szCs w:val="16"/>
                  <w:rPrChange w:id="370" w:author="Ewan Carr" w:date="2023-02-28T17:50:00Z">
                    <w:rPr>
                      <w:color w:val="333333"/>
                      <w:sz w:val="27"/>
                      <w:szCs w:val="27"/>
                    </w:rPr>
                  </w:rPrChange>
                </w:rPr>
                <w:t>Years of education</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2F4ECD9D" w14:textId="77777777" w:rsidR="00735DDE" w:rsidRPr="00735DDE" w:rsidRDefault="00735DDE">
            <w:pPr>
              <w:ind w:left="150" w:right="150"/>
              <w:jc w:val="center"/>
              <w:rPr>
                <w:ins w:id="371" w:author="Ewan Carr" w:date="2023-02-28T17:50:00Z"/>
                <w:color w:val="333333"/>
                <w:sz w:val="16"/>
                <w:szCs w:val="16"/>
                <w:rPrChange w:id="372" w:author="Ewan Carr" w:date="2023-02-28T17:50:00Z">
                  <w:rPr>
                    <w:ins w:id="373" w:author="Ewan Carr" w:date="2023-02-28T17:50:00Z"/>
                    <w:color w:val="333333"/>
                    <w:sz w:val="27"/>
                    <w:szCs w:val="27"/>
                  </w:rPr>
                </w:rPrChange>
              </w:rPr>
              <w:pPrChange w:id="374" w:author="Ewan Carr" w:date="2023-02-28T17:50:00Z">
                <w:pPr>
                  <w:spacing w:before="150" w:after="150"/>
                  <w:ind w:left="150" w:right="150"/>
                  <w:jc w:val="center"/>
                </w:pPr>
              </w:pPrChange>
            </w:pPr>
            <w:ins w:id="375" w:author="Ewan Carr" w:date="2023-02-28T17:50:00Z">
              <w:r w:rsidRPr="00735DDE">
                <w:rPr>
                  <w:color w:val="333333"/>
                  <w:sz w:val="16"/>
                  <w:szCs w:val="16"/>
                  <w:rPrChange w:id="376" w:author="Ewan Carr" w:date="2023-02-28T17:50:00Z">
                    <w:rPr>
                      <w:color w:val="333333"/>
                      <w:sz w:val="27"/>
                      <w:szCs w:val="27"/>
                    </w:rPr>
                  </w:rPrChange>
                </w:rPr>
                <w:t>15·0 (12.0, 18.0)</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7D32CF28" w14:textId="77777777" w:rsidR="00735DDE" w:rsidRPr="00735DDE" w:rsidRDefault="00735DDE">
            <w:pPr>
              <w:ind w:left="150" w:right="150"/>
              <w:jc w:val="center"/>
              <w:rPr>
                <w:ins w:id="377" w:author="Ewan Carr" w:date="2023-02-28T17:50:00Z"/>
                <w:color w:val="333333"/>
                <w:sz w:val="16"/>
                <w:szCs w:val="16"/>
                <w:rPrChange w:id="378" w:author="Ewan Carr" w:date="2023-02-28T17:50:00Z">
                  <w:rPr>
                    <w:ins w:id="379" w:author="Ewan Carr" w:date="2023-02-28T17:50:00Z"/>
                    <w:color w:val="333333"/>
                    <w:sz w:val="27"/>
                    <w:szCs w:val="27"/>
                  </w:rPr>
                </w:rPrChange>
              </w:rPr>
              <w:pPrChange w:id="380" w:author="Ewan Carr" w:date="2023-02-28T17:50:00Z">
                <w:pPr>
                  <w:spacing w:before="150" w:after="150"/>
                  <w:ind w:left="150" w:right="150"/>
                  <w:jc w:val="center"/>
                </w:pPr>
              </w:pPrChange>
            </w:pPr>
            <w:ins w:id="381" w:author="Ewan Carr" w:date="2023-02-28T17:50:00Z">
              <w:r w:rsidRPr="00735DDE">
                <w:rPr>
                  <w:color w:val="333333"/>
                  <w:sz w:val="16"/>
                  <w:szCs w:val="16"/>
                  <w:rPrChange w:id="382" w:author="Ewan Carr" w:date="2023-02-28T17:50:00Z">
                    <w:rPr>
                      <w:color w:val="333333"/>
                      <w:sz w:val="27"/>
                      <w:szCs w:val="27"/>
                    </w:rPr>
                  </w:rPrChange>
                </w:rPr>
                <w:t>17·0 (14.0, 19.0)</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21422A8B" w14:textId="77777777" w:rsidR="00735DDE" w:rsidRPr="00735DDE" w:rsidRDefault="00735DDE">
            <w:pPr>
              <w:ind w:left="150" w:right="150"/>
              <w:jc w:val="center"/>
              <w:rPr>
                <w:ins w:id="383" w:author="Ewan Carr" w:date="2023-02-28T17:50:00Z"/>
                <w:color w:val="333333"/>
                <w:sz w:val="16"/>
                <w:szCs w:val="16"/>
                <w:rPrChange w:id="384" w:author="Ewan Carr" w:date="2023-02-28T17:50:00Z">
                  <w:rPr>
                    <w:ins w:id="385" w:author="Ewan Carr" w:date="2023-02-28T17:50:00Z"/>
                    <w:color w:val="333333"/>
                    <w:sz w:val="27"/>
                    <w:szCs w:val="27"/>
                  </w:rPr>
                </w:rPrChange>
              </w:rPr>
              <w:pPrChange w:id="386" w:author="Ewan Carr" w:date="2023-02-28T17:50:00Z">
                <w:pPr>
                  <w:spacing w:before="150" w:after="150"/>
                  <w:ind w:left="150" w:right="150"/>
                  <w:jc w:val="center"/>
                </w:pPr>
              </w:pPrChange>
            </w:pPr>
            <w:ins w:id="387" w:author="Ewan Carr" w:date="2023-02-28T17:50:00Z">
              <w:r w:rsidRPr="00735DDE">
                <w:rPr>
                  <w:color w:val="333333"/>
                  <w:sz w:val="16"/>
                  <w:szCs w:val="16"/>
                  <w:rPrChange w:id="388" w:author="Ewan Carr" w:date="2023-02-28T17:50:00Z">
                    <w:rPr>
                      <w:color w:val="333333"/>
                      <w:sz w:val="27"/>
                      <w:szCs w:val="27"/>
                    </w:rPr>
                  </w:rPrChange>
                </w:rPr>
                <w:t>16·0 (13.0, 19.0)</w:t>
              </w:r>
            </w:ins>
          </w:p>
        </w:tc>
      </w:tr>
      <w:tr w:rsidR="00EA5AF7" w:rsidRPr="00EA5AF7" w14:paraId="396DD41E" w14:textId="77777777" w:rsidTr="00A83087">
        <w:trPr>
          <w:jc w:val="center"/>
          <w:ins w:id="389" w:author="Ewan Carr" w:date="2023-02-28T17:50:00Z"/>
        </w:trPr>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3E648FDA" w14:textId="77777777" w:rsidR="00735DDE" w:rsidRPr="00735DDE" w:rsidRDefault="00735DDE">
            <w:pPr>
              <w:ind w:left="150" w:right="150"/>
              <w:rPr>
                <w:ins w:id="390" w:author="Ewan Carr" w:date="2023-02-28T17:50:00Z"/>
                <w:color w:val="333333"/>
                <w:sz w:val="16"/>
                <w:szCs w:val="16"/>
                <w:rPrChange w:id="391" w:author="Ewan Carr" w:date="2023-02-28T17:50:00Z">
                  <w:rPr>
                    <w:ins w:id="392" w:author="Ewan Carr" w:date="2023-02-28T17:50:00Z"/>
                    <w:color w:val="333333"/>
                    <w:sz w:val="27"/>
                    <w:szCs w:val="27"/>
                  </w:rPr>
                </w:rPrChange>
              </w:rPr>
              <w:pPrChange w:id="393" w:author="Ewan Carr" w:date="2023-02-28T17:50:00Z">
                <w:pPr>
                  <w:spacing w:before="150" w:after="150"/>
                  <w:ind w:left="150" w:right="150"/>
                </w:pPr>
              </w:pPrChange>
            </w:pPr>
            <w:ins w:id="394" w:author="Ewan Carr" w:date="2023-02-28T17:50:00Z">
              <w:r w:rsidRPr="00735DDE">
                <w:rPr>
                  <w:color w:val="333333"/>
                  <w:sz w:val="16"/>
                  <w:szCs w:val="16"/>
                  <w:rPrChange w:id="395" w:author="Ewan Carr" w:date="2023-02-28T17:50:00Z">
                    <w:rPr>
                      <w:color w:val="333333"/>
                      <w:sz w:val="27"/>
                      <w:szCs w:val="27"/>
                    </w:rPr>
                  </w:rPrChange>
                </w:rPr>
                <w:t>    Missing</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32EF6AB3" w14:textId="77777777" w:rsidR="00735DDE" w:rsidRPr="00735DDE" w:rsidRDefault="00735DDE">
            <w:pPr>
              <w:ind w:left="150" w:right="150"/>
              <w:jc w:val="center"/>
              <w:rPr>
                <w:ins w:id="396" w:author="Ewan Carr" w:date="2023-02-28T17:50:00Z"/>
                <w:color w:val="333333"/>
                <w:sz w:val="16"/>
                <w:szCs w:val="16"/>
                <w:rPrChange w:id="397" w:author="Ewan Carr" w:date="2023-02-28T17:50:00Z">
                  <w:rPr>
                    <w:ins w:id="398" w:author="Ewan Carr" w:date="2023-02-28T17:50:00Z"/>
                    <w:color w:val="333333"/>
                    <w:sz w:val="27"/>
                    <w:szCs w:val="27"/>
                  </w:rPr>
                </w:rPrChange>
              </w:rPr>
              <w:pPrChange w:id="399" w:author="Ewan Carr" w:date="2023-02-28T17:50:00Z">
                <w:pPr>
                  <w:spacing w:before="150" w:after="150"/>
                  <w:ind w:left="150" w:right="150"/>
                  <w:jc w:val="center"/>
                </w:pPr>
              </w:pPrChange>
            </w:pPr>
            <w:ins w:id="400" w:author="Ewan Carr" w:date="2023-02-28T17:50:00Z">
              <w:r w:rsidRPr="00735DDE">
                <w:rPr>
                  <w:color w:val="333333"/>
                  <w:sz w:val="16"/>
                  <w:szCs w:val="16"/>
                  <w:rPrChange w:id="401" w:author="Ewan Carr" w:date="2023-02-28T17:50:00Z">
                    <w:rPr>
                      <w:color w:val="333333"/>
                      <w:sz w:val="27"/>
                      <w:szCs w:val="27"/>
                    </w:rPr>
                  </w:rPrChange>
                </w:rPr>
                <w:t>3</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25DD30F7" w14:textId="77777777" w:rsidR="00735DDE" w:rsidRPr="00735DDE" w:rsidRDefault="00735DDE">
            <w:pPr>
              <w:ind w:left="150" w:right="150"/>
              <w:jc w:val="center"/>
              <w:rPr>
                <w:ins w:id="402" w:author="Ewan Carr" w:date="2023-02-28T17:50:00Z"/>
                <w:color w:val="333333"/>
                <w:sz w:val="16"/>
                <w:szCs w:val="16"/>
                <w:rPrChange w:id="403" w:author="Ewan Carr" w:date="2023-02-28T17:50:00Z">
                  <w:rPr>
                    <w:ins w:id="404" w:author="Ewan Carr" w:date="2023-02-28T17:50:00Z"/>
                    <w:color w:val="333333"/>
                    <w:sz w:val="27"/>
                    <w:szCs w:val="27"/>
                  </w:rPr>
                </w:rPrChange>
              </w:rPr>
              <w:pPrChange w:id="405" w:author="Ewan Carr" w:date="2023-02-28T17:50:00Z">
                <w:pPr>
                  <w:spacing w:before="150" w:after="150"/>
                  <w:ind w:left="150" w:right="150"/>
                  <w:jc w:val="center"/>
                </w:pPr>
              </w:pPrChange>
            </w:pPr>
            <w:ins w:id="406" w:author="Ewan Carr" w:date="2023-02-28T17:50:00Z">
              <w:r w:rsidRPr="00735DDE">
                <w:rPr>
                  <w:color w:val="333333"/>
                  <w:sz w:val="16"/>
                  <w:szCs w:val="16"/>
                  <w:rPrChange w:id="407" w:author="Ewan Carr" w:date="2023-02-28T17:50:00Z">
                    <w:rPr>
                      <w:color w:val="333333"/>
                      <w:sz w:val="27"/>
                      <w:szCs w:val="27"/>
                    </w:rPr>
                  </w:rPrChange>
                </w:rPr>
                <w:t>0</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31AC48B3" w14:textId="77777777" w:rsidR="00735DDE" w:rsidRPr="00735DDE" w:rsidRDefault="00735DDE">
            <w:pPr>
              <w:ind w:left="150" w:right="150"/>
              <w:jc w:val="center"/>
              <w:rPr>
                <w:ins w:id="408" w:author="Ewan Carr" w:date="2023-02-28T17:50:00Z"/>
                <w:color w:val="333333"/>
                <w:sz w:val="16"/>
                <w:szCs w:val="16"/>
                <w:rPrChange w:id="409" w:author="Ewan Carr" w:date="2023-02-28T17:50:00Z">
                  <w:rPr>
                    <w:ins w:id="410" w:author="Ewan Carr" w:date="2023-02-28T17:50:00Z"/>
                    <w:color w:val="333333"/>
                    <w:sz w:val="27"/>
                    <w:szCs w:val="27"/>
                  </w:rPr>
                </w:rPrChange>
              </w:rPr>
              <w:pPrChange w:id="411" w:author="Ewan Carr" w:date="2023-02-28T17:50:00Z">
                <w:pPr>
                  <w:spacing w:before="150" w:after="150"/>
                  <w:ind w:left="150" w:right="150"/>
                  <w:jc w:val="center"/>
                </w:pPr>
              </w:pPrChange>
            </w:pPr>
            <w:ins w:id="412" w:author="Ewan Carr" w:date="2023-02-28T17:50:00Z">
              <w:r w:rsidRPr="00735DDE">
                <w:rPr>
                  <w:color w:val="333333"/>
                  <w:sz w:val="16"/>
                  <w:szCs w:val="16"/>
                  <w:rPrChange w:id="413" w:author="Ewan Carr" w:date="2023-02-28T17:50:00Z">
                    <w:rPr>
                      <w:color w:val="333333"/>
                      <w:sz w:val="27"/>
                      <w:szCs w:val="27"/>
                    </w:rPr>
                  </w:rPrChange>
                </w:rPr>
                <w:t>0</w:t>
              </w:r>
            </w:ins>
          </w:p>
        </w:tc>
      </w:tr>
      <w:tr w:rsidR="00EA5AF7" w:rsidRPr="00EA5AF7" w14:paraId="69427189" w14:textId="77777777" w:rsidTr="00A83087">
        <w:trPr>
          <w:jc w:val="center"/>
          <w:ins w:id="414" w:author="Ewan Carr" w:date="2023-02-28T17:50:00Z"/>
        </w:trPr>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456F5B9D" w14:textId="5DED00A2" w:rsidR="00735DDE" w:rsidRPr="00735DDE" w:rsidRDefault="00EA5AF7">
            <w:pPr>
              <w:ind w:left="150" w:right="150"/>
              <w:rPr>
                <w:ins w:id="415" w:author="Ewan Carr" w:date="2023-02-28T17:50:00Z"/>
                <w:color w:val="333333"/>
                <w:sz w:val="16"/>
                <w:szCs w:val="16"/>
                <w:rPrChange w:id="416" w:author="Ewan Carr" w:date="2023-02-28T17:50:00Z">
                  <w:rPr>
                    <w:ins w:id="417" w:author="Ewan Carr" w:date="2023-02-28T17:50:00Z"/>
                    <w:color w:val="333333"/>
                    <w:sz w:val="27"/>
                    <w:szCs w:val="27"/>
                  </w:rPr>
                </w:rPrChange>
              </w:rPr>
              <w:pPrChange w:id="418" w:author="Ewan Carr" w:date="2023-02-28T17:50:00Z">
                <w:pPr>
                  <w:spacing w:before="150" w:after="150"/>
                  <w:ind w:left="150" w:right="150"/>
                </w:pPr>
              </w:pPrChange>
            </w:pPr>
            <w:bookmarkStart w:id="419" w:name="_Hlk128499478"/>
            <w:ins w:id="420" w:author="Ewan Carr" w:date="2023-02-28T17:57:00Z">
              <w:r>
                <w:rPr>
                  <w:color w:val="333333"/>
                  <w:sz w:val="16"/>
                  <w:szCs w:val="16"/>
                </w:rPr>
                <w:t>C</w:t>
              </w:r>
              <w:bookmarkStart w:id="421" w:name="OLE_LINK2"/>
              <w:r>
                <w:rPr>
                  <w:color w:val="333333"/>
                  <w:sz w:val="16"/>
                  <w:szCs w:val="16"/>
                </w:rPr>
                <w:t xml:space="preserve">urrently taking </w:t>
              </w:r>
              <w:r w:rsidR="002E52A4">
                <w:rPr>
                  <w:color w:val="333333"/>
                  <w:sz w:val="16"/>
                  <w:szCs w:val="16"/>
                </w:rPr>
                <w:t>medication for depression</w:t>
              </w:r>
            </w:ins>
            <w:bookmarkEnd w:id="419"/>
            <w:bookmarkEnd w:id="421"/>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5C1A7245" w14:textId="77777777" w:rsidR="00735DDE" w:rsidRPr="00735DDE" w:rsidRDefault="00735DDE">
            <w:pPr>
              <w:ind w:left="150" w:right="150"/>
              <w:jc w:val="center"/>
              <w:rPr>
                <w:ins w:id="422" w:author="Ewan Carr" w:date="2023-02-28T17:50:00Z"/>
                <w:color w:val="333333"/>
                <w:sz w:val="16"/>
                <w:szCs w:val="16"/>
                <w:rPrChange w:id="423" w:author="Ewan Carr" w:date="2023-02-28T17:50:00Z">
                  <w:rPr>
                    <w:ins w:id="424" w:author="Ewan Carr" w:date="2023-02-28T17:50:00Z"/>
                    <w:color w:val="333333"/>
                    <w:sz w:val="27"/>
                    <w:szCs w:val="27"/>
                  </w:rPr>
                </w:rPrChange>
              </w:rPr>
              <w:pPrChange w:id="425" w:author="Ewan Carr" w:date="2023-02-28T17:50:00Z">
                <w:pPr>
                  <w:spacing w:before="150" w:after="150"/>
                  <w:ind w:left="150" w:right="150"/>
                  <w:jc w:val="center"/>
                </w:pPr>
              </w:pPrChange>
            </w:pPr>
            <w:ins w:id="426" w:author="Ewan Carr" w:date="2023-02-28T17:50:00Z">
              <w:r w:rsidRPr="00735DDE">
                <w:rPr>
                  <w:color w:val="333333"/>
                  <w:sz w:val="16"/>
                  <w:szCs w:val="16"/>
                  <w:rPrChange w:id="427" w:author="Ewan Carr" w:date="2023-02-28T17:50:00Z">
                    <w:rPr>
                      <w:color w:val="333333"/>
                      <w:sz w:val="27"/>
                      <w:szCs w:val="27"/>
                    </w:rPr>
                  </w:rPrChange>
                </w:rPr>
                <w:t>162 (70%)</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7D9EB1E8" w14:textId="77777777" w:rsidR="00735DDE" w:rsidRPr="00735DDE" w:rsidRDefault="00735DDE">
            <w:pPr>
              <w:ind w:left="150" w:right="150"/>
              <w:jc w:val="center"/>
              <w:rPr>
                <w:ins w:id="428" w:author="Ewan Carr" w:date="2023-02-28T17:50:00Z"/>
                <w:color w:val="333333"/>
                <w:sz w:val="16"/>
                <w:szCs w:val="16"/>
                <w:rPrChange w:id="429" w:author="Ewan Carr" w:date="2023-02-28T17:50:00Z">
                  <w:rPr>
                    <w:ins w:id="430" w:author="Ewan Carr" w:date="2023-02-28T17:50:00Z"/>
                    <w:color w:val="333333"/>
                    <w:sz w:val="27"/>
                    <w:szCs w:val="27"/>
                  </w:rPr>
                </w:rPrChange>
              </w:rPr>
              <w:pPrChange w:id="431" w:author="Ewan Carr" w:date="2023-02-28T17:50:00Z">
                <w:pPr>
                  <w:spacing w:before="150" w:after="150"/>
                  <w:ind w:left="150" w:right="150"/>
                  <w:jc w:val="center"/>
                </w:pPr>
              </w:pPrChange>
            </w:pPr>
            <w:ins w:id="432" w:author="Ewan Carr" w:date="2023-02-28T17:50:00Z">
              <w:r w:rsidRPr="00735DDE">
                <w:rPr>
                  <w:color w:val="333333"/>
                  <w:sz w:val="16"/>
                  <w:szCs w:val="16"/>
                  <w:rPrChange w:id="433" w:author="Ewan Carr" w:date="2023-02-28T17:50:00Z">
                    <w:rPr>
                      <w:color w:val="333333"/>
                      <w:sz w:val="27"/>
                      <w:szCs w:val="27"/>
                    </w:rPr>
                  </w:rPrChange>
                </w:rPr>
                <w:t>133 (62%)</w:t>
              </w:r>
            </w:ins>
          </w:p>
        </w:tc>
        <w:tc>
          <w:tcPr>
            <w:tcW w:w="0" w:type="auto"/>
            <w:tcBorders>
              <w:top w:val="single" w:sz="6" w:space="0" w:color="D3D3D3"/>
              <w:left w:val="nil"/>
              <w:right w:val="nil"/>
            </w:tcBorders>
            <w:shd w:val="clear" w:color="auto" w:fill="FFFFFF"/>
            <w:tcMar>
              <w:top w:w="120" w:type="dxa"/>
              <w:left w:w="75" w:type="dxa"/>
              <w:bottom w:w="120" w:type="dxa"/>
              <w:right w:w="75" w:type="dxa"/>
            </w:tcMar>
            <w:hideMark/>
          </w:tcPr>
          <w:p w14:paraId="4C1C0040" w14:textId="77777777" w:rsidR="00735DDE" w:rsidRPr="00735DDE" w:rsidRDefault="00735DDE">
            <w:pPr>
              <w:ind w:left="150" w:right="150"/>
              <w:jc w:val="center"/>
              <w:rPr>
                <w:ins w:id="434" w:author="Ewan Carr" w:date="2023-02-28T17:50:00Z"/>
                <w:color w:val="333333"/>
                <w:sz w:val="16"/>
                <w:szCs w:val="16"/>
                <w:rPrChange w:id="435" w:author="Ewan Carr" w:date="2023-02-28T17:50:00Z">
                  <w:rPr>
                    <w:ins w:id="436" w:author="Ewan Carr" w:date="2023-02-28T17:50:00Z"/>
                    <w:color w:val="333333"/>
                    <w:sz w:val="27"/>
                    <w:szCs w:val="27"/>
                  </w:rPr>
                </w:rPrChange>
              </w:rPr>
              <w:pPrChange w:id="437" w:author="Ewan Carr" w:date="2023-02-28T17:50:00Z">
                <w:pPr>
                  <w:spacing w:before="150" w:after="150"/>
                  <w:ind w:left="150" w:right="150"/>
                  <w:jc w:val="center"/>
                </w:pPr>
              </w:pPrChange>
            </w:pPr>
            <w:ins w:id="438" w:author="Ewan Carr" w:date="2023-02-28T17:50:00Z">
              <w:r w:rsidRPr="00735DDE">
                <w:rPr>
                  <w:color w:val="333333"/>
                  <w:sz w:val="16"/>
                  <w:szCs w:val="16"/>
                  <w:rPrChange w:id="439" w:author="Ewan Carr" w:date="2023-02-28T17:50:00Z">
                    <w:rPr>
                      <w:color w:val="333333"/>
                      <w:sz w:val="27"/>
                      <w:szCs w:val="27"/>
                    </w:rPr>
                  </w:rPrChange>
                </w:rPr>
                <w:t>264 (68%)</w:t>
              </w:r>
            </w:ins>
          </w:p>
        </w:tc>
      </w:tr>
      <w:tr w:rsidR="00EA5AF7" w:rsidRPr="00EA5AF7" w14:paraId="714CCE46" w14:textId="77777777" w:rsidTr="00A83087">
        <w:trPr>
          <w:jc w:val="center"/>
          <w:ins w:id="440" w:author="Ewan Carr" w:date="2023-02-28T17:50:00Z"/>
        </w:trPr>
        <w:tc>
          <w:tcPr>
            <w:tcW w:w="0" w:type="auto"/>
            <w:gridSpan w:val="4"/>
            <w:shd w:val="clear" w:color="auto" w:fill="FFFFFF"/>
            <w:tcMar>
              <w:top w:w="15" w:type="dxa"/>
              <w:left w:w="75" w:type="dxa"/>
              <w:bottom w:w="15" w:type="dxa"/>
              <w:right w:w="75" w:type="dxa"/>
            </w:tcMar>
            <w:hideMark/>
          </w:tcPr>
          <w:p w14:paraId="350A9041" w14:textId="77777777" w:rsidR="00735DDE" w:rsidRPr="00735DDE" w:rsidRDefault="00735DDE" w:rsidP="00735DDE">
            <w:pPr>
              <w:rPr>
                <w:ins w:id="441" w:author="Ewan Carr" w:date="2023-02-28T17:50:00Z"/>
                <w:color w:val="333333"/>
                <w:sz w:val="16"/>
                <w:szCs w:val="16"/>
                <w:rPrChange w:id="442" w:author="Ewan Carr" w:date="2023-02-28T17:50:00Z">
                  <w:rPr>
                    <w:ins w:id="443" w:author="Ewan Carr" w:date="2023-02-28T17:50:00Z"/>
                    <w:color w:val="333333"/>
                    <w:szCs w:val="22"/>
                  </w:rPr>
                </w:rPrChange>
              </w:rPr>
            </w:pPr>
            <w:ins w:id="444" w:author="Ewan Carr" w:date="2023-02-28T17:50:00Z">
              <w:r w:rsidRPr="00735DDE">
                <w:rPr>
                  <w:i/>
                  <w:iCs/>
                  <w:color w:val="333333"/>
                  <w:sz w:val="16"/>
                  <w:szCs w:val="16"/>
                  <w:vertAlign w:val="superscript"/>
                </w:rPr>
                <w:t>1</w:t>
              </w:r>
              <w:r w:rsidRPr="00735DDE">
                <w:rPr>
                  <w:color w:val="333333"/>
                  <w:sz w:val="16"/>
                  <w:szCs w:val="16"/>
                  <w:rPrChange w:id="445" w:author="Ewan Carr" w:date="2023-02-28T17:50:00Z">
                    <w:rPr>
                      <w:color w:val="333333"/>
                      <w:szCs w:val="22"/>
                    </w:rPr>
                  </w:rPrChange>
                </w:rPr>
                <w:t> Median (IQR); n (%)</w:t>
              </w:r>
            </w:ins>
          </w:p>
        </w:tc>
      </w:tr>
    </w:tbl>
    <w:p w14:paraId="2DACFA5A" w14:textId="703672F3" w:rsidR="00D17F57" w:rsidRPr="001F2132" w:rsidDel="00735DDE" w:rsidRDefault="007F05F8" w:rsidP="00AE5F9A">
      <w:pPr>
        <w:rPr>
          <w:del w:id="446" w:author="Ewan Carr" w:date="2023-02-28T17:36:00Z"/>
        </w:rPr>
      </w:pPr>
      <w:del w:id="447" w:author="Ewan Carr" w:date="2023-02-28T17:36:00Z">
        <w:r w:rsidRPr="001F2132" w:rsidDel="00735DDE">
          <w:rPr>
            <w:b/>
          </w:rPr>
          <w:delText xml:space="preserve">Supplementary Table </w:delText>
        </w:r>
        <w:r w:rsidR="00CD227A" w:rsidRPr="001F2132" w:rsidDel="00735DDE">
          <w:rPr>
            <w:b/>
          </w:rPr>
          <w:delText>2.1</w:delText>
        </w:r>
        <w:r w:rsidRPr="001F2132" w:rsidDel="00735DDE">
          <w:rPr>
            <w:b/>
          </w:rPr>
          <w:delText xml:space="preserve">. </w:delText>
        </w:r>
        <w:r w:rsidRPr="001F2132" w:rsidDel="00735DDE">
          <w:delText>Sociodemographic characteristics of excluded vs. included individuals at enrolment</w:delText>
        </w:r>
        <w:r w:rsidR="00CD227A" w:rsidRPr="001F2132" w:rsidDel="00735DDE">
          <w:delText>.</w:delText>
        </w:r>
      </w:del>
    </w:p>
    <w:p w14:paraId="78BB94C3" w14:textId="23E84744" w:rsidR="00017E1D" w:rsidDel="00735DDE" w:rsidRDefault="007F05F8">
      <w:pPr>
        <w:rPr>
          <w:del w:id="448" w:author="Ewan Carr" w:date="2023-02-28T17:50:00Z"/>
          <w:color w:val="333333"/>
        </w:rPr>
      </w:pPr>
      <w:del w:id="449" w:author="Ewan Carr" w:date="2023-02-28T17:50:00Z">
        <w:r w:rsidRPr="001F2132" w:rsidDel="00735DDE">
          <w:rPr>
            <w:noProof/>
            <w:color w:val="333333"/>
          </w:rPr>
          <w:drawing>
            <wp:inline distT="114300" distB="114300" distL="114300" distR="114300" wp14:anchorId="662527E4" wp14:editId="39DDA957">
              <wp:extent cx="5943600" cy="31877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3187700"/>
                      </a:xfrm>
                      <a:prstGeom prst="rect">
                        <a:avLst/>
                      </a:prstGeom>
                      <a:ln/>
                    </pic:spPr>
                  </pic:pic>
                </a:graphicData>
              </a:graphic>
            </wp:inline>
          </w:drawing>
        </w:r>
      </w:del>
    </w:p>
    <w:p w14:paraId="3A44FC90" w14:textId="6CE8B558" w:rsidR="00017E1D" w:rsidDel="005F094A" w:rsidRDefault="00017E1D" w:rsidP="00017E1D">
      <w:pPr>
        <w:jc w:val="both"/>
        <w:rPr>
          <w:del w:id="450" w:author="Ewan Carr" w:date="2023-02-28T18:06:00Z"/>
          <w:b/>
          <w:sz w:val="20"/>
          <w:szCs w:val="20"/>
        </w:rPr>
      </w:pPr>
    </w:p>
    <w:p w14:paraId="2B2418B5" w14:textId="3681E51C" w:rsidR="00017E1D" w:rsidRPr="001F2132" w:rsidDel="005F094A" w:rsidRDefault="00017E1D" w:rsidP="00017E1D">
      <w:pPr>
        <w:jc w:val="both"/>
        <w:rPr>
          <w:del w:id="451" w:author="Ewan Carr" w:date="2023-02-28T18:06:00Z"/>
        </w:rPr>
      </w:pPr>
    </w:p>
    <w:p w14:paraId="600D296F" w14:textId="303F2BA1" w:rsidR="00D17F57" w:rsidRPr="001F2132" w:rsidDel="005F094A" w:rsidRDefault="00D17F57">
      <w:pPr>
        <w:rPr>
          <w:del w:id="452" w:author="Ewan Carr" w:date="2023-02-28T18:06:00Z"/>
          <w:color w:val="333333"/>
        </w:rPr>
      </w:pPr>
    </w:p>
    <w:p w14:paraId="6FAEF013" w14:textId="77777777" w:rsidR="005F094A" w:rsidRDefault="005F094A">
      <w:pPr>
        <w:spacing w:before="240" w:after="120" w:line="276" w:lineRule="auto"/>
        <w:rPr>
          <w:ins w:id="453" w:author="Ewan Carr" w:date="2023-02-28T18:06:00Z"/>
          <w:b/>
        </w:rPr>
      </w:pPr>
      <w:ins w:id="454" w:author="Ewan Carr" w:date="2023-02-28T18:06:00Z">
        <w:r>
          <w:rPr>
            <w:b/>
          </w:rPr>
          <w:br w:type="page"/>
        </w:r>
      </w:ins>
    </w:p>
    <w:p w14:paraId="73FB5FE3" w14:textId="14FE0267" w:rsidR="00D17F57" w:rsidRDefault="007F05F8">
      <w:pPr>
        <w:keepNext/>
        <w:rPr>
          <w:ins w:id="455" w:author="Ewan Carr" w:date="2023-02-28T18:02:00Z"/>
        </w:rPr>
      </w:pPr>
      <w:bookmarkStart w:id="456" w:name="_Hlk128500795"/>
      <w:r w:rsidRPr="001F2132">
        <w:rPr>
          <w:b/>
        </w:rPr>
        <w:lastRenderedPageBreak/>
        <w:t>Supplementary Table 2</w:t>
      </w:r>
      <w:r w:rsidR="00CD227A" w:rsidRPr="001F2132">
        <w:rPr>
          <w:b/>
        </w:rPr>
        <w:t>.2</w:t>
      </w:r>
      <w:r w:rsidRPr="001F2132">
        <w:rPr>
          <w:b/>
        </w:rPr>
        <w:t>.</w:t>
      </w:r>
      <w:r w:rsidRPr="001F2132">
        <w:t xml:space="preserve"> Average marginal effects</w:t>
      </w:r>
    </w:p>
    <w:bookmarkEnd w:id="456"/>
    <w:p w14:paraId="2886ECFB" w14:textId="77777777" w:rsidR="008324AD" w:rsidRDefault="008324AD">
      <w:pPr>
        <w:keepNext/>
        <w:rPr>
          <w:ins w:id="457" w:author="Ewan Carr" w:date="2023-02-28T18:02:00Z"/>
          <w:bCs/>
          <w:iCs/>
          <w:sz w:val="20"/>
          <w:szCs w:val="20"/>
        </w:rPr>
      </w:pPr>
    </w:p>
    <w:p w14:paraId="174CF36F" w14:textId="1472C8F7" w:rsidR="008324AD" w:rsidRPr="008324AD" w:rsidRDefault="008324AD" w:rsidP="00B973D2">
      <w:pPr>
        <w:keepNext/>
        <w:rPr>
          <w:sz w:val="20"/>
          <w:szCs w:val="20"/>
          <w:rPrChange w:id="458" w:author="Ewan Carr" w:date="2023-02-28T18:02:00Z">
            <w:rPr/>
          </w:rPrChange>
        </w:rPr>
      </w:pPr>
      <w:ins w:id="459" w:author="Ewan Carr" w:date="2023-02-28T18:02:00Z">
        <w:r>
          <w:rPr>
            <w:bCs/>
            <w:i/>
            <w:sz w:val="20"/>
            <w:szCs w:val="20"/>
          </w:rPr>
          <w:t xml:space="preserve">Notes. </w:t>
        </w:r>
        <w:r>
          <w:rPr>
            <w:bCs/>
            <w:iCs/>
            <w:sz w:val="20"/>
            <w:szCs w:val="20"/>
          </w:rPr>
          <w:t xml:space="preserve">This table presents the median </w:t>
        </w:r>
      </w:ins>
      <w:ins w:id="460" w:author="Ewan Carr" w:date="2023-02-28T18:03:00Z">
        <w:r w:rsidR="00B973D2">
          <w:rPr>
            <w:bCs/>
            <w:iCs/>
            <w:sz w:val="20"/>
            <w:szCs w:val="20"/>
          </w:rPr>
          <w:t xml:space="preserve">of the posterior distribution and </w:t>
        </w:r>
      </w:ins>
      <w:ins w:id="461" w:author="Ewan Carr" w:date="2023-02-28T18:02:00Z">
        <w:r>
          <w:rPr>
            <w:bCs/>
            <w:iCs/>
            <w:sz w:val="20"/>
            <w:szCs w:val="20"/>
          </w:rPr>
          <w:t>89% credible interva</w:t>
        </w:r>
      </w:ins>
      <w:ins w:id="462" w:author="Ewan Carr" w:date="2023-02-28T18:03:00Z">
        <w:r>
          <w:rPr>
            <w:bCs/>
            <w:iCs/>
            <w:sz w:val="20"/>
            <w:szCs w:val="20"/>
          </w:rPr>
          <w:t xml:space="preserve">ls for marginal effects of each sleep feature and outcome. </w:t>
        </w:r>
        <w:r w:rsidR="004975D8">
          <w:rPr>
            <w:bCs/>
            <w:iCs/>
            <w:sz w:val="20"/>
            <w:szCs w:val="20"/>
          </w:rPr>
          <w:t xml:space="preserve">Adjusted estimates </w:t>
        </w:r>
      </w:ins>
      <w:ins w:id="463" w:author="Ewan Carr" w:date="2023-02-28T18:04:00Z">
        <w:r w:rsidR="003242BA">
          <w:rPr>
            <w:bCs/>
            <w:iCs/>
            <w:sz w:val="20"/>
            <w:szCs w:val="20"/>
          </w:rPr>
          <w:t xml:space="preserve">were </w:t>
        </w:r>
        <w:r w:rsidR="004975D8">
          <w:rPr>
            <w:bCs/>
            <w:iCs/>
            <w:sz w:val="20"/>
            <w:szCs w:val="20"/>
          </w:rPr>
          <w:t>adjusted for</w:t>
        </w:r>
      </w:ins>
      <w:ins w:id="464" w:author="Ewan Carr" w:date="2023-02-28T18:05:00Z">
        <w:r w:rsidR="003242BA">
          <w:rPr>
            <w:bCs/>
            <w:iCs/>
            <w:sz w:val="20"/>
            <w:szCs w:val="20"/>
          </w:rPr>
          <w:t xml:space="preserve"> (at enrolment) </w:t>
        </w:r>
        <w:r w:rsidR="003242BA" w:rsidRPr="003242BA">
          <w:rPr>
            <w:bCs/>
            <w:iCs/>
            <w:sz w:val="20"/>
            <w:szCs w:val="20"/>
          </w:rPr>
          <w:t>age, gender, years of education</w:t>
        </w:r>
        <w:r w:rsidR="003242BA">
          <w:rPr>
            <w:bCs/>
            <w:iCs/>
            <w:sz w:val="20"/>
            <w:szCs w:val="20"/>
          </w:rPr>
          <w:t xml:space="preserve">, </w:t>
        </w:r>
        <w:r w:rsidR="003242BA" w:rsidRPr="003242BA">
          <w:rPr>
            <w:bCs/>
            <w:iCs/>
            <w:sz w:val="20"/>
            <w:szCs w:val="20"/>
          </w:rPr>
          <w:t>partnership status</w:t>
        </w:r>
        <w:r w:rsidR="003242BA">
          <w:rPr>
            <w:bCs/>
            <w:iCs/>
            <w:sz w:val="20"/>
            <w:szCs w:val="20"/>
          </w:rPr>
          <w:t xml:space="preserve"> and (at each </w:t>
        </w:r>
        <w:r w:rsidR="003242BA" w:rsidRPr="003242BA">
          <w:rPr>
            <w:bCs/>
            <w:iCs/>
            <w:sz w:val="20"/>
            <w:szCs w:val="20"/>
          </w:rPr>
          <w:t>3-monthly outcome assessment</w:t>
        </w:r>
        <w:r w:rsidR="003242BA">
          <w:rPr>
            <w:bCs/>
            <w:iCs/>
            <w:sz w:val="20"/>
            <w:szCs w:val="20"/>
          </w:rPr>
          <w:t xml:space="preserve">) </w:t>
        </w:r>
        <w:r w:rsidR="003242BA" w:rsidRPr="003242BA">
          <w:rPr>
            <w:bCs/>
            <w:iCs/>
            <w:sz w:val="20"/>
            <w:szCs w:val="20"/>
          </w:rPr>
          <w:t xml:space="preserve">atypical depression subtype, current medication use, alcohol use, and hours of daylight in the month before each </w:t>
        </w:r>
        <w:r w:rsidR="003242BA">
          <w:rPr>
            <w:bCs/>
            <w:iCs/>
            <w:sz w:val="20"/>
            <w:szCs w:val="20"/>
          </w:rPr>
          <w:t xml:space="preserve">outcome </w:t>
        </w:r>
        <w:r w:rsidR="003242BA" w:rsidRPr="003242BA">
          <w:rPr>
            <w:bCs/>
            <w:iCs/>
            <w:sz w:val="20"/>
            <w:szCs w:val="20"/>
          </w:rPr>
          <w:t>assessment</w:t>
        </w:r>
        <w:r w:rsidR="003242BA">
          <w:rPr>
            <w:bCs/>
            <w:iCs/>
            <w:sz w:val="20"/>
            <w:szCs w:val="20"/>
          </w:rPr>
          <w:t>.</w:t>
        </w:r>
      </w:ins>
    </w:p>
    <w:p w14:paraId="7728B371" w14:textId="77777777" w:rsidR="000715F3" w:rsidRDefault="007F05F8">
      <w:pPr>
        <w:rPr>
          <w:ins w:id="465" w:author="Ewan Carr" w:date="2023-02-28T18:00:00Z"/>
        </w:rPr>
      </w:pPr>
      <w:del w:id="466" w:author="Ewan Carr" w:date="2023-02-28T18:00:00Z">
        <w:r w:rsidRPr="001F2132" w:rsidDel="000715F3">
          <w:rPr>
            <w:noProof/>
          </w:rPr>
          <w:drawing>
            <wp:inline distT="114300" distB="114300" distL="114300" distR="114300" wp14:anchorId="348F2DD5" wp14:editId="12AC1CA7">
              <wp:extent cx="5943600" cy="53975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5397500"/>
                      </a:xfrm>
                      <a:prstGeom prst="rect">
                        <a:avLst/>
                      </a:prstGeom>
                      <a:ln/>
                    </pic:spPr>
                  </pic:pic>
                </a:graphicData>
              </a:graphic>
            </wp:inline>
          </w:drawing>
        </w:r>
      </w:del>
    </w:p>
    <w:tbl>
      <w:tblPr>
        <w:tblW w:w="0" w:type="dxa"/>
        <w:tblBorders>
          <w:top w:val="single" w:sz="12" w:space="0" w:color="A8A8A8"/>
          <w:bottom w:val="single" w:sz="12" w:space="0" w:color="A8A8A8"/>
        </w:tblBorders>
        <w:shd w:val="clear" w:color="auto" w:fill="FFFFFF"/>
        <w:tblLayout w:type="fixed"/>
        <w:tblCellMar>
          <w:left w:w="0" w:type="dxa"/>
          <w:right w:w="0" w:type="dxa"/>
        </w:tblCellMar>
        <w:tblLook w:val="04A0" w:firstRow="1" w:lastRow="0" w:firstColumn="1" w:lastColumn="0" w:noHBand="0" w:noVBand="1"/>
        <w:tblPrChange w:id="467" w:author="Ewan Carr" w:date="2023-02-28T18:01:00Z">
          <w:tblPr>
            <w:tblW w:w="0" w:type="dxa"/>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PrChange>
      </w:tblPr>
      <w:tblGrid>
        <w:gridCol w:w="2690"/>
        <w:gridCol w:w="1397"/>
        <w:gridCol w:w="1397"/>
        <w:gridCol w:w="1397"/>
        <w:gridCol w:w="1397"/>
        <w:tblGridChange w:id="468">
          <w:tblGrid>
            <w:gridCol w:w="2690"/>
            <w:gridCol w:w="1397"/>
            <w:gridCol w:w="1397"/>
            <w:gridCol w:w="1397"/>
            <w:gridCol w:w="1397"/>
          </w:tblGrid>
        </w:tblGridChange>
      </w:tblGrid>
      <w:tr w:rsidR="000715F3" w:rsidRPr="000715F3" w14:paraId="37BF60B0" w14:textId="77777777" w:rsidTr="00D30A0C">
        <w:trPr>
          <w:trHeight w:val="20"/>
          <w:tblHeader/>
          <w:ins w:id="469" w:author="Ewan Carr" w:date="2023-02-28T18:00:00Z"/>
          <w:trPrChange w:id="470" w:author="Ewan Carr" w:date="2023-02-28T18:01:00Z">
            <w:trPr>
              <w:tblHeader/>
            </w:trPr>
          </w:trPrChange>
        </w:trPr>
        <w:tc>
          <w:tcPr>
            <w:tcW w:w="2690" w:type="dxa"/>
            <w:vMerge w:val="restart"/>
            <w:tcBorders>
              <w:left w:val="nil"/>
              <w:right w:val="nil"/>
            </w:tcBorders>
            <w:shd w:val="clear" w:color="auto" w:fill="FFFFFF"/>
            <w:tcMar>
              <w:top w:w="75" w:type="dxa"/>
              <w:left w:w="75" w:type="dxa"/>
              <w:bottom w:w="90" w:type="dxa"/>
              <w:right w:w="75" w:type="dxa"/>
            </w:tcMar>
            <w:vAlign w:val="bottom"/>
            <w:hideMark/>
            <w:tcPrChange w:id="471" w:author="Ewan Carr" w:date="2023-02-28T18:01:00Z">
              <w:tcPr>
                <w:tcW w:w="0" w:type="auto"/>
                <w:vMerge w:val="restart"/>
                <w:tcBorders>
                  <w:left w:val="nil"/>
                  <w:right w:val="nil"/>
                </w:tcBorders>
                <w:shd w:val="clear" w:color="auto" w:fill="FFFFFF"/>
                <w:tcMar>
                  <w:top w:w="75" w:type="dxa"/>
                  <w:left w:w="75" w:type="dxa"/>
                  <w:bottom w:w="90" w:type="dxa"/>
                  <w:right w:w="75" w:type="dxa"/>
                </w:tcMar>
                <w:vAlign w:val="bottom"/>
                <w:hideMark/>
              </w:tcPr>
            </w:tcPrChange>
          </w:tcPr>
          <w:p w14:paraId="6F78F7C0" w14:textId="77777777" w:rsidR="000715F3" w:rsidRPr="000715F3" w:rsidRDefault="000715F3">
            <w:pPr>
              <w:rPr>
                <w:ins w:id="472" w:author="Ewan Carr" w:date="2023-02-28T18:00:00Z"/>
                <w:sz w:val="16"/>
                <w:szCs w:val="16"/>
                <w:rPrChange w:id="473" w:author="Ewan Carr" w:date="2023-02-28T18:00:00Z">
                  <w:rPr>
                    <w:ins w:id="474" w:author="Ewan Carr" w:date="2023-02-28T18:00:00Z"/>
                    <w:sz w:val="20"/>
                  </w:rPr>
                </w:rPrChange>
              </w:rPr>
            </w:pPr>
          </w:p>
        </w:tc>
        <w:tc>
          <w:tcPr>
            <w:tcW w:w="2794" w:type="dxa"/>
            <w:gridSpan w:val="2"/>
            <w:shd w:val="clear" w:color="auto" w:fill="FFFFFF"/>
            <w:tcMar>
              <w:top w:w="0" w:type="dxa"/>
              <w:left w:w="60" w:type="dxa"/>
              <w:bottom w:w="0" w:type="dxa"/>
              <w:right w:w="60" w:type="dxa"/>
            </w:tcMar>
            <w:vAlign w:val="center"/>
            <w:hideMark/>
            <w:tcPrChange w:id="475" w:author="Ewan Carr" w:date="2023-02-28T18:01:00Z">
              <w:tcPr>
                <w:tcW w:w="0" w:type="auto"/>
                <w:gridSpan w:val="2"/>
                <w:shd w:val="clear" w:color="auto" w:fill="FFFFFF"/>
                <w:tcMar>
                  <w:top w:w="0" w:type="dxa"/>
                  <w:left w:w="60" w:type="dxa"/>
                  <w:bottom w:w="0" w:type="dxa"/>
                  <w:right w:w="60" w:type="dxa"/>
                </w:tcMar>
                <w:vAlign w:val="center"/>
                <w:hideMark/>
              </w:tcPr>
            </w:tcPrChange>
          </w:tcPr>
          <w:p w14:paraId="0EC56AC7" w14:textId="77777777" w:rsidR="000715F3" w:rsidRPr="000715F3" w:rsidRDefault="000715F3">
            <w:pPr>
              <w:jc w:val="center"/>
              <w:rPr>
                <w:ins w:id="476" w:author="Ewan Carr" w:date="2023-02-28T18:00:00Z"/>
                <w:b/>
                <w:bCs/>
                <w:color w:val="333333"/>
                <w:sz w:val="16"/>
                <w:szCs w:val="16"/>
                <w:rPrChange w:id="477" w:author="Ewan Carr" w:date="2023-02-28T18:00:00Z">
                  <w:rPr>
                    <w:ins w:id="478" w:author="Ewan Carr" w:date="2023-02-28T18:00:00Z"/>
                    <w:b/>
                    <w:bCs/>
                    <w:color w:val="333333"/>
                  </w:rPr>
                </w:rPrChange>
              </w:rPr>
            </w:pPr>
            <w:ins w:id="479" w:author="Ewan Carr" w:date="2023-02-28T18:00:00Z">
              <w:r w:rsidRPr="000715F3">
                <w:rPr>
                  <w:rStyle w:val="gtcolumnspanner"/>
                  <w:b/>
                  <w:bCs/>
                  <w:color w:val="333333"/>
                  <w:sz w:val="16"/>
                  <w:szCs w:val="16"/>
                  <w:rPrChange w:id="480" w:author="Ewan Carr" w:date="2023-02-28T18:00:00Z">
                    <w:rPr>
                      <w:rStyle w:val="gtcolumnspanner"/>
                      <w:b/>
                      <w:bCs/>
                      <w:color w:val="333333"/>
                    </w:rPr>
                  </w:rPrChange>
                </w:rPr>
                <w:t>Depression relapse</w:t>
              </w:r>
            </w:ins>
          </w:p>
        </w:tc>
        <w:tc>
          <w:tcPr>
            <w:tcW w:w="2794" w:type="dxa"/>
            <w:gridSpan w:val="2"/>
            <w:shd w:val="clear" w:color="auto" w:fill="FFFFFF"/>
            <w:tcMar>
              <w:top w:w="0" w:type="dxa"/>
              <w:left w:w="60" w:type="dxa"/>
              <w:bottom w:w="0" w:type="dxa"/>
              <w:right w:w="0" w:type="dxa"/>
            </w:tcMar>
            <w:vAlign w:val="center"/>
            <w:hideMark/>
            <w:tcPrChange w:id="481" w:author="Ewan Carr" w:date="2023-02-28T18:01:00Z">
              <w:tcPr>
                <w:tcW w:w="0" w:type="auto"/>
                <w:gridSpan w:val="2"/>
                <w:shd w:val="clear" w:color="auto" w:fill="FFFFFF"/>
                <w:tcMar>
                  <w:top w:w="0" w:type="dxa"/>
                  <w:left w:w="60" w:type="dxa"/>
                  <w:bottom w:w="0" w:type="dxa"/>
                  <w:right w:w="0" w:type="dxa"/>
                </w:tcMar>
                <w:vAlign w:val="center"/>
                <w:hideMark/>
              </w:tcPr>
            </w:tcPrChange>
          </w:tcPr>
          <w:p w14:paraId="469E08AB" w14:textId="77777777" w:rsidR="000715F3" w:rsidRPr="000715F3" w:rsidRDefault="000715F3">
            <w:pPr>
              <w:jc w:val="center"/>
              <w:rPr>
                <w:ins w:id="482" w:author="Ewan Carr" w:date="2023-02-28T18:00:00Z"/>
                <w:b/>
                <w:bCs/>
                <w:color w:val="333333"/>
                <w:sz w:val="16"/>
                <w:szCs w:val="16"/>
                <w:rPrChange w:id="483" w:author="Ewan Carr" w:date="2023-02-28T18:00:00Z">
                  <w:rPr>
                    <w:ins w:id="484" w:author="Ewan Carr" w:date="2023-02-28T18:00:00Z"/>
                    <w:b/>
                    <w:bCs/>
                    <w:color w:val="333333"/>
                  </w:rPr>
                </w:rPrChange>
              </w:rPr>
            </w:pPr>
            <w:ins w:id="485" w:author="Ewan Carr" w:date="2023-02-28T18:00:00Z">
              <w:r w:rsidRPr="000715F3">
                <w:rPr>
                  <w:rStyle w:val="gtcolumnspanner"/>
                  <w:b/>
                  <w:bCs/>
                  <w:color w:val="333333"/>
                  <w:sz w:val="16"/>
                  <w:szCs w:val="16"/>
                  <w:rPrChange w:id="486" w:author="Ewan Carr" w:date="2023-02-28T18:00:00Z">
                    <w:rPr>
                      <w:rStyle w:val="gtcolumnspanner"/>
                      <w:b/>
                      <w:bCs/>
                      <w:color w:val="333333"/>
                    </w:rPr>
                  </w:rPrChange>
                </w:rPr>
                <w:t>Depression severity (IDS-SR)</w:t>
              </w:r>
            </w:ins>
          </w:p>
        </w:tc>
      </w:tr>
      <w:tr w:rsidR="000715F3" w:rsidRPr="000715F3" w14:paraId="4BD2007B" w14:textId="77777777" w:rsidTr="00D30A0C">
        <w:trPr>
          <w:trHeight w:val="20"/>
          <w:tblHeader/>
          <w:ins w:id="487" w:author="Ewan Carr" w:date="2023-02-28T18:00:00Z"/>
          <w:trPrChange w:id="488" w:author="Ewan Carr" w:date="2023-02-28T18:01:00Z">
            <w:trPr>
              <w:tblHeader/>
            </w:trPr>
          </w:trPrChange>
        </w:trPr>
        <w:tc>
          <w:tcPr>
            <w:tcW w:w="2690" w:type="dxa"/>
            <w:vMerge/>
            <w:tcBorders>
              <w:left w:val="nil"/>
              <w:right w:val="nil"/>
            </w:tcBorders>
            <w:shd w:val="clear" w:color="auto" w:fill="FFFFFF"/>
            <w:vAlign w:val="center"/>
            <w:hideMark/>
            <w:tcPrChange w:id="489" w:author="Ewan Carr" w:date="2023-02-28T18:01:00Z">
              <w:tcPr>
                <w:tcW w:w="0" w:type="auto"/>
                <w:vMerge/>
                <w:tcBorders>
                  <w:left w:val="nil"/>
                  <w:right w:val="nil"/>
                </w:tcBorders>
                <w:shd w:val="clear" w:color="auto" w:fill="FFFFFF"/>
                <w:vAlign w:val="center"/>
                <w:hideMark/>
              </w:tcPr>
            </w:tcPrChange>
          </w:tcPr>
          <w:p w14:paraId="43ED0E3D" w14:textId="77777777" w:rsidR="000715F3" w:rsidRPr="000715F3" w:rsidRDefault="000715F3">
            <w:pPr>
              <w:rPr>
                <w:ins w:id="490" w:author="Ewan Carr" w:date="2023-02-28T18:00:00Z"/>
                <w:sz w:val="16"/>
                <w:szCs w:val="16"/>
                <w:rPrChange w:id="491" w:author="Ewan Carr" w:date="2023-02-28T18:00:00Z">
                  <w:rPr>
                    <w:ins w:id="492" w:author="Ewan Carr" w:date="2023-02-28T18:00:00Z"/>
                    <w:sz w:val="20"/>
                  </w:rPr>
                </w:rPrChange>
              </w:rPr>
            </w:pPr>
          </w:p>
        </w:tc>
        <w:tc>
          <w:tcPr>
            <w:tcW w:w="1397" w:type="dxa"/>
            <w:tcBorders>
              <w:left w:val="nil"/>
              <w:right w:val="nil"/>
            </w:tcBorders>
            <w:shd w:val="clear" w:color="auto" w:fill="FFFFFF"/>
            <w:tcMar>
              <w:top w:w="75" w:type="dxa"/>
              <w:left w:w="75" w:type="dxa"/>
              <w:bottom w:w="90" w:type="dxa"/>
              <w:right w:w="75" w:type="dxa"/>
            </w:tcMar>
            <w:vAlign w:val="bottom"/>
            <w:hideMark/>
            <w:tcPrChange w:id="493" w:author="Ewan Carr" w:date="2023-02-28T18:01:00Z">
              <w:tcPr>
                <w:tcW w:w="0" w:type="auto"/>
                <w:tcBorders>
                  <w:left w:val="nil"/>
                  <w:right w:val="nil"/>
                </w:tcBorders>
                <w:shd w:val="clear" w:color="auto" w:fill="FFFFFF"/>
                <w:tcMar>
                  <w:top w:w="75" w:type="dxa"/>
                  <w:left w:w="75" w:type="dxa"/>
                  <w:bottom w:w="90" w:type="dxa"/>
                  <w:right w:w="75" w:type="dxa"/>
                </w:tcMar>
                <w:vAlign w:val="bottom"/>
                <w:hideMark/>
              </w:tcPr>
            </w:tcPrChange>
          </w:tcPr>
          <w:p w14:paraId="78480CE1" w14:textId="77777777" w:rsidR="000715F3" w:rsidRPr="000715F3" w:rsidRDefault="000715F3">
            <w:pPr>
              <w:jc w:val="center"/>
              <w:rPr>
                <w:ins w:id="494" w:author="Ewan Carr" w:date="2023-02-28T18:00:00Z"/>
                <w:color w:val="333333"/>
                <w:sz w:val="16"/>
                <w:szCs w:val="16"/>
                <w:rPrChange w:id="495" w:author="Ewan Carr" w:date="2023-02-28T18:00:00Z">
                  <w:rPr>
                    <w:ins w:id="496" w:author="Ewan Carr" w:date="2023-02-28T18:00:00Z"/>
                    <w:color w:val="333333"/>
                  </w:rPr>
                </w:rPrChange>
              </w:rPr>
            </w:pPr>
            <w:ins w:id="497" w:author="Ewan Carr" w:date="2023-02-28T18:00:00Z">
              <w:r w:rsidRPr="000715F3">
                <w:rPr>
                  <w:color w:val="333333"/>
                  <w:sz w:val="16"/>
                  <w:szCs w:val="16"/>
                  <w:rPrChange w:id="498" w:author="Ewan Carr" w:date="2023-02-28T18:00:00Z">
                    <w:rPr>
                      <w:color w:val="333333"/>
                    </w:rPr>
                  </w:rPrChange>
                </w:rPr>
                <w:t>Unadjusted</w:t>
              </w:r>
            </w:ins>
          </w:p>
        </w:tc>
        <w:tc>
          <w:tcPr>
            <w:tcW w:w="1397" w:type="dxa"/>
            <w:tcBorders>
              <w:left w:val="nil"/>
              <w:right w:val="nil"/>
            </w:tcBorders>
            <w:shd w:val="clear" w:color="auto" w:fill="FFFFFF"/>
            <w:tcMar>
              <w:top w:w="75" w:type="dxa"/>
              <w:left w:w="75" w:type="dxa"/>
              <w:bottom w:w="90" w:type="dxa"/>
              <w:right w:w="75" w:type="dxa"/>
            </w:tcMar>
            <w:vAlign w:val="bottom"/>
            <w:hideMark/>
            <w:tcPrChange w:id="499" w:author="Ewan Carr" w:date="2023-02-28T18:01:00Z">
              <w:tcPr>
                <w:tcW w:w="0" w:type="auto"/>
                <w:tcBorders>
                  <w:left w:val="nil"/>
                  <w:right w:val="nil"/>
                </w:tcBorders>
                <w:shd w:val="clear" w:color="auto" w:fill="FFFFFF"/>
                <w:tcMar>
                  <w:top w:w="75" w:type="dxa"/>
                  <w:left w:w="75" w:type="dxa"/>
                  <w:bottom w:w="90" w:type="dxa"/>
                  <w:right w:w="75" w:type="dxa"/>
                </w:tcMar>
                <w:vAlign w:val="bottom"/>
                <w:hideMark/>
              </w:tcPr>
            </w:tcPrChange>
          </w:tcPr>
          <w:p w14:paraId="7F2301F4" w14:textId="77777777" w:rsidR="000715F3" w:rsidRPr="000715F3" w:rsidRDefault="000715F3">
            <w:pPr>
              <w:jc w:val="center"/>
              <w:rPr>
                <w:ins w:id="500" w:author="Ewan Carr" w:date="2023-02-28T18:00:00Z"/>
                <w:color w:val="333333"/>
                <w:sz w:val="16"/>
                <w:szCs w:val="16"/>
                <w:rPrChange w:id="501" w:author="Ewan Carr" w:date="2023-02-28T18:00:00Z">
                  <w:rPr>
                    <w:ins w:id="502" w:author="Ewan Carr" w:date="2023-02-28T18:00:00Z"/>
                    <w:color w:val="333333"/>
                  </w:rPr>
                </w:rPrChange>
              </w:rPr>
            </w:pPr>
            <w:ins w:id="503" w:author="Ewan Carr" w:date="2023-02-28T18:00:00Z">
              <w:r w:rsidRPr="000715F3">
                <w:rPr>
                  <w:color w:val="333333"/>
                  <w:sz w:val="16"/>
                  <w:szCs w:val="16"/>
                  <w:rPrChange w:id="504" w:author="Ewan Carr" w:date="2023-02-28T18:00:00Z">
                    <w:rPr>
                      <w:color w:val="333333"/>
                    </w:rPr>
                  </w:rPrChange>
                </w:rPr>
                <w:t>Adjusted</w:t>
              </w:r>
            </w:ins>
          </w:p>
        </w:tc>
        <w:tc>
          <w:tcPr>
            <w:tcW w:w="1397" w:type="dxa"/>
            <w:tcBorders>
              <w:left w:val="nil"/>
              <w:right w:val="nil"/>
            </w:tcBorders>
            <w:shd w:val="clear" w:color="auto" w:fill="FFFFFF"/>
            <w:tcMar>
              <w:top w:w="75" w:type="dxa"/>
              <w:left w:w="75" w:type="dxa"/>
              <w:bottom w:w="90" w:type="dxa"/>
              <w:right w:w="75" w:type="dxa"/>
            </w:tcMar>
            <w:vAlign w:val="bottom"/>
            <w:hideMark/>
            <w:tcPrChange w:id="505" w:author="Ewan Carr" w:date="2023-02-28T18:01:00Z">
              <w:tcPr>
                <w:tcW w:w="0" w:type="auto"/>
                <w:tcBorders>
                  <w:left w:val="nil"/>
                  <w:right w:val="nil"/>
                </w:tcBorders>
                <w:shd w:val="clear" w:color="auto" w:fill="FFFFFF"/>
                <w:tcMar>
                  <w:top w:w="75" w:type="dxa"/>
                  <w:left w:w="75" w:type="dxa"/>
                  <w:bottom w:w="90" w:type="dxa"/>
                  <w:right w:w="75" w:type="dxa"/>
                </w:tcMar>
                <w:vAlign w:val="bottom"/>
                <w:hideMark/>
              </w:tcPr>
            </w:tcPrChange>
          </w:tcPr>
          <w:p w14:paraId="7D0EF555" w14:textId="77777777" w:rsidR="000715F3" w:rsidRPr="000715F3" w:rsidRDefault="000715F3">
            <w:pPr>
              <w:jc w:val="center"/>
              <w:rPr>
                <w:ins w:id="506" w:author="Ewan Carr" w:date="2023-02-28T18:00:00Z"/>
                <w:color w:val="333333"/>
                <w:sz w:val="16"/>
                <w:szCs w:val="16"/>
                <w:rPrChange w:id="507" w:author="Ewan Carr" w:date="2023-02-28T18:00:00Z">
                  <w:rPr>
                    <w:ins w:id="508" w:author="Ewan Carr" w:date="2023-02-28T18:00:00Z"/>
                    <w:color w:val="333333"/>
                  </w:rPr>
                </w:rPrChange>
              </w:rPr>
            </w:pPr>
            <w:ins w:id="509" w:author="Ewan Carr" w:date="2023-02-28T18:00:00Z">
              <w:r w:rsidRPr="000715F3">
                <w:rPr>
                  <w:color w:val="333333"/>
                  <w:sz w:val="16"/>
                  <w:szCs w:val="16"/>
                  <w:rPrChange w:id="510" w:author="Ewan Carr" w:date="2023-02-28T18:00:00Z">
                    <w:rPr>
                      <w:color w:val="333333"/>
                    </w:rPr>
                  </w:rPrChange>
                </w:rPr>
                <w:t>Unadjusted</w:t>
              </w:r>
            </w:ins>
          </w:p>
        </w:tc>
        <w:tc>
          <w:tcPr>
            <w:tcW w:w="1397" w:type="dxa"/>
            <w:tcBorders>
              <w:left w:val="nil"/>
              <w:right w:val="nil"/>
            </w:tcBorders>
            <w:shd w:val="clear" w:color="auto" w:fill="FFFFFF"/>
            <w:tcMar>
              <w:top w:w="75" w:type="dxa"/>
              <w:left w:w="75" w:type="dxa"/>
              <w:bottom w:w="90" w:type="dxa"/>
              <w:right w:w="75" w:type="dxa"/>
            </w:tcMar>
            <w:vAlign w:val="bottom"/>
            <w:hideMark/>
            <w:tcPrChange w:id="511" w:author="Ewan Carr" w:date="2023-02-28T18:01:00Z">
              <w:tcPr>
                <w:tcW w:w="0" w:type="auto"/>
                <w:tcBorders>
                  <w:left w:val="nil"/>
                  <w:right w:val="nil"/>
                </w:tcBorders>
                <w:shd w:val="clear" w:color="auto" w:fill="FFFFFF"/>
                <w:tcMar>
                  <w:top w:w="75" w:type="dxa"/>
                  <w:left w:w="75" w:type="dxa"/>
                  <w:bottom w:w="90" w:type="dxa"/>
                  <w:right w:w="75" w:type="dxa"/>
                </w:tcMar>
                <w:vAlign w:val="bottom"/>
                <w:hideMark/>
              </w:tcPr>
            </w:tcPrChange>
          </w:tcPr>
          <w:p w14:paraId="41E6BC48" w14:textId="77777777" w:rsidR="000715F3" w:rsidRPr="000715F3" w:rsidRDefault="000715F3">
            <w:pPr>
              <w:jc w:val="center"/>
              <w:rPr>
                <w:ins w:id="512" w:author="Ewan Carr" w:date="2023-02-28T18:00:00Z"/>
                <w:color w:val="333333"/>
                <w:sz w:val="16"/>
                <w:szCs w:val="16"/>
                <w:rPrChange w:id="513" w:author="Ewan Carr" w:date="2023-02-28T18:00:00Z">
                  <w:rPr>
                    <w:ins w:id="514" w:author="Ewan Carr" w:date="2023-02-28T18:00:00Z"/>
                    <w:color w:val="333333"/>
                  </w:rPr>
                </w:rPrChange>
              </w:rPr>
            </w:pPr>
            <w:ins w:id="515" w:author="Ewan Carr" w:date="2023-02-28T18:00:00Z">
              <w:r w:rsidRPr="000715F3">
                <w:rPr>
                  <w:color w:val="333333"/>
                  <w:sz w:val="16"/>
                  <w:szCs w:val="16"/>
                  <w:rPrChange w:id="516" w:author="Ewan Carr" w:date="2023-02-28T18:00:00Z">
                    <w:rPr>
                      <w:color w:val="333333"/>
                    </w:rPr>
                  </w:rPrChange>
                </w:rPr>
                <w:t>Adjusted</w:t>
              </w:r>
            </w:ins>
          </w:p>
        </w:tc>
      </w:tr>
      <w:tr w:rsidR="000715F3" w:rsidRPr="000715F3" w14:paraId="2A9D3F09" w14:textId="77777777" w:rsidTr="00D30A0C">
        <w:trPr>
          <w:trHeight w:val="20"/>
          <w:ins w:id="517" w:author="Ewan Carr" w:date="2023-02-28T18:00:00Z"/>
        </w:trPr>
        <w:tc>
          <w:tcPr>
            <w:tcW w:w="8278" w:type="dxa"/>
            <w:gridSpan w:val="5"/>
            <w:tcBorders>
              <w:top w:val="single" w:sz="12" w:space="0" w:color="D3D3D3"/>
              <w:left w:val="nil"/>
              <w:bottom w:val="single" w:sz="12" w:space="0" w:color="D3D3D3"/>
              <w:right w:val="nil"/>
            </w:tcBorders>
            <w:shd w:val="clear" w:color="auto" w:fill="FFFFFF"/>
            <w:tcMar>
              <w:top w:w="120" w:type="dxa"/>
              <w:left w:w="75" w:type="dxa"/>
              <w:bottom w:w="120" w:type="dxa"/>
              <w:right w:w="75" w:type="dxa"/>
            </w:tcMar>
            <w:vAlign w:val="center"/>
            <w:hideMark/>
            <w:tcPrChange w:id="518" w:author="Ewan Carr" w:date="2023-02-28T18:01:00Z">
              <w:tcPr>
                <w:tcW w:w="0" w:type="auto"/>
                <w:gridSpan w:val="5"/>
                <w:tcBorders>
                  <w:top w:val="single" w:sz="12" w:space="0" w:color="D3D3D3"/>
                  <w:left w:val="nil"/>
                  <w:bottom w:val="single" w:sz="12" w:space="0" w:color="D3D3D3"/>
                  <w:right w:val="nil"/>
                </w:tcBorders>
                <w:shd w:val="clear" w:color="auto" w:fill="FFFFFF"/>
                <w:tcMar>
                  <w:top w:w="120" w:type="dxa"/>
                  <w:left w:w="75" w:type="dxa"/>
                  <w:bottom w:w="120" w:type="dxa"/>
                  <w:right w:w="75" w:type="dxa"/>
                </w:tcMar>
                <w:vAlign w:val="center"/>
                <w:hideMark/>
              </w:tcPr>
            </w:tcPrChange>
          </w:tcPr>
          <w:p w14:paraId="52693EDB" w14:textId="77777777" w:rsidR="000715F3" w:rsidRPr="000715F3" w:rsidRDefault="000715F3">
            <w:pPr>
              <w:rPr>
                <w:ins w:id="519" w:author="Ewan Carr" w:date="2023-02-28T18:00:00Z"/>
                <w:b/>
                <w:bCs/>
                <w:color w:val="333333"/>
                <w:sz w:val="16"/>
                <w:szCs w:val="16"/>
                <w:rPrChange w:id="520" w:author="Ewan Carr" w:date="2023-02-28T18:00:00Z">
                  <w:rPr>
                    <w:ins w:id="521" w:author="Ewan Carr" w:date="2023-02-28T18:00:00Z"/>
                    <w:b/>
                    <w:bCs/>
                    <w:color w:val="333333"/>
                  </w:rPr>
                </w:rPrChange>
              </w:rPr>
            </w:pPr>
            <w:ins w:id="522" w:author="Ewan Carr" w:date="2023-02-28T18:00:00Z">
              <w:r w:rsidRPr="000715F3">
                <w:rPr>
                  <w:b/>
                  <w:bCs/>
                  <w:color w:val="333333"/>
                  <w:sz w:val="16"/>
                  <w:szCs w:val="16"/>
                  <w:rPrChange w:id="523" w:author="Ewan Carr" w:date="2023-02-28T18:00:00Z">
                    <w:rPr>
                      <w:b/>
                      <w:bCs/>
                      <w:color w:val="333333"/>
                    </w:rPr>
                  </w:rPrChange>
                </w:rPr>
                <w:t>Sleep Duration</w:t>
              </w:r>
            </w:ins>
          </w:p>
        </w:tc>
      </w:tr>
      <w:tr w:rsidR="000715F3" w:rsidRPr="000715F3" w14:paraId="035AA786" w14:textId="77777777" w:rsidTr="00D30A0C">
        <w:trPr>
          <w:trHeight w:val="20"/>
          <w:ins w:id="524" w:author="Ewan Carr" w:date="2023-02-28T18:00:00Z"/>
        </w:trPr>
        <w:tc>
          <w:tcPr>
            <w:tcW w:w="2690" w:type="dxa"/>
            <w:tcBorders>
              <w:top w:val="single" w:sz="12" w:space="0" w:color="D3D3D3"/>
              <w:left w:val="nil"/>
              <w:right w:val="nil"/>
            </w:tcBorders>
            <w:shd w:val="clear" w:color="auto" w:fill="FFFFFF"/>
            <w:tcMar>
              <w:top w:w="120" w:type="dxa"/>
              <w:left w:w="75" w:type="dxa"/>
              <w:bottom w:w="120" w:type="dxa"/>
              <w:right w:w="75" w:type="dxa"/>
            </w:tcMar>
            <w:vAlign w:val="center"/>
            <w:hideMark/>
            <w:tcPrChange w:id="525" w:author="Ewan Carr" w:date="2023-02-28T18:01: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6D881030" w14:textId="77777777" w:rsidR="000715F3" w:rsidRPr="000715F3" w:rsidRDefault="000715F3" w:rsidP="000715F3">
            <w:pPr>
              <w:pStyle w:val="NormalWeb"/>
              <w:spacing w:before="0" w:beforeAutospacing="0" w:after="0" w:afterAutospacing="0"/>
              <w:ind w:left="150" w:right="150"/>
              <w:rPr>
                <w:ins w:id="526" w:author="Ewan Carr" w:date="2023-02-28T18:00:00Z"/>
                <w:color w:val="333333"/>
                <w:sz w:val="16"/>
                <w:szCs w:val="16"/>
                <w:rPrChange w:id="527" w:author="Ewan Carr" w:date="2023-02-28T18:00:00Z">
                  <w:rPr>
                    <w:ins w:id="528" w:author="Ewan Carr" w:date="2023-02-28T18:00:00Z"/>
                    <w:color w:val="333333"/>
                    <w:sz w:val="27"/>
                    <w:szCs w:val="27"/>
                  </w:rPr>
                </w:rPrChange>
              </w:rPr>
            </w:pPr>
            <w:ins w:id="529" w:author="Ewan Carr" w:date="2023-02-28T18:00:00Z">
              <w:r w:rsidRPr="000715F3">
                <w:rPr>
                  <w:color w:val="333333"/>
                  <w:sz w:val="16"/>
                  <w:szCs w:val="16"/>
                  <w:rPrChange w:id="530" w:author="Ewan Carr" w:date="2023-02-28T18:00:00Z">
                    <w:rPr>
                      <w:color w:val="333333"/>
                      <w:sz w:val="27"/>
                      <w:szCs w:val="27"/>
                    </w:rPr>
                  </w:rPrChange>
                </w:rPr>
                <w:t>Total sleep time, median</w:t>
              </w:r>
            </w:ins>
          </w:p>
        </w:tc>
        <w:tc>
          <w:tcPr>
            <w:tcW w:w="1397" w:type="dxa"/>
            <w:tcBorders>
              <w:top w:val="single" w:sz="12" w:space="0" w:color="D3D3D3"/>
              <w:left w:val="nil"/>
              <w:right w:val="nil"/>
            </w:tcBorders>
            <w:shd w:val="clear" w:color="auto" w:fill="FFFFFF"/>
            <w:tcMar>
              <w:top w:w="120" w:type="dxa"/>
              <w:left w:w="75" w:type="dxa"/>
              <w:bottom w:w="120" w:type="dxa"/>
              <w:right w:w="75" w:type="dxa"/>
            </w:tcMar>
            <w:vAlign w:val="center"/>
            <w:hideMark/>
            <w:tcPrChange w:id="531" w:author="Ewan Carr" w:date="2023-02-28T18:01: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17E1EC10" w14:textId="77777777" w:rsidR="000715F3" w:rsidRPr="000715F3" w:rsidRDefault="000715F3" w:rsidP="000715F3">
            <w:pPr>
              <w:pStyle w:val="NormalWeb"/>
              <w:spacing w:before="0" w:beforeAutospacing="0" w:after="0" w:afterAutospacing="0"/>
              <w:ind w:left="150" w:right="150"/>
              <w:jc w:val="center"/>
              <w:rPr>
                <w:ins w:id="532" w:author="Ewan Carr" w:date="2023-02-28T18:00:00Z"/>
                <w:color w:val="333333"/>
                <w:sz w:val="16"/>
                <w:szCs w:val="16"/>
                <w:rPrChange w:id="533" w:author="Ewan Carr" w:date="2023-02-28T18:00:00Z">
                  <w:rPr>
                    <w:ins w:id="534" w:author="Ewan Carr" w:date="2023-02-28T18:00:00Z"/>
                    <w:color w:val="333333"/>
                    <w:sz w:val="27"/>
                    <w:szCs w:val="27"/>
                  </w:rPr>
                </w:rPrChange>
              </w:rPr>
            </w:pPr>
            <w:ins w:id="535" w:author="Ewan Carr" w:date="2023-02-28T18:00:00Z">
              <w:r w:rsidRPr="000715F3">
                <w:rPr>
                  <w:color w:val="333333"/>
                  <w:sz w:val="16"/>
                  <w:szCs w:val="16"/>
                  <w:rPrChange w:id="536" w:author="Ewan Carr" w:date="2023-02-28T18:00:00Z">
                    <w:rPr>
                      <w:color w:val="333333"/>
                      <w:sz w:val="27"/>
                      <w:szCs w:val="27"/>
                    </w:rPr>
                  </w:rPrChange>
                </w:rPr>
                <w:t>0·3 [-1.2, 1.9]</w:t>
              </w:r>
            </w:ins>
          </w:p>
        </w:tc>
        <w:tc>
          <w:tcPr>
            <w:tcW w:w="1397" w:type="dxa"/>
            <w:tcBorders>
              <w:top w:val="single" w:sz="12" w:space="0" w:color="D3D3D3"/>
              <w:left w:val="nil"/>
              <w:right w:val="nil"/>
            </w:tcBorders>
            <w:shd w:val="clear" w:color="auto" w:fill="FFFFFF"/>
            <w:tcMar>
              <w:top w:w="120" w:type="dxa"/>
              <w:left w:w="75" w:type="dxa"/>
              <w:bottom w:w="120" w:type="dxa"/>
              <w:right w:w="75" w:type="dxa"/>
            </w:tcMar>
            <w:vAlign w:val="center"/>
            <w:hideMark/>
            <w:tcPrChange w:id="537" w:author="Ewan Carr" w:date="2023-02-28T18:01: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5129E792" w14:textId="77777777" w:rsidR="000715F3" w:rsidRPr="000715F3" w:rsidRDefault="000715F3" w:rsidP="000715F3">
            <w:pPr>
              <w:pStyle w:val="NormalWeb"/>
              <w:spacing w:before="0" w:beforeAutospacing="0" w:after="0" w:afterAutospacing="0"/>
              <w:ind w:left="150" w:right="150"/>
              <w:jc w:val="center"/>
              <w:rPr>
                <w:ins w:id="538" w:author="Ewan Carr" w:date="2023-02-28T18:00:00Z"/>
                <w:color w:val="333333"/>
                <w:sz w:val="16"/>
                <w:szCs w:val="16"/>
                <w:rPrChange w:id="539" w:author="Ewan Carr" w:date="2023-02-28T18:00:00Z">
                  <w:rPr>
                    <w:ins w:id="540" w:author="Ewan Carr" w:date="2023-02-28T18:00:00Z"/>
                    <w:color w:val="333333"/>
                    <w:sz w:val="27"/>
                    <w:szCs w:val="27"/>
                  </w:rPr>
                </w:rPrChange>
              </w:rPr>
            </w:pPr>
            <w:ins w:id="541" w:author="Ewan Carr" w:date="2023-02-28T18:00:00Z">
              <w:r w:rsidRPr="000715F3">
                <w:rPr>
                  <w:color w:val="333333"/>
                  <w:sz w:val="16"/>
                  <w:szCs w:val="16"/>
                  <w:rPrChange w:id="542" w:author="Ewan Carr" w:date="2023-02-28T18:00:00Z">
                    <w:rPr>
                      <w:color w:val="333333"/>
                      <w:sz w:val="27"/>
                      <w:szCs w:val="27"/>
                    </w:rPr>
                  </w:rPrChange>
                </w:rPr>
                <w:t>-0·4 [-2.0, 1.3]</w:t>
              </w:r>
            </w:ins>
          </w:p>
        </w:tc>
        <w:tc>
          <w:tcPr>
            <w:tcW w:w="1397" w:type="dxa"/>
            <w:tcBorders>
              <w:top w:val="single" w:sz="12" w:space="0" w:color="D3D3D3"/>
              <w:left w:val="nil"/>
              <w:right w:val="nil"/>
            </w:tcBorders>
            <w:shd w:val="clear" w:color="auto" w:fill="FFFFFF"/>
            <w:tcMar>
              <w:top w:w="120" w:type="dxa"/>
              <w:left w:w="75" w:type="dxa"/>
              <w:bottom w:w="120" w:type="dxa"/>
              <w:right w:w="75" w:type="dxa"/>
            </w:tcMar>
            <w:vAlign w:val="center"/>
            <w:hideMark/>
            <w:tcPrChange w:id="543" w:author="Ewan Carr" w:date="2023-02-28T18:01: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4FA5AA00" w14:textId="77777777" w:rsidR="000715F3" w:rsidRPr="000715F3" w:rsidRDefault="000715F3" w:rsidP="000715F3">
            <w:pPr>
              <w:pStyle w:val="NormalWeb"/>
              <w:spacing w:before="0" w:beforeAutospacing="0" w:after="0" w:afterAutospacing="0"/>
              <w:ind w:left="150" w:right="150"/>
              <w:jc w:val="center"/>
              <w:rPr>
                <w:ins w:id="544" w:author="Ewan Carr" w:date="2023-02-28T18:00:00Z"/>
                <w:color w:val="333333"/>
                <w:sz w:val="16"/>
                <w:szCs w:val="16"/>
                <w:rPrChange w:id="545" w:author="Ewan Carr" w:date="2023-02-28T18:00:00Z">
                  <w:rPr>
                    <w:ins w:id="546" w:author="Ewan Carr" w:date="2023-02-28T18:00:00Z"/>
                    <w:color w:val="333333"/>
                    <w:sz w:val="27"/>
                    <w:szCs w:val="27"/>
                  </w:rPr>
                </w:rPrChange>
              </w:rPr>
            </w:pPr>
            <w:ins w:id="547" w:author="Ewan Carr" w:date="2023-02-28T18:00:00Z">
              <w:r w:rsidRPr="000715F3">
                <w:rPr>
                  <w:color w:val="333333"/>
                  <w:sz w:val="16"/>
                  <w:szCs w:val="16"/>
                  <w:rPrChange w:id="548" w:author="Ewan Carr" w:date="2023-02-28T18:00:00Z">
                    <w:rPr>
                      <w:color w:val="333333"/>
                      <w:sz w:val="27"/>
                      <w:szCs w:val="27"/>
                    </w:rPr>
                  </w:rPrChange>
                </w:rPr>
                <w:t>0·1 [-0.3, 0.4]</w:t>
              </w:r>
            </w:ins>
          </w:p>
        </w:tc>
        <w:tc>
          <w:tcPr>
            <w:tcW w:w="1397" w:type="dxa"/>
            <w:tcBorders>
              <w:top w:val="single" w:sz="12" w:space="0" w:color="D3D3D3"/>
              <w:left w:val="nil"/>
              <w:right w:val="nil"/>
            </w:tcBorders>
            <w:shd w:val="clear" w:color="auto" w:fill="FFFFFF"/>
            <w:tcMar>
              <w:top w:w="120" w:type="dxa"/>
              <w:left w:w="75" w:type="dxa"/>
              <w:bottom w:w="120" w:type="dxa"/>
              <w:right w:w="75" w:type="dxa"/>
            </w:tcMar>
            <w:vAlign w:val="center"/>
            <w:hideMark/>
            <w:tcPrChange w:id="549" w:author="Ewan Carr" w:date="2023-02-28T18:01: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2177934D" w14:textId="77777777" w:rsidR="000715F3" w:rsidRPr="000715F3" w:rsidRDefault="000715F3" w:rsidP="000715F3">
            <w:pPr>
              <w:pStyle w:val="NormalWeb"/>
              <w:spacing w:before="0" w:beforeAutospacing="0" w:after="0" w:afterAutospacing="0"/>
              <w:ind w:left="150" w:right="150"/>
              <w:jc w:val="center"/>
              <w:rPr>
                <w:ins w:id="550" w:author="Ewan Carr" w:date="2023-02-28T18:00:00Z"/>
                <w:color w:val="333333"/>
                <w:sz w:val="16"/>
                <w:szCs w:val="16"/>
                <w:rPrChange w:id="551" w:author="Ewan Carr" w:date="2023-02-28T18:00:00Z">
                  <w:rPr>
                    <w:ins w:id="552" w:author="Ewan Carr" w:date="2023-02-28T18:00:00Z"/>
                    <w:color w:val="333333"/>
                    <w:sz w:val="27"/>
                    <w:szCs w:val="27"/>
                  </w:rPr>
                </w:rPrChange>
              </w:rPr>
            </w:pPr>
            <w:ins w:id="553" w:author="Ewan Carr" w:date="2023-02-28T18:00:00Z">
              <w:r w:rsidRPr="000715F3">
                <w:rPr>
                  <w:color w:val="333333"/>
                  <w:sz w:val="16"/>
                  <w:szCs w:val="16"/>
                  <w:rPrChange w:id="554" w:author="Ewan Carr" w:date="2023-02-28T18:00:00Z">
                    <w:rPr>
                      <w:color w:val="333333"/>
                      <w:sz w:val="27"/>
                      <w:szCs w:val="27"/>
                    </w:rPr>
                  </w:rPrChange>
                </w:rPr>
                <w:t>0·2 [-0.2, 0.6]</w:t>
              </w:r>
            </w:ins>
          </w:p>
        </w:tc>
      </w:tr>
      <w:tr w:rsidR="000715F3" w:rsidRPr="000715F3" w14:paraId="5DA2B7B3" w14:textId="77777777" w:rsidTr="00D30A0C">
        <w:trPr>
          <w:trHeight w:val="20"/>
          <w:ins w:id="555" w:author="Ewan Carr" w:date="2023-02-28T18:00:00Z"/>
        </w:trPr>
        <w:tc>
          <w:tcPr>
            <w:tcW w:w="2690"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556"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47D97C26" w14:textId="77777777" w:rsidR="000715F3" w:rsidRPr="000715F3" w:rsidRDefault="000715F3" w:rsidP="000715F3">
            <w:pPr>
              <w:pStyle w:val="NormalWeb"/>
              <w:spacing w:before="0" w:beforeAutospacing="0" w:after="0" w:afterAutospacing="0"/>
              <w:ind w:left="150" w:right="150"/>
              <w:rPr>
                <w:ins w:id="557" w:author="Ewan Carr" w:date="2023-02-28T18:00:00Z"/>
                <w:color w:val="333333"/>
                <w:sz w:val="16"/>
                <w:szCs w:val="16"/>
                <w:rPrChange w:id="558" w:author="Ewan Carr" w:date="2023-02-28T18:00:00Z">
                  <w:rPr>
                    <w:ins w:id="559" w:author="Ewan Carr" w:date="2023-02-28T18:00:00Z"/>
                    <w:color w:val="333333"/>
                    <w:sz w:val="27"/>
                    <w:szCs w:val="27"/>
                  </w:rPr>
                </w:rPrChange>
              </w:rPr>
            </w:pPr>
            <w:ins w:id="560" w:author="Ewan Carr" w:date="2023-02-28T18:00:00Z">
              <w:r w:rsidRPr="000715F3">
                <w:rPr>
                  <w:color w:val="333333"/>
                  <w:sz w:val="16"/>
                  <w:szCs w:val="16"/>
                  <w:rPrChange w:id="561" w:author="Ewan Carr" w:date="2023-02-28T18:00:00Z">
                    <w:rPr>
                      <w:color w:val="333333"/>
                      <w:sz w:val="27"/>
                      <w:szCs w:val="27"/>
                    </w:rPr>
                  </w:rPrChange>
                </w:rPr>
                <w:t>Total sleep time, variance</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562"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7D7C87AE" w14:textId="77777777" w:rsidR="000715F3" w:rsidRPr="000715F3" w:rsidRDefault="000715F3" w:rsidP="000715F3">
            <w:pPr>
              <w:pStyle w:val="NormalWeb"/>
              <w:spacing w:before="0" w:beforeAutospacing="0" w:after="0" w:afterAutospacing="0"/>
              <w:ind w:left="150" w:right="150"/>
              <w:jc w:val="center"/>
              <w:rPr>
                <w:ins w:id="563" w:author="Ewan Carr" w:date="2023-02-28T18:00:00Z"/>
                <w:color w:val="333333"/>
                <w:sz w:val="16"/>
                <w:szCs w:val="16"/>
                <w:rPrChange w:id="564" w:author="Ewan Carr" w:date="2023-02-28T18:00:00Z">
                  <w:rPr>
                    <w:ins w:id="565" w:author="Ewan Carr" w:date="2023-02-28T18:00:00Z"/>
                    <w:color w:val="333333"/>
                    <w:sz w:val="27"/>
                    <w:szCs w:val="27"/>
                  </w:rPr>
                </w:rPrChange>
              </w:rPr>
            </w:pPr>
            <w:ins w:id="566" w:author="Ewan Carr" w:date="2023-02-28T18:00:00Z">
              <w:r w:rsidRPr="000715F3">
                <w:rPr>
                  <w:color w:val="333333"/>
                  <w:sz w:val="16"/>
                  <w:szCs w:val="16"/>
                  <w:rPrChange w:id="567" w:author="Ewan Carr" w:date="2023-02-28T18:00:00Z">
                    <w:rPr>
                      <w:color w:val="333333"/>
                      <w:sz w:val="27"/>
                      <w:szCs w:val="27"/>
                    </w:rPr>
                  </w:rPrChange>
                </w:rPr>
                <w:t>2·0 [0.5, 3.7]</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568"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2D6E2229" w14:textId="77777777" w:rsidR="000715F3" w:rsidRPr="000715F3" w:rsidRDefault="000715F3" w:rsidP="000715F3">
            <w:pPr>
              <w:pStyle w:val="NormalWeb"/>
              <w:spacing w:before="0" w:beforeAutospacing="0" w:after="0" w:afterAutospacing="0"/>
              <w:ind w:left="150" w:right="150"/>
              <w:jc w:val="center"/>
              <w:rPr>
                <w:ins w:id="569" w:author="Ewan Carr" w:date="2023-02-28T18:00:00Z"/>
                <w:color w:val="333333"/>
                <w:sz w:val="16"/>
                <w:szCs w:val="16"/>
                <w:rPrChange w:id="570" w:author="Ewan Carr" w:date="2023-02-28T18:00:00Z">
                  <w:rPr>
                    <w:ins w:id="571" w:author="Ewan Carr" w:date="2023-02-28T18:00:00Z"/>
                    <w:color w:val="333333"/>
                    <w:sz w:val="27"/>
                    <w:szCs w:val="27"/>
                  </w:rPr>
                </w:rPrChange>
              </w:rPr>
            </w:pPr>
            <w:ins w:id="572" w:author="Ewan Carr" w:date="2023-02-28T18:00:00Z">
              <w:r w:rsidRPr="000715F3">
                <w:rPr>
                  <w:color w:val="333333"/>
                  <w:sz w:val="16"/>
                  <w:szCs w:val="16"/>
                  <w:rPrChange w:id="573" w:author="Ewan Carr" w:date="2023-02-28T18:00:00Z">
                    <w:rPr>
                      <w:color w:val="333333"/>
                      <w:sz w:val="27"/>
                      <w:szCs w:val="27"/>
                    </w:rPr>
                  </w:rPrChange>
                </w:rPr>
                <w:t>2·0 [0.4, 3.8]</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574"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752153C9" w14:textId="77777777" w:rsidR="000715F3" w:rsidRPr="000715F3" w:rsidRDefault="000715F3" w:rsidP="000715F3">
            <w:pPr>
              <w:pStyle w:val="NormalWeb"/>
              <w:spacing w:before="0" w:beforeAutospacing="0" w:after="0" w:afterAutospacing="0"/>
              <w:ind w:left="150" w:right="150"/>
              <w:jc w:val="center"/>
              <w:rPr>
                <w:ins w:id="575" w:author="Ewan Carr" w:date="2023-02-28T18:00:00Z"/>
                <w:color w:val="333333"/>
                <w:sz w:val="16"/>
                <w:szCs w:val="16"/>
                <w:rPrChange w:id="576" w:author="Ewan Carr" w:date="2023-02-28T18:00:00Z">
                  <w:rPr>
                    <w:ins w:id="577" w:author="Ewan Carr" w:date="2023-02-28T18:00:00Z"/>
                    <w:color w:val="333333"/>
                    <w:sz w:val="27"/>
                    <w:szCs w:val="27"/>
                  </w:rPr>
                </w:rPrChange>
              </w:rPr>
            </w:pPr>
            <w:ins w:id="578" w:author="Ewan Carr" w:date="2023-02-28T18:00:00Z">
              <w:r w:rsidRPr="000715F3">
                <w:rPr>
                  <w:color w:val="333333"/>
                  <w:sz w:val="16"/>
                  <w:szCs w:val="16"/>
                  <w:rPrChange w:id="579" w:author="Ewan Carr" w:date="2023-02-28T18:00:00Z">
                    <w:rPr>
                      <w:color w:val="333333"/>
                      <w:sz w:val="27"/>
                      <w:szCs w:val="27"/>
                    </w:rPr>
                  </w:rPrChange>
                </w:rPr>
                <w:t>1·2 [0.8, 1.5]</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580"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1A983E82" w14:textId="77777777" w:rsidR="000715F3" w:rsidRPr="000715F3" w:rsidRDefault="000715F3" w:rsidP="000715F3">
            <w:pPr>
              <w:pStyle w:val="NormalWeb"/>
              <w:spacing w:before="0" w:beforeAutospacing="0" w:after="0" w:afterAutospacing="0"/>
              <w:ind w:left="150" w:right="150"/>
              <w:jc w:val="center"/>
              <w:rPr>
                <w:ins w:id="581" w:author="Ewan Carr" w:date="2023-02-28T18:00:00Z"/>
                <w:color w:val="333333"/>
                <w:sz w:val="16"/>
                <w:szCs w:val="16"/>
                <w:rPrChange w:id="582" w:author="Ewan Carr" w:date="2023-02-28T18:00:00Z">
                  <w:rPr>
                    <w:ins w:id="583" w:author="Ewan Carr" w:date="2023-02-28T18:00:00Z"/>
                    <w:color w:val="333333"/>
                    <w:sz w:val="27"/>
                    <w:szCs w:val="27"/>
                  </w:rPr>
                </w:rPrChange>
              </w:rPr>
            </w:pPr>
            <w:ins w:id="584" w:author="Ewan Carr" w:date="2023-02-28T18:00:00Z">
              <w:r w:rsidRPr="000715F3">
                <w:rPr>
                  <w:color w:val="333333"/>
                  <w:sz w:val="16"/>
                  <w:szCs w:val="16"/>
                  <w:rPrChange w:id="585" w:author="Ewan Carr" w:date="2023-02-28T18:00:00Z">
                    <w:rPr>
                      <w:color w:val="333333"/>
                      <w:sz w:val="27"/>
                      <w:szCs w:val="27"/>
                    </w:rPr>
                  </w:rPrChange>
                </w:rPr>
                <w:t>0·9 [0.5, 1.2]</w:t>
              </w:r>
            </w:ins>
          </w:p>
        </w:tc>
      </w:tr>
      <w:tr w:rsidR="000715F3" w:rsidRPr="000715F3" w14:paraId="104AF401" w14:textId="77777777" w:rsidTr="00D30A0C">
        <w:trPr>
          <w:trHeight w:val="20"/>
          <w:ins w:id="586" w:author="Ewan Carr" w:date="2023-02-28T18:00:00Z"/>
        </w:trPr>
        <w:tc>
          <w:tcPr>
            <w:tcW w:w="2690"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587"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466E29E4" w14:textId="77777777" w:rsidR="000715F3" w:rsidRPr="000715F3" w:rsidRDefault="000715F3" w:rsidP="000715F3">
            <w:pPr>
              <w:pStyle w:val="NormalWeb"/>
              <w:spacing w:before="0" w:beforeAutospacing="0" w:after="0" w:afterAutospacing="0"/>
              <w:ind w:left="150" w:right="150"/>
              <w:rPr>
                <w:ins w:id="588" w:author="Ewan Carr" w:date="2023-02-28T18:00:00Z"/>
                <w:color w:val="333333"/>
                <w:sz w:val="16"/>
                <w:szCs w:val="16"/>
                <w:rPrChange w:id="589" w:author="Ewan Carr" w:date="2023-02-28T18:00:00Z">
                  <w:rPr>
                    <w:ins w:id="590" w:author="Ewan Carr" w:date="2023-02-28T18:00:00Z"/>
                    <w:color w:val="333333"/>
                    <w:sz w:val="27"/>
                    <w:szCs w:val="27"/>
                  </w:rPr>
                </w:rPrChange>
              </w:rPr>
            </w:pPr>
            <w:ins w:id="591" w:author="Ewan Carr" w:date="2023-02-28T18:00:00Z">
              <w:r w:rsidRPr="000715F3">
                <w:rPr>
                  <w:color w:val="333333"/>
                  <w:sz w:val="16"/>
                  <w:szCs w:val="16"/>
                  <w:rPrChange w:id="592" w:author="Ewan Carr" w:date="2023-02-28T18:00:00Z">
                    <w:rPr>
                      <w:color w:val="333333"/>
                      <w:sz w:val="27"/>
                      <w:szCs w:val="27"/>
                    </w:rPr>
                  </w:rPrChange>
                </w:rPr>
                <w:t>Δ Total sleep time, median</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593"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0B49DDD5" w14:textId="77777777" w:rsidR="000715F3" w:rsidRPr="000715F3" w:rsidRDefault="000715F3" w:rsidP="000715F3">
            <w:pPr>
              <w:pStyle w:val="NormalWeb"/>
              <w:spacing w:before="0" w:beforeAutospacing="0" w:after="0" w:afterAutospacing="0"/>
              <w:ind w:left="150" w:right="150"/>
              <w:jc w:val="center"/>
              <w:rPr>
                <w:ins w:id="594" w:author="Ewan Carr" w:date="2023-02-28T18:00:00Z"/>
                <w:color w:val="333333"/>
                <w:sz w:val="16"/>
                <w:szCs w:val="16"/>
                <w:rPrChange w:id="595" w:author="Ewan Carr" w:date="2023-02-28T18:00:00Z">
                  <w:rPr>
                    <w:ins w:id="596" w:author="Ewan Carr" w:date="2023-02-28T18:00:00Z"/>
                    <w:color w:val="333333"/>
                    <w:sz w:val="27"/>
                    <w:szCs w:val="27"/>
                  </w:rPr>
                </w:rPrChange>
              </w:rPr>
            </w:pPr>
            <w:ins w:id="597" w:author="Ewan Carr" w:date="2023-02-28T18:00:00Z">
              <w:r w:rsidRPr="000715F3">
                <w:rPr>
                  <w:color w:val="333333"/>
                  <w:sz w:val="16"/>
                  <w:szCs w:val="16"/>
                  <w:rPrChange w:id="598" w:author="Ewan Carr" w:date="2023-02-28T18:00:00Z">
                    <w:rPr>
                      <w:color w:val="333333"/>
                      <w:sz w:val="27"/>
                      <w:szCs w:val="27"/>
                    </w:rPr>
                  </w:rPrChange>
                </w:rPr>
                <w:t>0·5 [-1.4, 2.4]</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599"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2BCFEB3A" w14:textId="77777777" w:rsidR="000715F3" w:rsidRPr="000715F3" w:rsidRDefault="000715F3" w:rsidP="000715F3">
            <w:pPr>
              <w:pStyle w:val="NormalWeb"/>
              <w:spacing w:before="0" w:beforeAutospacing="0" w:after="0" w:afterAutospacing="0"/>
              <w:ind w:left="150" w:right="150"/>
              <w:jc w:val="center"/>
              <w:rPr>
                <w:ins w:id="600" w:author="Ewan Carr" w:date="2023-02-28T18:00:00Z"/>
                <w:color w:val="333333"/>
                <w:sz w:val="16"/>
                <w:szCs w:val="16"/>
                <w:rPrChange w:id="601" w:author="Ewan Carr" w:date="2023-02-28T18:00:00Z">
                  <w:rPr>
                    <w:ins w:id="602" w:author="Ewan Carr" w:date="2023-02-28T18:00:00Z"/>
                    <w:color w:val="333333"/>
                    <w:sz w:val="27"/>
                    <w:szCs w:val="27"/>
                  </w:rPr>
                </w:rPrChange>
              </w:rPr>
            </w:pPr>
            <w:ins w:id="603" w:author="Ewan Carr" w:date="2023-02-28T18:00:00Z">
              <w:r w:rsidRPr="000715F3">
                <w:rPr>
                  <w:color w:val="333333"/>
                  <w:sz w:val="16"/>
                  <w:szCs w:val="16"/>
                  <w:rPrChange w:id="604" w:author="Ewan Carr" w:date="2023-02-28T18:00:00Z">
                    <w:rPr>
                      <w:color w:val="333333"/>
                      <w:sz w:val="27"/>
                      <w:szCs w:val="27"/>
                    </w:rPr>
                  </w:rPrChange>
                </w:rPr>
                <w:t>0·5 [-1.3, 2.3]</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605"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627FE869" w14:textId="77777777" w:rsidR="000715F3" w:rsidRPr="000715F3" w:rsidRDefault="000715F3" w:rsidP="000715F3">
            <w:pPr>
              <w:pStyle w:val="NormalWeb"/>
              <w:spacing w:before="0" w:beforeAutospacing="0" w:after="0" w:afterAutospacing="0"/>
              <w:ind w:left="150" w:right="150"/>
              <w:jc w:val="center"/>
              <w:rPr>
                <w:ins w:id="606" w:author="Ewan Carr" w:date="2023-02-28T18:00:00Z"/>
                <w:color w:val="333333"/>
                <w:sz w:val="16"/>
                <w:szCs w:val="16"/>
                <w:rPrChange w:id="607" w:author="Ewan Carr" w:date="2023-02-28T18:00:00Z">
                  <w:rPr>
                    <w:ins w:id="608" w:author="Ewan Carr" w:date="2023-02-28T18:00:00Z"/>
                    <w:color w:val="333333"/>
                    <w:sz w:val="27"/>
                    <w:szCs w:val="27"/>
                  </w:rPr>
                </w:rPrChange>
              </w:rPr>
            </w:pPr>
            <w:ins w:id="609" w:author="Ewan Carr" w:date="2023-02-28T18:00:00Z">
              <w:r w:rsidRPr="000715F3">
                <w:rPr>
                  <w:color w:val="333333"/>
                  <w:sz w:val="16"/>
                  <w:szCs w:val="16"/>
                  <w:rPrChange w:id="610" w:author="Ewan Carr" w:date="2023-02-28T18:00:00Z">
                    <w:rPr>
                      <w:color w:val="333333"/>
                      <w:sz w:val="27"/>
                      <w:szCs w:val="27"/>
                    </w:rPr>
                  </w:rPrChange>
                </w:rPr>
                <w:t>0·3 [-0.1, 0.6]</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611"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6003E3E7" w14:textId="77777777" w:rsidR="000715F3" w:rsidRPr="000715F3" w:rsidRDefault="000715F3" w:rsidP="000715F3">
            <w:pPr>
              <w:pStyle w:val="NormalWeb"/>
              <w:spacing w:before="0" w:beforeAutospacing="0" w:after="0" w:afterAutospacing="0"/>
              <w:ind w:left="150" w:right="150"/>
              <w:jc w:val="center"/>
              <w:rPr>
                <w:ins w:id="612" w:author="Ewan Carr" w:date="2023-02-28T18:00:00Z"/>
                <w:color w:val="333333"/>
                <w:sz w:val="16"/>
                <w:szCs w:val="16"/>
                <w:rPrChange w:id="613" w:author="Ewan Carr" w:date="2023-02-28T18:00:00Z">
                  <w:rPr>
                    <w:ins w:id="614" w:author="Ewan Carr" w:date="2023-02-28T18:00:00Z"/>
                    <w:color w:val="333333"/>
                    <w:sz w:val="27"/>
                    <w:szCs w:val="27"/>
                  </w:rPr>
                </w:rPrChange>
              </w:rPr>
            </w:pPr>
            <w:ins w:id="615" w:author="Ewan Carr" w:date="2023-02-28T18:00:00Z">
              <w:r w:rsidRPr="000715F3">
                <w:rPr>
                  <w:color w:val="333333"/>
                  <w:sz w:val="16"/>
                  <w:szCs w:val="16"/>
                  <w:rPrChange w:id="616" w:author="Ewan Carr" w:date="2023-02-28T18:00:00Z">
                    <w:rPr>
                      <w:color w:val="333333"/>
                      <w:sz w:val="27"/>
                      <w:szCs w:val="27"/>
                    </w:rPr>
                  </w:rPrChange>
                </w:rPr>
                <w:t>0·3 [-0.1, 0.6]</w:t>
              </w:r>
            </w:ins>
          </w:p>
        </w:tc>
      </w:tr>
      <w:tr w:rsidR="000715F3" w:rsidRPr="000715F3" w14:paraId="6F9B63DF" w14:textId="77777777" w:rsidTr="00D30A0C">
        <w:trPr>
          <w:trHeight w:val="20"/>
          <w:ins w:id="617" w:author="Ewan Carr" w:date="2023-02-28T18:00:00Z"/>
        </w:trPr>
        <w:tc>
          <w:tcPr>
            <w:tcW w:w="2690"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618"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267F9119" w14:textId="77777777" w:rsidR="000715F3" w:rsidRPr="000715F3" w:rsidRDefault="000715F3" w:rsidP="000715F3">
            <w:pPr>
              <w:pStyle w:val="NormalWeb"/>
              <w:spacing w:before="0" w:beforeAutospacing="0" w:after="0" w:afterAutospacing="0"/>
              <w:ind w:left="150" w:right="150"/>
              <w:rPr>
                <w:ins w:id="619" w:author="Ewan Carr" w:date="2023-02-28T18:00:00Z"/>
                <w:color w:val="333333"/>
                <w:sz w:val="16"/>
                <w:szCs w:val="16"/>
                <w:rPrChange w:id="620" w:author="Ewan Carr" w:date="2023-02-28T18:00:00Z">
                  <w:rPr>
                    <w:ins w:id="621" w:author="Ewan Carr" w:date="2023-02-28T18:00:00Z"/>
                    <w:color w:val="333333"/>
                    <w:sz w:val="27"/>
                    <w:szCs w:val="27"/>
                  </w:rPr>
                </w:rPrChange>
              </w:rPr>
            </w:pPr>
            <w:ins w:id="622" w:author="Ewan Carr" w:date="2023-02-28T18:00:00Z">
              <w:r w:rsidRPr="000715F3">
                <w:rPr>
                  <w:color w:val="333333"/>
                  <w:sz w:val="16"/>
                  <w:szCs w:val="16"/>
                  <w:rPrChange w:id="623" w:author="Ewan Carr" w:date="2023-02-28T18:00:00Z">
                    <w:rPr>
                      <w:color w:val="333333"/>
                      <w:sz w:val="27"/>
                      <w:szCs w:val="27"/>
                    </w:rPr>
                  </w:rPrChange>
                </w:rPr>
                <w:t>Δ Total sleep time, variance</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624"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06EE318B" w14:textId="77777777" w:rsidR="000715F3" w:rsidRPr="000715F3" w:rsidRDefault="000715F3" w:rsidP="000715F3">
            <w:pPr>
              <w:pStyle w:val="NormalWeb"/>
              <w:spacing w:before="0" w:beforeAutospacing="0" w:after="0" w:afterAutospacing="0"/>
              <w:ind w:left="150" w:right="150"/>
              <w:jc w:val="center"/>
              <w:rPr>
                <w:ins w:id="625" w:author="Ewan Carr" w:date="2023-02-28T18:00:00Z"/>
                <w:color w:val="333333"/>
                <w:sz w:val="16"/>
                <w:szCs w:val="16"/>
                <w:rPrChange w:id="626" w:author="Ewan Carr" w:date="2023-02-28T18:00:00Z">
                  <w:rPr>
                    <w:ins w:id="627" w:author="Ewan Carr" w:date="2023-02-28T18:00:00Z"/>
                    <w:color w:val="333333"/>
                    <w:sz w:val="27"/>
                    <w:szCs w:val="27"/>
                  </w:rPr>
                </w:rPrChange>
              </w:rPr>
            </w:pPr>
            <w:ins w:id="628" w:author="Ewan Carr" w:date="2023-02-28T18:00:00Z">
              <w:r w:rsidRPr="000715F3">
                <w:rPr>
                  <w:color w:val="333333"/>
                  <w:sz w:val="16"/>
                  <w:szCs w:val="16"/>
                  <w:rPrChange w:id="629" w:author="Ewan Carr" w:date="2023-02-28T18:00:00Z">
                    <w:rPr>
                      <w:color w:val="333333"/>
                      <w:sz w:val="27"/>
                      <w:szCs w:val="27"/>
                    </w:rPr>
                  </w:rPrChange>
                </w:rPr>
                <w:t>2·4 [0.6, 4.5]</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630"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7AEF6394" w14:textId="77777777" w:rsidR="000715F3" w:rsidRPr="000715F3" w:rsidRDefault="000715F3" w:rsidP="000715F3">
            <w:pPr>
              <w:pStyle w:val="NormalWeb"/>
              <w:spacing w:before="0" w:beforeAutospacing="0" w:after="0" w:afterAutospacing="0"/>
              <w:ind w:left="150" w:right="150"/>
              <w:jc w:val="center"/>
              <w:rPr>
                <w:ins w:id="631" w:author="Ewan Carr" w:date="2023-02-28T18:00:00Z"/>
                <w:color w:val="333333"/>
                <w:sz w:val="16"/>
                <w:szCs w:val="16"/>
                <w:rPrChange w:id="632" w:author="Ewan Carr" w:date="2023-02-28T18:00:00Z">
                  <w:rPr>
                    <w:ins w:id="633" w:author="Ewan Carr" w:date="2023-02-28T18:00:00Z"/>
                    <w:color w:val="333333"/>
                    <w:sz w:val="27"/>
                    <w:szCs w:val="27"/>
                  </w:rPr>
                </w:rPrChange>
              </w:rPr>
            </w:pPr>
            <w:ins w:id="634" w:author="Ewan Carr" w:date="2023-02-28T18:00:00Z">
              <w:r w:rsidRPr="000715F3">
                <w:rPr>
                  <w:color w:val="333333"/>
                  <w:sz w:val="16"/>
                  <w:szCs w:val="16"/>
                  <w:rPrChange w:id="635" w:author="Ewan Carr" w:date="2023-02-28T18:00:00Z">
                    <w:rPr>
                      <w:color w:val="333333"/>
                      <w:sz w:val="27"/>
                      <w:szCs w:val="27"/>
                    </w:rPr>
                  </w:rPrChange>
                </w:rPr>
                <w:t>3·0 [1.2, 5.0]</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636"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4CCC2CE9" w14:textId="77777777" w:rsidR="000715F3" w:rsidRPr="000715F3" w:rsidRDefault="000715F3" w:rsidP="000715F3">
            <w:pPr>
              <w:pStyle w:val="NormalWeb"/>
              <w:spacing w:before="0" w:beforeAutospacing="0" w:after="0" w:afterAutospacing="0"/>
              <w:ind w:left="150" w:right="150"/>
              <w:jc w:val="center"/>
              <w:rPr>
                <w:ins w:id="637" w:author="Ewan Carr" w:date="2023-02-28T18:00:00Z"/>
                <w:color w:val="333333"/>
                <w:sz w:val="16"/>
                <w:szCs w:val="16"/>
                <w:rPrChange w:id="638" w:author="Ewan Carr" w:date="2023-02-28T18:00:00Z">
                  <w:rPr>
                    <w:ins w:id="639" w:author="Ewan Carr" w:date="2023-02-28T18:00:00Z"/>
                    <w:color w:val="333333"/>
                    <w:sz w:val="27"/>
                    <w:szCs w:val="27"/>
                  </w:rPr>
                </w:rPrChange>
              </w:rPr>
            </w:pPr>
            <w:ins w:id="640" w:author="Ewan Carr" w:date="2023-02-28T18:00:00Z">
              <w:r w:rsidRPr="000715F3">
                <w:rPr>
                  <w:color w:val="333333"/>
                  <w:sz w:val="16"/>
                  <w:szCs w:val="16"/>
                  <w:rPrChange w:id="641" w:author="Ewan Carr" w:date="2023-02-28T18:00:00Z">
                    <w:rPr>
                      <w:color w:val="333333"/>
                      <w:sz w:val="27"/>
                      <w:szCs w:val="27"/>
                    </w:rPr>
                  </w:rPrChange>
                </w:rPr>
                <w:t>0·7 [0.3, 1.1]</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642"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4FE3C222" w14:textId="77777777" w:rsidR="000715F3" w:rsidRPr="000715F3" w:rsidRDefault="000715F3" w:rsidP="000715F3">
            <w:pPr>
              <w:pStyle w:val="NormalWeb"/>
              <w:spacing w:before="0" w:beforeAutospacing="0" w:after="0" w:afterAutospacing="0"/>
              <w:ind w:left="150" w:right="150"/>
              <w:jc w:val="center"/>
              <w:rPr>
                <w:ins w:id="643" w:author="Ewan Carr" w:date="2023-02-28T18:00:00Z"/>
                <w:color w:val="333333"/>
                <w:sz w:val="16"/>
                <w:szCs w:val="16"/>
                <w:rPrChange w:id="644" w:author="Ewan Carr" w:date="2023-02-28T18:00:00Z">
                  <w:rPr>
                    <w:ins w:id="645" w:author="Ewan Carr" w:date="2023-02-28T18:00:00Z"/>
                    <w:color w:val="333333"/>
                    <w:sz w:val="27"/>
                    <w:szCs w:val="27"/>
                  </w:rPr>
                </w:rPrChange>
              </w:rPr>
            </w:pPr>
            <w:ins w:id="646" w:author="Ewan Carr" w:date="2023-02-28T18:00:00Z">
              <w:r w:rsidRPr="000715F3">
                <w:rPr>
                  <w:color w:val="333333"/>
                  <w:sz w:val="16"/>
                  <w:szCs w:val="16"/>
                  <w:rPrChange w:id="647" w:author="Ewan Carr" w:date="2023-02-28T18:00:00Z">
                    <w:rPr>
                      <w:color w:val="333333"/>
                      <w:sz w:val="27"/>
                      <w:szCs w:val="27"/>
                    </w:rPr>
                  </w:rPrChange>
                </w:rPr>
                <w:t>0·7 [0.3, 1.0]</w:t>
              </w:r>
            </w:ins>
          </w:p>
        </w:tc>
      </w:tr>
      <w:tr w:rsidR="000715F3" w:rsidRPr="000715F3" w14:paraId="12C3C290" w14:textId="77777777" w:rsidTr="00D30A0C">
        <w:trPr>
          <w:trHeight w:val="20"/>
          <w:ins w:id="648" w:author="Ewan Carr" w:date="2023-02-28T18:00:00Z"/>
        </w:trPr>
        <w:tc>
          <w:tcPr>
            <w:tcW w:w="8278" w:type="dxa"/>
            <w:gridSpan w:val="5"/>
            <w:tcBorders>
              <w:top w:val="single" w:sz="12" w:space="0" w:color="D3D3D3"/>
              <w:left w:val="nil"/>
              <w:bottom w:val="single" w:sz="12" w:space="0" w:color="D3D3D3"/>
              <w:right w:val="nil"/>
            </w:tcBorders>
            <w:shd w:val="clear" w:color="auto" w:fill="FFFFFF"/>
            <w:tcMar>
              <w:top w:w="120" w:type="dxa"/>
              <w:left w:w="75" w:type="dxa"/>
              <w:bottom w:w="120" w:type="dxa"/>
              <w:right w:w="75" w:type="dxa"/>
            </w:tcMar>
            <w:vAlign w:val="center"/>
            <w:hideMark/>
            <w:tcPrChange w:id="649" w:author="Ewan Carr" w:date="2023-02-28T18:01:00Z">
              <w:tcPr>
                <w:tcW w:w="0" w:type="auto"/>
                <w:gridSpan w:val="5"/>
                <w:tcBorders>
                  <w:top w:val="single" w:sz="12" w:space="0" w:color="D3D3D3"/>
                  <w:left w:val="nil"/>
                  <w:bottom w:val="single" w:sz="12" w:space="0" w:color="D3D3D3"/>
                  <w:right w:val="nil"/>
                </w:tcBorders>
                <w:shd w:val="clear" w:color="auto" w:fill="FFFFFF"/>
                <w:tcMar>
                  <w:top w:w="120" w:type="dxa"/>
                  <w:left w:w="75" w:type="dxa"/>
                  <w:bottom w:w="120" w:type="dxa"/>
                  <w:right w:w="75" w:type="dxa"/>
                </w:tcMar>
                <w:vAlign w:val="center"/>
                <w:hideMark/>
              </w:tcPr>
            </w:tcPrChange>
          </w:tcPr>
          <w:p w14:paraId="375353D4" w14:textId="77777777" w:rsidR="000715F3" w:rsidRPr="000715F3" w:rsidRDefault="000715F3">
            <w:pPr>
              <w:rPr>
                <w:ins w:id="650" w:author="Ewan Carr" w:date="2023-02-28T18:00:00Z"/>
                <w:b/>
                <w:bCs/>
                <w:color w:val="333333"/>
                <w:sz w:val="16"/>
                <w:szCs w:val="16"/>
                <w:rPrChange w:id="651" w:author="Ewan Carr" w:date="2023-02-28T18:00:00Z">
                  <w:rPr>
                    <w:ins w:id="652" w:author="Ewan Carr" w:date="2023-02-28T18:00:00Z"/>
                    <w:b/>
                    <w:bCs/>
                    <w:color w:val="333333"/>
                  </w:rPr>
                </w:rPrChange>
              </w:rPr>
            </w:pPr>
            <w:ins w:id="653" w:author="Ewan Carr" w:date="2023-02-28T18:00:00Z">
              <w:r w:rsidRPr="000715F3">
                <w:rPr>
                  <w:b/>
                  <w:bCs/>
                  <w:color w:val="333333"/>
                  <w:sz w:val="16"/>
                  <w:szCs w:val="16"/>
                  <w:rPrChange w:id="654" w:author="Ewan Carr" w:date="2023-02-28T18:00:00Z">
                    <w:rPr>
                      <w:b/>
                      <w:bCs/>
                      <w:color w:val="333333"/>
                    </w:rPr>
                  </w:rPrChange>
                </w:rPr>
                <w:t>Sleep Quality</w:t>
              </w:r>
            </w:ins>
          </w:p>
        </w:tc>
      </w:tr>
      <w:tr w:rsidR="000715F3" w:rsidRPr="000715F3" w14:paraId="3C35940A" w14:textId="77777777" w:rsidTr="00D30A0C">
        <w:trPr>
          <w:trHeight w:val="20"/>
          <w:ins w:id="655" w:author="Ewan Carr" w:date="2023-02-28T18:00:00Z"/>
        </w:trPr>
        <w:tc>
          <w:tcPr>
            <w:tcW w:w="2690" w:type="dxa"/>
            <w:tcBorders>
              <w:top w:val="single" w:sz="12" w:space="0" w:color="D3D3D3"/>
              <w:left w:val="nil"/>
              <w:right w:val="nil"/>
            </w:tcBorders>
            <w:shd w:val="clear" w:color="auto" w:fill="FFFFFF"/>
            <w:tcMar>
              <w:top w:w="120" w:type="dxa"/>
              <w:left w:w="75" w:type="dxa"/>
              <w:bottom w:w="120" w:type="dxa"/>
              <w:right w:w="75" w:type="dxa"/>
            </w:tcMar>
            <w:vAlign w:val="center"/>
            <w:hideMark/>
            <w:tcPrChange w:id="656" w:author="Ewan Carr" w:date="2023-02-28T18:01: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7B0BB9EB" w14:textId="77777777" w:rsidR="000715F3" w:rsidRPr="000715F3" w:rsidRDefault="000715F3" w:rsidP="000715F3">
            <w:pPr>
              <w:pStyle w:val="NormalWeb"/>
              <w:spacing w:before="0" w:beforeAutospacing="0" w:after="0" w:afterAutospacing="0"/>
              <w:ind w:left="150" w:right="150"/>
              <w:rPr>
                <w:ins w:id="657" w:author="Ewan Carr" w:date="2023-02-28T18:00:00Z"/>
                <w:color w:val="333333"/>
                <w:sz w:val="16"/>
                <w:szCs w:val="16"/>
                <w:rPrChange w:id="658" w:author="Ewan Carr" w:date="2023-02-28T18:00:00Z">
                  <w:rPr>
                    <w:ins w:id="659" w:author="Ewan Carr" w:date="2023-02-28T18:00:00Z"/>
                    <w:color w:val="333333"/>
                    <w:sz w:val="27"/>
                    <w:szCs w:val="27"/>
                  </w:rPr>
                </w:rPrChange>
              </w:rPr>
            </w:pPr>
            <w:ins w:id="660" w:author="Ewan Carr" w:date="2023-02-28T18:00:00Z">
              <w:r w:rsidRPr="000715F3">
                <w:rPr>
                  <w:color w:val="333333"/>
                  <w:sz w:val="16"/>
                  <w:szCs w:val="16"/>
                  <w:rPrChange w:id="661" w:author="Ewan Carr" w:date="2023-02-28T18:00:00Z">
                    <w:rPr>
                      <w:color w:val="333333"/>
                      <w:sz w:val="27"/>
                      <w:szCs w:val="27"/>
                    </w:rPr>
                  </w:rPrChange>
                </w:rPr>
                <w:t>Sleep efficiency, median</w:t>
              </w:r>
            </w:ins>
          </w:p>
        </w:tc>
        <w:tc>
          <w:tcPr>
            <w:tcW w:w="1397" w:type="dxa"/>
            <w:tcBorders>
              <w:top w:val="single" w:sz="12" w:space="0" w:color="D3D3D3"/>
              <w:left w:val="nil"/>
              <w:right w:val="nil"/>
            </w:tcBorders>
            <w:shd w:val="clear" w:color="auto" w:fill="FFFFFF"/>
            <w:tcMar>
              <w:top w:w="120" w:type="dxa"/>
              <w:left w:w="75" w:type="dxa"/>
              <w:bottom w:w="120" w:type="dxa"/>
              <w:right w:w="75" w:type="dxa"/>
            </w:tcMar>
            <w:vAlign w:val="center"/>
            <w:hideMark/>
            <w:tcPrChange w:id="662" w:author="Ewan Carr" w:date="2023-02-28T18:01: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0BE861A3" w14:textId="77777777" w:rsidR="000715F3" w:rsidRPr="000715F3" w:rsidRDefault="000715F3" w:rsidP="000715F3">
            <w:pPr>
              <w:pStyle w:val="NormalWeb"/>
              <w:spacing w:before="0" w:beforeAutospacing="0" w:after="0" w:afterAutospacing="0"/>
              <w:ind w:left="150" w:right="150"/>
              <w:jc w:val="center"/>
              <w:rPr>
                <w:ins w:id="663" w:author="Ewan Carr" w:date="2023-02-28T18:00:00Z"/>
                <w:color w:val="333333"/>
                <w:sz w:val="16"/>
                <w:szCs w:val="16"/>
                <w:rPrChange w:id="664" w:author="Ewan Carr" w:date="2023-02-28T18:00:00Z">
                  <w:rPr>
                    <w:ins w:id="665" w:author="Ewan Carr" w:date="2023-02-28T18:00:00Z"/>
                    <w:color w:val="333333"/>
                    <w:sz w:val="27"/>
                    <w:szCs w:val="27"/>
                  </w:rPr>
                </w:rPrChange>
              </w:rPr>
            </w:pPr>
            <w:ins w:id="666" w:author="Ewan Carr" w:date="2023-02-28T18:00:00Z">
              <w:r w:rsidRPr="000715F3">
                <w:rPr>
                  <w:color w:val="333333"/>
                  <w:sz w:val="16"/>
                  <w:szCs w:val="16"/>
                  <w:rPrChange w:id="667" w:author="Ewan Carr" w:date="2023-02-28T18:00:00Z">
                    <w:rPr>
                      <w:color w:val="333333"/>
                      <w:sz w:val="27"/>
                      <w:szCs w:val="27"/>
                    </w:rPr>
                  </w:rPrChange>
                </w:rPr>
                <w:t>-0·3 [-1.6, 1.1]</w:t>
              </w:r>
            </w:ins>
          </w:p>
        </w:tc>
        <w:tc>
          <w:tcPr>
            <w:tcW w:w="1397" w:type="dxa"/>
            <w:tcBorders>
              <w:top w:val="single" w:sz="12" w:space="0" w:color="D3D3D3"/>
              <w:left w:val="nil"/>
              <w:right w:val="nil"/>
            </w:tcBorders>
            <w:shd w:val="clear" w:color="auto" w:fill="FFFFFF"/>
            <w:tcMar>
              <w:top w:w="120" w:type="dxa"/>
              <w:left w:w="75" w:type="dxa"/>
              <w:bottom w:w="120" w:type="dxa"/>
              <w:right w:w="75" w:type="dxa"/>
            </w:tcMar>
            <w:vAlign w:val="center"/>
            <w:hideMark/>
            <w:tcPrChange w:id="668" w:author="Ewan Carr" w:date="2023-02-28T18:01: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6CF66807" w14:textId="77777777" w:rsidR="000715F3" w:rsidRPr="000715F3" w:rsidRDefault="000715F3" w:rsidP="000715F3">
            <w:pPr>
              <w:pStyle w:val="NormalWeb"/>
              <w:spacing w:before="0" w:beforeAutospacing="0" w:after="0" w:afterAutospacing="0"/>
              <w:ind w:left="150" w:right="150"/>
              <w:jc w:val="center"/>
              <w:rPr>
                <w:ins w:id="669" w:author="Ewan Carr" w:date="2023-02-28T18:00:00Z"/>
                <w:color w:val="333333"/>
                <w:sz w:val="16"/>
                <w:szCs w:val="16"/>
                <w:rPrChange w:id="670" w:author="Ewan Carr" w:date="2023-02-28T18:00:00Z">
                  <w:rPr>
                    <w:ins w:id="671" w:author="Ewan Carr" w:date="2023-02-28T18:00:00Z"/>
                    <w:color w:val="333333"/>
                    <w:sz w:val="27"/>
                    <w:szCs w:val="27"/>
                  </w:rPr>
                </w:rPrChange>
              </w:rPr>
            </w:pPr>
            <w:ins w:id="672" w:author="Ewan Carr" w:date="2023-02-28T18:00:00Z">
              <w:r w:rsidRPr="000715F3">
                <w:rPr>
                  <w:color w:val="333333"/>
                  <w:sz w:val="16"/>
                  <w:szCs w:val="16"/>
                  <w:rPrChange w:id="673" w:author="Ewan Carr" w:date="2023-02-28T18:00:00Z">
                    <w:rPr>
                      <w:color w:val="333333"/>
                      <w:sz w:val="27"/>
                      <w:szCs w:val="27"/>
                    </w:rPr>
                  </w:rPrChange>
                </w:rPr>
                <w:t>-0·7 [-2.1, 0.8]</w:t>
              </w:r>
            </w:ins>
          </w:p>
        </w:tc>
        <w:tc>
          <w:tcPr>
            <w:tcW w:w="1397" w:type="dxa"/>
            <w:tcBorders>
              <w:top w:val="single" w:sz="12" w:space="0" w:color="D3D3D3"/>
              <w:left w:val="nil"/>
              <w:right w:val="nil"/>
            </w:tcBorders>
            <w:shd w:val="clear" w:color="auto" w:fill="FFFFFF"/>
            <w:tcMar>
              <w:top w:w="120" w:type="dxa"/>
              <w:left w:w="75" w:type="dxa"/>
              <w:bottom w:w="120" w:type="dxa"/>
              <w:right w:w="75" w:type="dxa"/>
            </w:tcMar>
            <w:vAlign w:val="center"/>
            <w:hideMark/>
            <w:tcPrChange w:id="674" w:author="Ewan Carr" w:date="2023-02-28T18:01: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4401CF20" w14:textId="77777777" w:rsidR="000715F3" w:rsidRPr="000715F3" w:rsidRDefault="000715F3" w:rsidP="000715F3">
            <w:pPr>
              <w:pStyle w:val="NormalWeb"/>
              <w:spacing w:before="0" w:beforeAutospacing="0" w:after="0" w:afterAutospacing="0"/>
              <w:ind w:left="150" w:right="150"/>
              <w:jc w:val="center"/>
              <w:rPr>
                <w:ins w:id="675" w:author="Ewan Carr" w:date="2023-02-28T18:00:00Z"/>
                <w:color w:val="333333"/>
                <w:sz w:val="16"/>
                <w:szCs w:val="16"/>
                <w:rPrChange w:id="676" w:author="Ewan Carr" w:date="2023-02-28T18:00:00Z">
                  <w:rPr>
                    <w:ins w:id="677" w:author="Ewan Carr" w:date="2023-02-28T18:00:00Z"/>
                    <w:color w:val="333333"/>
                    <w:sz w:val="27"/>
                    <w:szCs w:val="27"/>
                  </w:rPr>
                </w:rPrChange>
              </w:rPr>
            </w:pPr>
            <w:ins w:id="678" w:author="Ewan Carr" w:date="2023-02-28T18:00:00Z">
              <w:r w:rsidRPr="000715F3">
                <w:rPr>
                  <w:color w:val="333333"/>
                  <w:sz w:val="16"/>
                  <w:szCs w:val="16"/>
                  <w:rPrChange w:id="679" w:author="Ewan Carr" w:date="2023-02-28T18:00:00Z">
                    <w:rPr>
                      <w:color w:val="333333"/>
                      <w:sz w:val="27"/>
                      <w:szCs w:val="27"/>
                    </w:rPr>
                  </w:rPrChange>
                </w:rPr>
                <w:t>-0·2 [-0.7, 0.1]</w:t>
              </w:r>
            </w:ins>
          </w:p>
        </w:tc>
        <w:tc>
          <w:tcPr>
            <w:tcW w:w="1397" w:type="dxa"/>
            <w:tcBorders>
              <w:top w:val="single" w:sz="12" w:space="0" w:color="D3D3D3"/>
              <w:left w:val="nil"/>
              <w:right w:val="nil"/>
            </w:tcBorders>
            <w:shd w:val="clear" w:color="auto" w:fill="FFFFFF"/>
            <w:tcMar>
              <w:top w:w="120" w:type="dxa"/>
              <w:left w:w="75" w:type="dxa"/>
              <w:bottom w:w="120" w:type="dxa"/>
              <w:right w:w="75" w:type="dxa"/>
            </w:tcMar>
            <w:vAlign w:val="center"/>
            <w:hideMark/>
            <w:tcPrChange w:id="680" w:author="Ewan Carr" w:date="2023-02-28T18:01: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1473DEC3" w14:textId="77777777" w:rsidR="000715F3" w:rsidRPr="000715F3" w:rsidRDefault="000715F3" w:rsidP="000715F3">
            <w:pPr>
              <w:pStyle w:val="NormalWeb"/>
              <w:spacing w:before="0" w:beforeAutospacing="0" w:after="0" w:afterAutospacing="0"/>
              <w:ind w:left="150" w:right="150"/>
              <w:jc w:val="center"/>
              <w:rPr>
                <w:ins w:id="681" w:author="Ewan Carr" w:date="2023-02-28T18:00:00Z"/>
                <w:color w:val="333333"/>
                <w:sz w:val="16"/>
                <w:szCs w:val="16"/>
                <w:rPrChange w:id="682" w:author="Ewan Carr" w:date="2023-02-28T18:00:00Z">
                  <w:rPr>
                    <w:ins w:id="683" w:author="Ewan Carr" w:date="2023-02-28T18:00:00Z"/>
                    <w:color w:val="333333"/>
                    <w:sz w:val="27"/>
                    <w:szCs w:val="27"/>
                  </w:rPr>
                </w:rPrChange>
              </w:rPr>
            </w:pPr>
            <w:ins w:id="684" w:author="Ewan Carr" w:date="2023-02-28T18:00:00Z">
              <w:r w:rsidRPr="000715F3">
                <w:rPr>
                  <w:color w:val="333333"/>
                  <w:sz w:val="16"/>
                  <w:szCs w:val="16"/>
                  <w:rPrChange w:id="685" w:author="Ewan Carr" w:date="2023-02-28T18:00:00Z">
                    <w:rPr>
                      <w:color w:val="333333"/>
                      <w:sz w:val="27"/>
                      <w:szCs w:val="27"/>
                    </w:rPr>
                  </w:rPrChange>
                </w:rPr>
                <w:t>-0·2 [-0.6, 0.2]</w:t>
              </w:r>
            </w:ins>
          </w:p>
        </w:tc>
      </w:tr>
      <w:tr w:rsidR="000715F3" w:rsidRPr="000715F3" w14:paraId="32E265C9" w14:textId="77777777" w:rsidTr="00D30A0C">
        <w:trPr>
          <w:trHeight w:val="20"/>
          <w:ins w:id="686" w:author="Ewan Carr" w:date="2023-02-28T18:00:00Z"/>
        </w:trPr>
        <w:tc>
          <w:tcPr>
            <w:tcW w:w="2690"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687"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6E7D1C1F" w14:textId="77777777" w:rsidR="000715F3" w:rsidRPr="000715F3" w:rsidRDefault="000715F3" w:rsidP="000715F3">
            <w:pPr>
              <w:pStyle w:val="NormalWeb"/>
              <w:spacing w:before="0" w:beforeAutospacing="0" w:after="0" w:afterAutospacing="0"/>
              <w:ind w:left="150" w:right="150"/>
              <w:rPr>
                <w:ins w:id="688" w:author="Ewan Carr" w:date="2023-02-28T18:00:00Z"/>
                <w:color w:val="333333"/>
                <w:sz w:val="16"/>
                <w:szCs w:val="16"/>
                <w:rPrChange w:id="689" w:author="Ewan Carr" w:date="2023-02-28T18:00:00Z">
                  <w:rPr>
                    <w:ins w:id="690" w:author="Ewan Carr" w:date="2023-02-28T18:00:00Z"/>
                    <w:color w:val="333333"/>
                    <w:sz w:val="27"/>
                    <w:szCs w:val="27"/>
                  </w:rPr>
                </w:rPrChange>
              </w:rPr>
            </w:pPr>
            <w:ins w:id="691" w:author="Ewan Carr" w:date="2023-02-28T18:00:00Z">
              <w:r w:rsidRPr="000715F3">
                <w:rPr>
                  <w:color w:val="333333"/>
                  <w:sz w:val="16"/>
                  <w:szCs w:val="16"/>
                  <w:rPrChange w:id="692" w:author="Ewan Carr" w:date="2023-02-28T18:00:00Z">
                    <w:rPr>
                      <w:color w:val="333333"/>
                      <w:sz w:val="27"/>
                      <w:szCs w:val="27"/>
                    </w:rPr>
                  </w:rPrChange>
                </w:rPr>
                <w:t>Sleep fragmentation index, median</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693"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0ACBEF5" w14:textId="77777777" w:rsidR="000715F3" w:rsidRPr="000715F3" w:rsidRDefault="000715F3" w:rsidP="000715F3">
            <w:pPr>
              <w:pStyle w:val="NormalWeb"/>
              <w:spacing w:before="0" w:beforeAutospacing="0" w:after="0" w:afterAutospacing="0"/>
              <w:ind w:left="150" w:right="150"/>
              <w:jc w:val="center"/>
              <w:rPr>
                <w:ins w:id="694" w:author="Ewan Carr" w:date="2023-02-28T18:00:00Z"/>
                <w:color w:val="333333"/>
                <w:sz w:val="16"/>
                <w:szCs w:val="16"/>
                <w:rPrChange w:id="695" w:author="Ewan Carr" w:date="2023-02-28T18:00:00Z">
                  <w:rPr>
                    <w:ins w:id="696" w:author="Ewan Carr" w:date="2023-02-28T18:00:00Z"/>
                    <w:color w:val="333333"/>
                    <w:sz w:val="27"/>
                    <w:szCs w:val="27"/>
                  </w:rPr>
                </w:rPrChange>
              </w:rPr>
            </w:pPr>
            <w:ins w:id="697" w:author="Ewan Carr" w:date="2023-02-28T18:00:00Z">
              <w:r w:rsidRPr="000715F3">
                <w:rPr>
                  <w:color w:val="333333"/>
                  <w:sz w:val="16"/>
                  <w:szCs w:val="16"/>
                  <w:rPrChange w:id="698" w:author="Ewan Carr" w:date="2023-02-28T18:00:00Z">
                    <w:rPr>
                      <w:color w:val="333333"/>
                      <w:sz w:val="27"/>
                      <w:szCs w:val="27"/>
                    </w:rPr>
                  </w:rPrChange>
                </w:rPr>
                <w:t>0·7 [-0.7, 2.0]</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699"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0E2693D9" w14:textId="77777777" w:rsidR="000715F3" w:rsidRPr="000715F3" w:rsidRDefault="000715F3" w:rsidP="000715F3">
            <w:pPr>
              <w:pStyle w:val="NormalWeb"/>
              <w:spacing w:before="0" w:beforeAutospacing="0" w:after="0" w:afterAutospacing="0"/>
              <w:ind w:left="150" w:right="150"/>
              <w:jc w:val="center"/>
              <w:rPr>
                <w:ins w:id="700" w:author="Ewan Carr" w:date="2023-02-28T18:00:00Z"/>
                <w:color w:val="333333"/>
                <w:sz w:val="16"/>
                <w:szCs w:val="16"/>
                <w:rPrChange w:id="701" w:author="Ewan Carr" w:date="2023-02-28T18:00:00Z">
                  <w:rPr>
                    <w:ins w:id="702" w:author="Ewan Carr" w:date="2023-02-28T18:00:00Z"/>
                    <w:color w:val="333333"/>
                    <w:sz w:val="27"/>
                    <w:szCs w:val="27"/>
                  </w:rPr>
                </w:rPrChange>
              </w:rPr>
            </w:pPr>
            <w:ins w:id="703" w:author="Ewan Carr" w:date="2023-02-28T18:00:00Z">
              <w:r w:rsidRPr="000715F3">
                <w:rPr>
                  <w:color w:val="333333"/>
                  <w:sz w:val="16"/>
                  <w:szCs w:val="16"/>
                  <w:rPrChange w:id="704" w:author="Ewan Carr" w:date="2023-02-28T18:00:00Z">
                    <w:rPr>
                      <w:color w:val="333333"/>
                      <w:sz w:val="27"/>
                      <w:szCs w:val="27"/>
                    </w:rPr>
                  </w:rPrChange>
                </w:rPr>
                <w:t>1·2 [-0.3, 2.6]</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705"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7902B34F" w14:textId="77777777" w:rsidR="000715F3" w:rsidRPr="000715F3" w:rsidRDefault="000715F3" w:rsidP="000715F3">
            <w:pPr>
              <w:pStyle w:val="NormalWeb"/>
              <w:spacing w:before="0" w:beforeAutospacing="0" w:after="0" w:afterAutospacing="0"/>
              <w:ind w:left="150" w:right="150"/>
              <w:jc w:val="center"/>
              <w:rPr>
                <w:ins w:id="706" w:author="Ewan Carr" w:date="2023-02-28T18:00:00Z"/>
                <w:color w:val="333333"/>
                <w:sz w:val="16"/>
                <w:szCs w:val="16"/>
                <w:rPrChange w:id="707" w:author="Ewan Carr" w:date="2023-02-28T18:00:00Z">
                  <w:rPr>
                    <w:ins w:id="708" w:author="Ewan Carr" w:date="2023-02-28T18:00:00Z"/>
                    <w:color w:val="333333"/>
                    <w:sz w:val="27"/>
                    <w:szCs w:val="27"/>
                  </w:rPr>
                </w:rPrChange>
              </w:rPr>
            </w:pPr>
            <w:ins w:id="709" w:author="Ewan Carr" w:date="2023-02-28T18:00:00Z">
              <w:r w:rsidRPr="000715F3">
                <w:rPr>
                  <w:color w:val="333333"/>
                  <w:sz w:val="16"/>
                  <w:szCs w:val="16"/>
                  <w:rPrChange w:id="710" w:author="Ewan Carr" w:date="2023-02-28T18:00:00Z">
                    <w:rPr>
                      <w:color w:val="333333"/>
                      <w:sz w:val="27"/>
                      <w:szCs w:val="27"/>
                    </w:rPr>
                  </w:rPrChange>
                </w:rPr>
                <w:t>0·4 [0.0, 0.8]</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711"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77A5E8D7" w14:textId="77777777" w:rsidR="000715F3" w:rsidRPr="000715F3" w:rsidRDefault="000715F3" w:rsidP="000715F3">
            <w:pPr>
              <w:pStyle w:val="NormalWeb"/>
              <w:spacing w:before="0" w:beforeAutospacing="0" w:after="0" w:afterAutospacing="0"/>
              <w:ind w:left="150" w:right="150"/>
              <w:jc w:val="center"/>
              <w:rPr>
                <w:ins w:id="712" w:author="Ewan Carr" w:date="2023-02-28T18:00:00Z"/>
                <w:color w:val="333333"/>
                <w:sz w:val="16"/>
                <w:szCs w:val="16"/>
                <w:rPrChange w:id="713" w:author="Ewan Carr" w:date="2023-02-28T18:00:00Z">
                  <w:rPr>
                    <w:ins w:id="714" w:author="Ewan Carr" w:date="2023-02-28T18:00:00Z"/>
                    <w:color w:val="333333"/>
                    <w:sz w:val="27"/>
                    <w:szCs w:val="27"/>
                  </w:rPr>
                </w:rPrChange>
              </w:rPr>
            </w:pPr>
            <w:ins w:id="715" w:author="Ewan Carr" w:date="2023-02-28T18:00:00Z">
              <w:r w:rsidRPr="000715F3">
                <w:rPr>
                  <w:color w:val="333333"/>
                  <w:sz w:val="16"/>
                  <w:szCs w:val="16"/>
                  <w:rPrChange w:id="716" w:author="Ewan Carr" w:date="2023-02-28T18:00:00Z">
                    <w:rPr>
                      <w:color w:val="333333"/>
                      <w:sz w:val="27"/>
                      <w:szCs w:val="27"/>
                    </w:rPr>
                  </w:rPrChange>
                </w:rPr>
                <w:t>0·3 [-0.1, 0.7]</w:t>
              </w:r>
            </w:ins>
          </w:p>
        </w:tc>
      </w:tr>
      <w:tr w:rsidR="000715F3" w:rsidRPr="000715F3" w14:paraId="5EF14C30" w14:textId="77777777" w:rsidTr="00D30A0C">
        <w:trPr>
          <w:trHeight w:val="20"/>
          <w:ins w:id="717" w:author="Ewan Carr" w:date="2023-02-28T18:00:00Z"/>
        </w:trPr>
        <w:tc>
          <w:tcPr>
            <w:tcW w:w="2690"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718"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3267963A" w14:textId="77777777" w:rsidR="000715F3" w:rsidRPr="000715F3" w:rsidRDefault="000715F3" w:rsidP="000715F3">
            <w:pPr>
              <w:pStyle w:val="NormalWeb"/>
              <w:spacing w:before="0" w:beforeAutospacing="0" w:after="0" w:afterAutospacing="0"/>
              <w:ind w:left="150" w:right="150"/>
              <w:rPr>
                <w:ins w:id="719" w:author="Ewan Carr" w:date="2023-02-28T18:00:00Z"/>
                <w:color w:val="333333"/>
                <w:sz w:val="16"/>
                <w:szCs w:val="16"/>
                <w:rPrChange w:id="720" w:author="Ewan Carr" w:date="2023-02-28T18:00:00Z">
                  <w:rPr>
                    <w:ins w:id="721" w:author="Ewan Carr" w:date="2023-02-28T18:00:00Z"/>
                    <w:color w:val="333333"/>
                    <w:sz w:val="27"/>
                    <w:szCs w:val="27"/>
                  </w:rPr>
                </w:rPrChange>
              </w:rPr>
            </w:pPr>
            <w:ins w:id="722" w:author="Ewan Carr" w:date="2023-02-28T18:00:00Z">
              <w:r w:rsidRPr="000715F3">
                <w:rPr>
                  <w:color w:val="333333"/>
                  <w:sz w:val="16"/>
                  <w:szCs w:val="16"/>
                  <w:rPrChange w:id="723" w:author="Ewan Carr" w:date="2023-02-28T18:00:00Z">
                    <w:rPr>
                      <w:color w:val="333333"/>
                      <w:sz w:val="27"/>
                      <w:szCs w:val="27"/>
                    </w:rPr>
                  </w:rPrChange>
                </w:rPr>
                <w:t>Sleep onset latency, median</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724"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4AFB107A" w14:textId="77777777" w:rsidR="000715F3" w:rsidRPr="000715F3" w:rsidRDefault="000715F3" w:rsidP="000715F3">
            <w:pPr>
              <w:pStyle w:val="NormalWeb"/>
              <w:spacing w:before="0" w:beforeAutospacing="0" w:after="0" w:afterAutospacing="0"/>
              <w:ind w:left="150" w:right="150"/>
              <w:jc w:val="center"/>
              <w:rPr>
                <w:ins w:id="725" w:author="Ewan Carr" w:date="2023-02-28T18:00:00Z"/>
                <w:color w:val="333333"/>
                <w:sz w:val="16"/>
                <w:szCs w:val="16"/>
                <w:rPrChange w:id="726" w:author="Ewan Carr" w:date="2023-02-28T18:00:00Z">
                  <w:rPr>
                    <w:ins w:id="727" w:author="Ewan Carr" w:date="2023-02-28T18:00:00Z"/>
                    <w:color w:val="333333"/>
                    <w:sz w:val="27"/>
                    <w:szCs w:val="27"/>
                  </w:rPr>
                </w:rPrChange>
              </w:rPr>
            </w:pPr>
            <w:ins w:id="728" w:author="Ewan Carr" w:date="2023-02-28T18:00:00Z">
              <w:r w:rsidRPr="000715F3">
                <w:rPr>
                  <w:color w:val="333333"/>
                  <w:sz w:val="16"/>
                  <w:szCs w:val="16"/>
                  <w:rPrChange w:id="729" w:author="Ewan Carr" w:date="2023-02-28T18:00:00Z">
                    <w:rPr>
                      <w:color w:val="333333"/>
                      <w:sz w:val="27"/>
                      <w:szCs w:val="27"/>
                    </w:rPr>
                  </w:rPrChange>
                </w:rPr>
                <w:t>-0·3 [-2.8, 1.8]</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730"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1CB3F742" w14:textId="77777777" w:rsidR="000715F3" w:rsidRPr="000715F3" w:rsidRDefault="000715F3" w:rsidP="000715F3">
            <w:pPr>
              <w:pStyle w:val="NormalWeb"/>
              <w:spacing w:before="0" w:beforeAutospacing="0" w:after="0" w:afterAutospacing="0"/>
              <w:ind w:left="150" w:right="150"/>
              <w:jc w:val="center"/>
              <w:rPr>
                <w:ins w:id="731" w:author="Ewan Carr" w:date="2023-02-28T18:00:00Z"/>
                <w:color w:val="333333"/>
                <w:sz w:val="16"/>
                <w:szCs w:val="16"/>
                <w:rPrChange w:id="732" w:author="Ewan Carr" w:date="2023-02-28T18:00:00Z">
                  <w:rPr>
                    <w:ins w:id="733" w:author="Ewan Carr" w:date="2023-02-28T18:00:00Z"/>
                    <w:color w:val="333333"/>
                    <w:sz w:val="27"/>
                    <w:szCs w:val="27"/>
                  </w:rPr>
                </w:rPrChange>
              </w:rPr>
            </w:pPr>
            <w:ins w:id="734" w:author="Ewan Carr" w:date="2023-02-28T18:00:00Z">
              <w:r w:rsidRPr="000715F3">
                <w:rPr>
                  <w:color w:val="333333"/>
                  <w:sz w:val="16"/>
                  <w:szCs w:val="16"/>
                  <w:rPrChange w:id="735" w:author="Ewan Carr" w:date="2023-02-28T18:00:00Z">
                    <w:rPr>
                      <w:color w:val="333333"/>
                      <w:sz w:val="27"/>
                      <w:szCs w:val="27"/>
                    </w:rPr>
                  </w:rPrChange>
                </w:rPr>
                <w:t>-0·3 [-2.8, 1.9]</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736"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3F2157C6" w14:textId="77777777" w:rsidR="000715F3" w:rsidRPr="000715F3" w:rsidRDefault="000715F3" w:rsidP="000715F3">
            <w:pPr>
              <w:pStyle w:val="NormalWeb"/>
              <w:spacing w:before="0" w:beforeAutospacing="0" w:after="0" w:afterAutospacing="0"/>
              <w:ind w:left="150" w:right="150"/>
              <w:jc w:val="center"/>
              <w:rPr>
                <w:ins w:id="737" w:author="Ewan Carr" w:date="2023-02-28T18:00:00Z"/>
                <w:color w:val="333333"/>
                <w:sz w:val="16"/>
                <w:szCs w:val="16"/>
                <w:rPrChange w:id="738" w:author="Ewan Carr" w:date="2023-02-28T18:00:00Z">
                  <w:rPr>
                    <w:ins w:id="739" w:author="Ewan Carr" w:date="2023-02-28T18:00:00Z"/>
                    <w:color w:val="333333"/>
                    <w:sz w:val="27"/>
                    <w:szCs w:val="27"/>
                  </w:rPr>
                </w:rPrChange>
              </w:rPr>
            </w:pPr>
            <w:ins w:id="740" w:author="Ewan Carr" w:date="2023-02-28T18:00:00Z">
              <w:r w:rsidRPr="000715F3">
                <w:rPr>
                  <w:color w:val="333333"/>
                  <w:sz w:val="16"/>
                  <w:szCs w:val="16"/>
                  <w:rPrChange w:id="741" w:author="Ewan Carr" w:date="2023-02-28T18:00:00Z">
                    <w:rPr>
                      <w:color w:val="333333"/>
                      <w:sz w:val="27"/>
                      <w:szCs w:val="27"/>
                    </w:rPr>
                  </w:rPrChange>
                </w:rPr>
                <w:t>0·1 [-0.5, 0.6]</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742"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7D3114A0" w14:textId="77777777" w:rsidR="000715F3" w:rsidRPr="000715F3" w:rsidRDefault="000715F3" w:rsidP="000715F3">
            <w:pPr>
              <w:pStyle w:val="NormalWeb"/>
              <w:spacing w:before="0" w:beforeAutospacing="0" w:after="0" w:afterAutospacing="0"/>
              <w:ind w:left="150" w:right="150"/>
              <w:jc w:val="center"/>
              <w:rPr>
                <w:ins w:id="743" w:author="Ewan Carr" w:date="2023-02-28T18:00:00Z"/>
                <w:color w:val="333333"/>
                <w:sz w:val="16"/>
                <w:szCs w:val="16"/>
                <w:rPrChange w:id="744" w:author="Ewan Carr" w:date="2023-02-28T18:00:00Z">
                  <w:rPr>
                    <w:ins w:id="745" w:author="Ewan Carr" w:date="2023-02-28T18:00:00Z"/>
                    <w:color w:val="333333"/>
                    <w:sz w:val="27"/>
                    <w:szCs w:val="27"/>
                  </w:rPr>
                </w:rPrChange>
              </w:rPr>
            </w:pPr>
            <w:ins w:id="746" w:author="Ewan Carr" w:date="2023-02-28T18:00:00Z">
              <w:r w:rsidRPr="000715F3">
                <w:rPr>
                  <w:color w:val="333333"/>
                  <w:sz w:val="16"/>
                  <w:szCs w:val="16"/>
                  <w:rPrChange w:id="747" w:author="Ewan Carr" w:date="2023-02-28T18:00:00Z">
                    <w:rPr>
                      <w:color w:val="333333"/>
                      <w:sz w:val="27"/>
                      <w:szCs w:val="27"/>
                    </w:rPr>
                  </w:rPrChange>
                </w:rPr>
                <w:t>-0·0 [-0.5, 0.5]</w:t>
              </w:r>
            </w:ins>
          </w:p>
        </w:tc>
      </w:tr>
      <w:tr w:rsidR="000715F3" w:rsidRPr="000715F3" w14:paraId="37A93B06" w14:textId="77777777" w:rsidTr="00D30A0C">
        <w:trPr>
          <w:trHeight w:val="20"/>
          <w:ins w:id="748" w:author="Ewan Carr" w:date="2023-02-28T18:00:00Z"/>
        </w:trPr>
        <w:tc>
          <w:tcPr>
            <w:tcW w:w="2690"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749"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6A04B643" w14:textId="77777777" w:rsidR="000715F3" w:rsidRPr="000715F3" w:rsidRDefault="000715F3" w:rsidP="000715F3">
            <w:pPr>
              <w:pStyle w:val="NormalWeb"/>
              <w:spacing w:before="0" w:beforeAutospacing="0" w:after="0" w:afterAutospacing="0"/>
              <w:ind w:left="150" w:right="150"/>
              <w:rPr>
                <w:ins w:id="750" w:author="Ewan Carr" w:date="2023-02-28T18:00:00Z"/>
                <w:color w:val="333333"/>
                <w:sz w:val="16"/>
                <w:szCs w:val="16"/>
                <w:rPrChange w:id="751" w:author="Ewan Carr" w:date="2023-02-28T18:00:00Z">
                  <w:rPr>
                    <w:ins w:id="752" w:author="Ewan Carr" w:date="2023-02-28T18:00:00Z"/>
                    <w:color w:val="333333"/>
                    <w:sz w:val="27"/>
                    <w:szCs w:val="27"/>
                  </w:rPr>
                </w:rPrChange>
              </w:rPr>
            </w:pPr>
            <w:ins w:id="753" w:author="Ewan Carr" w:date="2023-02-28T18:00:00Z">
              <w:r w:rsidRPr="000715F3">
                <w:rPr>
                  <w:color w:val="333333"/>
                  <w:sz w:val="16"/>
                  <w:szCs w:val="16"/>
                  <w:rPrChange w:id="754" w:author="Ewan Carr" w:date="2023-02-28T18:00:00Z">
                    <w:rPr>
                      <w:color w:val="333333"/>
                      <w:sz w:val="27"/>
                      <w:szCs w:val="27"/>
                    </w:rPr>
                  </w:rPrChange>
                </w:rPr>
                <w:t>Sleep onset latency, variance</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755"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1D10699" w14:textId="77777777" w:rsidR="000715F3" w:rsidRPr="000715F3" w:rsidRDefault="000715F3" w:rsidP="000715F3">
            <w:pPr>
              <w:pStyle w:val="NormalWeb"/>
              <w:spacing w:before="0" w:beforeAutospacing="0" w:after="0" w:afterAutospacing="0"/>
              <w:ind w:left="150" w:right="150"/>
              <w:jc w:val="center"/>
              <w:rPr>
                <w:ins w:id="756" w:author="Ewan Carr" w:date="2023-02-28T18:00:00Z"/>
                <w:color w:val="333333"/>
                <w:sz w:val="16"/>
                <w:szCs w:val="16"/>
                <w:rPrChange w:id="757" w:author="Ewan Carr" w:date="2023-02-28T18:00:00Z">
                  <w:rPr>
                    <w:ins w:id="758" w:author="Ewan Carr" w:date="2023-02-28T18:00:00Z"/>
                    <w:color w:val="333333"/>
                    <w:sz w:val="27"/>
                    <w:szCs w:val="27"/>
                  </w:rPr>
                </w:rPrChange>
              </w:rPr>
            </w:pPr>
            <w:ins w:id="759" w:author="Ewan Carr" w:date="2023-02-28T18:00:00Z">
              <w:r w:rsidRPr="000715F3">
                <w:rPr>
                  <w:color w:val="333333"/>
                  <w:sz w:val="16"/>
                  <w:szCs w:val="16"/>
                  <w:rPrChange w:id="760" w:author="Ewan Carr" w:date="2023-02-28T18:00:00Z">
                    <w:rPr>
                      <w:color w:val="333333"/>
                      <w:sz w:val="27"/>
                      <w:szCs w:val="27"/>
                    </w:rPr>
                  </w:rPrChange>
                </w:rPr>
                <w:t>-0·3 [-1.5, 1.0]</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761"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AF708C0" w14:textId="77777777" w:rsidR="000715F3" w:rsidRPr="000715F3" w:rsidRDefault="000715F3" w:rsidP="000715F3">
            <w:pPr>
              <w:pStyle w:val="NormalWeb"/>
              <w:spacing w:before="0" w:beforeAutospacing="0" w:after="0" w:afterAutospacing="0"/>
              <w:ind w:left="150" w:right="150"/>
              <w:jc w:val="center"/>
              <w:rPr>
                <w:ins w:id="762" w:author="Ewan Carr" w:date="2023-02-28T18:00:00Z"/>
                <w:color w:val="333333"/>
                <w:sz w:val="16"/>
                <w:szCs w:val="16"/>
                <w:rPrChange w:id="763" w:author="Ewan Carr" w:date="2023-02-28T18:00:00Z">
                  <w:rPr>
                    <w:ins w:id="764" w:author="Ewan Carr" w:date="2023-02-28T18:00:00Z"/>
                    <w:color w:val="333333"/>
                    <w:sz w:val="27"/>
                    <w:szCs w:val="27"/>
                  </w:rPr>
                </w:rPrChange>
              </w:rPr>
            </w:pPr>
            <w:ins w:id="765" w:author="Ewan Carr" w:date="2023-02-28T18:00:00Z">
              <w:r w:rsidRPr="000715F3">
                <w:rPr>
                  <w:color w:val="333333"/>
                  <w:sz w:val="16"/>
                  <w:szCs w:val="16"/>
                  <w:rPrChange w:id="766" w:author="Ewan Carr" w:date="2023-02-28T18:00:00Z">
                    <w:rPr>
                      <w:color w:val="333333"/>
                      <w:sz w:val="27"/>
                      <w:szCs w:val="27"/>
                    </w:rPr>
                  </w:rPrChange>
                </w:rPr>
                <w:t>-0·3 [-1.5, 1.0]</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767"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217A08A" w14:textId="77777777" w:rsidR="000715F3" w:rsidRPr="000715F3" w:rsidRDefault="000715F3" w:rsidP="000715F3">
            <w:pPr>
              <w:pStyle w:val="NormalWeb"/>
              <w:spacing w:before="0" w:beforeAutospacing="0" w:after="0" w:afterAutospacing="0"/>
              <w:ind w:left="150" w:right="150"/>
              <w:jc w:val="center"/>
              <w:rPr>
                <w:ins w:id="768" w:author="Ewan Carr" w:date="2023-02-28T18:00:00Z"/>
                <w:color w:val="333333"/>
                <w:sz w:val="16"/>
                <w:szCs w:val="16"/>
                <w:rPrChange w:id="769" w:author="Ewan Carr" w:date="2023-02-28T18:00:00Z">
                  <w:rPr>
                    <w:ins w:id="770" w:author="Ewan Carr" w:date="2023-02-28T18:00:00Z"/>
                    <w:color w:val="333333"/>
                    <w:sz w:val="27"/>
                    <w:szCs w:val="27"/>
                  </w:rPr>
                </w:rPrChange>
              </w:rPr>
            </w:pPr>
            <w:ins w:id="771" w:author="Ewan Carr" w:date="2023-02-28T18:00:00Z">
              <w:r w:rsidRPr="000715F3">
                <w:rPr>
                  <w:color w:val="333333"/>
                  <w:sz w:val="16"/>
                  <w:szCs w:val="16"/>
                  <w:rPrChange w:id="772" w:author="Ewan Carr" w:date="2023-02-28T18:00:00Z">
                    <w:rPr>
                      <w:color w:val="333333"/>
                      <w:sz w:val="27"/>
                      <w:szCs w:val="27"/>
                    </w:rPr>
                  </w:rPrChange>
                </w:rPr>
                <w:t>0·1 [-0.2, 0.5]</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773"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6F76B276" w14:textId="77777777" w:rsidR="000715F3" w:rsidRPr="000715F3" w:rsidRDefault="000715F3" w:rsidP="000715F3">
            <w:pPr>
              <w:pStyle w:val="NormalWeb"/>
              <w:spacing w:before="0" w:beforeAutospacing="0" w:after="0" w:afterAutospacing="0"/>
              <w:ind w:left="150" w:right="150"/>
              <w:jc w:val="center"/>
              <w:rPr>
                <w:ins w:id="774" w:author="Ewan Carr" w:date="2023-02-28T18:00:00Z"/>
                <w:color w:val="333333"/>
                <w:sz w:val="16"/>
                <w:szCs w:val="16"/>
                <w:rPrChange w:id="775" w:author="Ewan Carr" w:date="2023-02-28T18:00:00Z">
                  <w:rPr>
                    <w:ins w:id="776" w:author="Ewan Carr" w:date="2023-02-28T18:00:00Z"/>
                    <w:color w:val="333333"/>
                    <w:sz w:val="27"/>
                    <w:szCs w:val="27"/>
                  </w:rPr>
                </w:rPrChange>
              </w:rPr>
            </w:pPr>
            <w:ins w:id="777" w:author="Ewan Carr" w:date="2023-02-28T18:00:00Z">
              <w:r w:rsidRPr="000715F3">
                <w:rPr>
                  <w:color w:val="333333"/>
                  <w:sz w:val="16"/>
                  <w:szCs w:val="16"/>
                  <w:rPrChange w:id="778" w:author="Ewan Carr" w:date="2023-02-28T18:00:00Z">
                    <w:rPr>
                      <w:color w:val="333333"/>
                      <w:sz w:val="27"/>
                      <w:szCs w:val="27"/>
                    </w:rPr>
                  </w:rPrChange>
                </w:rPr>
                <w:t>0·2 [-0.2, 0.5]</w:t>
              </w:r>
            </w:ins>
          </w:p>
        </w:tc>
      </w:tr>
      <w:tr w:rsidR="000715F3" w:rsidRPr="000715F3" w14:paraId="22B5A798" w14:textId="77777777" w:rsidTr="00D30A0C">
        <w:trPr>
          <w:trHeight w:val="20"/>
          <w:ins w:id="779" w:author="Ewan Carr" w:date="2023-02-28T18:00:00Z"/>
        </w:trPr>
        <w:tc>
          <w:tcPr>
            <w:tcW w:w="8278" w:type="dxa"/>
            <w:gridSpan w:val="5"/>
            <w:tcBorders>
              <w:top w:val="single" w:sz="12" w:space="0" w:color="D3D3D3"/>
              <w:left w:val="nil"/>
              <w:bottom w:val="single" w:sz="12" w:space="0" w:color="D3D3D3"/>
              <w:right w:val="nil"/>
            </w:tcBorders>
            <w:shd w:val="clear" w:color="auto" w:fill="FFFFFF"/>
            <w:tcMar>
              <w:top w:w="120" w:type="dxa"/>
              <w:left w:w="75" w:type="dxa"/>
              <w:bottom w:w="120" w:type="dxa"/>
              <w:right w:w="75" w:type="dxa"/>
            </w:tcMar>
            <w:vAlign w:val="center"/>
            <w:hideMark/>
            <w:tcPrChange w:id="780" w:author="Ewan Carr" w:date="2023-02-28T18:01:00Z">
              <w:tcPr>
                <w:tcW w:w="0" w:type="auto"/>
                <w:gridSpan w:val="5"/>
                <w:tcBorders>
                  <w:top w:val="single" w:sz="12" w:space="0" w:color="D3D3D3"/>
                  <w:left w:val="nil"/>
                  <w:bottom w:val="single" w:sz="12" w:space="0" w:color="D3D3D3"/>
                  <w:right w:val="nil"/>
                </w:tcBorders>
                <w:shd w:val="clear" w:color="auto" w:fill="FFFFFF"/>
                <w:tcMar>
                  <w:top w:w="120" w:type="dxa"/>
                  <w:left w:w="75" w:type="dxa"/>
                  <w:bottom w:w="120" w:type="dxa"/>
                  <w:right w:w="75" w:type="dxa"/>
                </w:tcMar>
                <w:vAlign w:val="center"/>
                <w:hideMark/>
              </w:tcPr>
            </w:tcPrChange>
          </w:tcPr>
          <w:p w14:paraId="724A2D38" w14:textId="77777777" w:rsidR="000715F3" w:rsidRPr="000715F3" w:rsidRDefault="000715F3">
            <w:pPr>
              <w:rPr>
                <w:ins w:id="781" w:author="Ewan Carr" w:date="2023-02-28T18:00:00Z"/>
                <w:b/>
                <w:bCs/>
                <w:color w:val="333333"/>
                <w:sz w:val="16"/>
                <w:szCs w:val="16"/>
                <w:rPrChange w:id="782" w:author="Ewan Carr" w:date="2023-02-28T18:00:00Z">
                  <w:rPr>
                    <w:ins w:id="783" w:author="Ewan Carr" w:date="2023-02-28T18:00:00Z"/>
                    <w:b/>
                    <w:bCs/>
                    <w:color w:val="333333"/>
                  </w:rPr>
                </w:rPrChange>
              </w:rPr>
            </w:pPr>
            <w:ins w:id="784" w:author="Ewan Carr" w:date="2023-02-28T18:00:00Z">
              <w:r w:rsidRPr="000715F3">
                <w:rPr>
                  <w:b/>
                  <w:bCs/>
                  <w:color w:val="333333"/>
                  <w:sz w:val="16"/>
                  <w:szCs w:val="16"/>
                  <w:rPrChange w:id="785" w:author="Ewan Carr" w:date="2023-02-28T18:00:00Z">
                    <w:rPr>
                      <w:b/>
                      <w:bCs/>
                      <w:color w:val="333333"/>
                    </w:rPr>
                  </w:rPrChange>
                </w:rPr>
                <w:t>Sleep Regularity</w:t>
              </w:r>
            </w:ins>
          </w:p>
        </w:tc>
      </w:tr>
      <w:tr w:rsidR="000715F3" w:rsidRPr="000715F3" w14:paraId="755CE379" w14:textId="77777777" w:rsidTr="00D30A0C">
        <w:trPr>
          <w:trHeight w:val="20"/>
          <w:ins w:id="786" w:author="Ewan Carr" w:date="2023-02-28T18:00:00Z"/>
        </w:trPr>
        <w:tc>
          <w:tcPr>
            <w:tcW w:w="2690" w:type="dxa"/>
            <w:tcBorders>
              <w:top w:val="single" w:sz="12" w:space="0" w:color="D3D3D3"/>
              <w:left w:val="nil"/>
              <w:right w:val="nil"/>
            </w:tcBorders>
            <w:shd w:val="clear" w:color="auto" w:fill="FFFFFF"/>
            <w:tcMar>
              <w:top w:w="120" w:type="dxa"/>
              <w:left w:w="75" w:type="dxa"/>
              <w:bottom w:w="120" w:type="dxa"/>
              <w:right w:w="75" w:type="dxa"/>
            </w:tcMar>
            <w:vAlign w:val="center"/>
            <w:hideMark/>
            <w:tcPrChange w:id="787" w:author="Ewan Carr" w:date="2023-02-28T18:01: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2DEB3B93" w14:textId="77777777" w:rsidR="000715F3" w:rsidRPr="000715F3" w:rsidRDefault="000715F3" w:rsidP="000715F3">
            <w:pPr>
              <w:pStyle w:val="NormalWeb"/>
              <w:spacing w:before="0" w:beforeAutospacing="0" w:after="0" w:afterAutospacing="0"/>
              <w:ind w:left="150" w:right="150"/>
              <w:rPr>
                <w:ins w:id="788" w:author="Ewan Carr" w:date="2023-02-28T18:00:00Z"/>
                <w:color w:val="333333"/>
                <w:sz w:val="16"/>
                <w:szCs w:val="16"/>
                <w:rPrChange w:id="789" w:author="Ewan Carr" w:date="2023-02-28T18:00:00Z">
                  <w:rPr>
                    <w:ins w:id="790" w:author="Ewan Carr" w:date="2023-02-28T18:00:00Z"/>
                    <w:color w:val="333333"/>
                    <w:sz w:val="27"/>
                    <w:szCs w:val="27"/>
                  </w:rPr>
                </w:rPrChange>
              </w:rPr>
            </w:pPr>
            <w:ins w:id="791" w:author="Ewan Carr" w:date="2023-02-28T18:00:00Z">
              <w:r w:rsidRPr="000715F3">
                <w:rPr>
                  <w:color w:val="333333"/>
                  <w:sz w:val="16"/>
                  <w:szCs w:val="16"/>
                  <w:rPrChange w:id="792" w:author="Ewan Carr" w:date="2023-02-28T18:00:00Z">
                    <w:rPr>
                      <w:color w:val="333333"/>
                      <w:sz w:val="27"/>
                      <w:szCs w:val="27"/>
                    </w:rPr>
                  </w:rPrChange>
                </w:rPr>
                <w:t>Sleep midpoint, median</w:t>
              </w:r>
            </w:ins>
          </w:p>
        </w:tc>
        <w:tc>
          <w:tcPr>
            <w:tcW w:w="1397" w:type="dxa"/>
            <w:tcBorders>
              <w:top w:val="single" w:sz="12" w:space="0" w:color="D3D3D3"/>
              <w:left w:val="nil"/>
              <w:right w:val="nil"/>
            </w:tcBorders>
            <w:shd w:val="clear" w:color="auto" w:fill="FFFFFF"/>
            <w:tcMar>
              <w:top w:w="120" w:type="dxa"/>
              <w:left w:w="75" w:type="dxa"/>
              <w:bottom w:w="120" w:type="dxa"/>
              <w:right w:w="75" w:type="dxa"/>
            </w:tcMar>
            <w:vAlign w:val="center"/>
            <w:hideMark/>
            <w:tcPrChange w:id="793" w:author="Ewan Carr" w:date="2023-02-28T18:01: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34594993" w14:textId="77777777" w:rsidR="000715F3" w:rsidRPr="000715F3" w:rsidRDefault="000715F3" w:rsidP="000715F3">
            <w:pPr>
              <w:pStyle w:val="NormalWeb"/>
              <w:spacing w:before="0" w:beforeAutospacing="0" w:after="0" w:afterAutospacing="0"/>
              <w:ind w:left="150" w:right="150"/>
              <w:jc w:val="center"/>
              <w:rPr>
                <w:ins w:id="794" w:author="Ewan Carr" w:date="2023-02-28T18:00:00Z"/>
                <w:color w:val="333333"/>
                <w:sz w:val="16"/>
                <w:szCs w:val="16"/>
                <w:rPrChange w:id="795" w:author="Ewan Carr" w:date="2023-02-28T18:00:00Z">
                  <w:rPr>
                    <w:ins w:id="796" w:author="Ewan Carr" w:date="2023-02-28T18:00:00Z"/>
                    <w:color w:val="333333"/>
                    <w:sz w:val="27"/>
                    <w:szCs w:val="27"/>
                  </w:rPr>
                </w:rPrChange>
              </w:rPr>
            </w:pPr>
            <w:ins w:id="797" w:author="Ewan Carr" w:date="2023-02-28T18:00:00Z">
              <w:r w:rsidRPr="000715F3">
                <w:rPr>
                  <w:color w:val="333333"/>
                  <w:sz w:val="16"/>
                  <w:szCs w:val="16"/>
                  <w:rPrChange w:id="798" w:author="Ewan Carr" w:date="2023-02-28T18:00:00Z">
                    <w:rPr>
                      <w:color w:val="333333"/>
                      <w:sz w:val="27"/>
                      <w:szCs w:val="27"/>
                    </w:rPr>
                  </w:rPrChange>
                </w:rPr>
                <w:t>1·9 [0.2, 3.5]</w:t>
              </w:r>
            </w:ins>
          </w:p>
        </w:tc>
        <w:tc>
          <w:tcPr>
            <w:tcW w:w="1397" w:type="dxa"/>
            <w:tcBorders>
              <w:top w:val="single" w:sz="12" w:space="0" w:color="D3D3D3"/>
              <w:left w:val="nil"/>
              <w:right w:val="nil"/>
            </w:tcBorders>
            <w:shd w:val="clear" w:color="auto" w:fill="FFFFFF"/>
            <w:tcMar>
              <w:top w:w="120" w:type="dxa"/>
              <w:left w:w="75" w:type="dxa"/>
              <w:bottom w:w="120" w:type="dxa"/>
              <w:right w:w="75" w:type="dxa"/>
            </w:tcMar>
            <w:vAlign w:val="center"/>
            <w:hideMark/>
            <w:tcPrChange w:id="799" w:author="Ewan Carr" w:date="2023-02-28T18:01: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606857B4" w14:textId="77777777" w:rsidR="000715F3" w:rsidRPr="000715F3" w:rsidRDefault="000715F3" w:rsidP="000715F3">
            <w:pPr>
              <w:pStyle w:val="NormalWeb"/>
              <w:spacing w:before="0" w:beforeAutospacing="0" w:after="0" w:afterAutospacing="0"/>
              <w:ind w:left="150" w:right="150"/>
              <w:jc w:val="center"/>
              <w:rPr>
                <w:ins w:id="800" w:author="Ewan Carr" w:date="2023-02-28T18:00:00Z"/>
                <w:color w:val="333333"/>
                <w:sz w:val="16"/>
                <w:szCs w:val="16"/>
                <w:rPrChange w:id="801" w:author="Ewan Carr" w:date="2023-02-28T18:00:00Z">
                  <w:rPr>
                    <w:ins w:id="802" w:author="Ewan Carr" w:date="2023-02-28T18:00:00Z"/>
                    <w:color w:val="333333"/>
                    <w:sz w:val="27"/>
                    <w:szCs w:val="27"/>
                  </w:rPr>
                </w:rPrChange>
              </w:rPr>
            </w:pPr>
            <w:ins w:id="803" w:author="Ewan Carr" w:date="2023-02-28T18:00:00Z">
              <w:r w:rsidRPr="000715F3">
                <w:rPr>
                  <w:color w:val="333333"/>
                  <w:sz w:val="16"/>
                  <w:szCs w:val="16"/>
                  <w:rPrChange w:id="804" w:author="Ewan Carr" w:date="2023-02-28T18:00:00Z">
                    <w:rPr>
                      <w:color w:val="333333"/>
                      <w:sz w:val="27"/>
                      <w:szCs w:val="27"/>
                    </w:rPr>
                  </w:rPrChange>
                </w:rPr>
                <w:t>1·3 [-0.4, 3.0]</w:t>
              </w:r>
            </w:ins>
          </w:p>
        </w:tc>
        <w:tc>
          <w:tcPr>
            <w:tcW w:w="1397" w:type="dxa"/>
            <w:tcBorders>
              <w:top w:val="single" w:sz="12" w:space="0" w:color="D3D3D3"/>
              <w:left w:val="nil"/>
              <w:right w:val="nil"/>
            </w:tcBorders>
            <w:shd w:val="clear" w:color="auto" w:fill="FFFFFF"/>
            <w:tcMar>
              <w:top w:w="120" w:type="dxa"/>
              <w:left w:w="75" w:type="dxa"/>
              <w:bottom w:w="120" w:type="dxa"/>
              <w:right w:w="75" w:type="dxa"/>
            </w:tcMar>
            <w:vAlign w:val="center"/>
            <w:hideMark/>
            <w:tcPrChange w:id="805" w:author="Ewan Carr" w:date="2023-02-28T18:01: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1DF98349" w14:textId="77777777" w:rsidR="000715F3" w:rsidRPr="000715F3" w:rsidRDefault="000715F3" w:rsidP="000715F3">
            <w:pPr>
              <w:pStyle w:val="NormalWeb"/>
              <w:spacing w:before="0" w:beforeAutospacing="0" w:after="0" w:afterAutospacing="0"/>
              <w:ind w:left="150" w:right="150"/>
              <w:jc w:val="center"/>
              <w:rPr>
                <w:ins w:id="806" w:author="Ewan Carr" w:date="2023-02-28T18:00:00Z"/>
                <w:color w:val="333333"/>
                <w:sz w:val="16"/>
                <w:szCs w:val="16"/>
                <w:rPrChange w:id="807" w:author="Ewan Carr" w:date="2023-02-28T18:00:00Z">
                  <w:rPr>
                    <w:ins w:id="808" w:author="Ewan Carr" w:date="2023-02-28T18:00:00Z"/>
                    <w:color w:val="333333"/>
                    <w:sz w:val="27"/>
                    <w:szCs w:val="27"/>
                  </w:rPr>
                </w:rPrChange>
              </w:rPr>
            </w:pPr>
            <w:ins w:id="809" w:author="Ewan Carr" w:date="2023-02-28T18:00:00Z">
              <w:r w:rsidRPr="000715F3">
                <w:rPr>
                  <w:color w:val="333333"/>
                  <w:sz w:val="16"/>
                  <w:szCs w:val="16"/>
                  <w:rPrChange w:id="810" w:author="Ewan Carr" w:date="2023-02-28T18:00:00Z">
                    <w:rPr>
                      <w:color w:val="333333"/>
                      <w:sz w:val="27"/>
                      <w:szCs w:val="27"/>
                    </w:rPr>
                  </w:rPrChange>
                </w:rPr>
                <w:t>1·0 [0.5, 1.5]</w:t>
              </w:r>
            </w:ins>
          </w:p>
        </w:tc>
        <w:tc>
          <w:tcPr>
            <w:tcW w:w="1397" w:type="dxa"/>
            <w:tcBorders>
              <w:top w:val="single" w:sz="12" w:space="0" w:color="D3D3D3"/>
              <w:left w:val="nil"/>
              <w:right w:val="nil"/>
            </w:tcBorders>
            <w:shd w:val="clear" w:color="auto" w:fill="FFFFFF"/>
            <w:tcMar>
              <w:top w:w="120" w:type="dxa"/>
              <w:left w:w="75" w:type="dxa"/>
              <w:bottom w:w="120" w:type="dxa"/>
              <w:right w:w="75" w:type="dxa"/>
            </w:tcMar>
            <w:vAlign w:val="center"/>
            <w:hideMark/>
            <w:tcPrChange w:id="811" w:author="Ewan Carr" w:date="2023-02-28T18:01: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082E5AC5" w14:textId="77777777" w:rsidR="000715F3" w:rsidRPr="000715F3" w:rsidRDefault="000715F3" w:rsidP="000715F3">
            <w:pPr>
              <w:pStyle w:val="NormalWeb"/>
              <w:spacing w:before="0" w:beforeAutospacing="0" w:after="0" w:afterAutospacing="0"/>
              <w:ind w:left="150" w:right="150"/>
              <w:jc w:val="center"/>
              <w:rPr>
                <w:ins w:id="812" w:author="Ewan Carr" w:date="2023-02-28T18:00:00Z"/>
                <w:color w:val="333333"/>
                <w:sz w:val="16"/>
                <w:szCs w:val="16"/>
                <w:rPrChange w:id="813" w:author="Ewan Carr" w:date="2023-02-28T18:00:00Z">
                  <w:rPr>
                    <w:ins w:id="814" w:author="Ewan Carr" w:date="2023-02-28T18:00:00Z"/>
                    <w:color w:val="333333"/>
                    <w:sz w:val="27"/>
                    <w:szCs w:val="27"/>
                  </w:rPr>
                </w:rPrChange>
              </w:rPr>
            </w:pPr>
            <w:ins w:id="815" w:author="Ewan Carr" w:date="2023-02-28T18:00:00Z">
              <w:r w:rsidRPr="000715F3">
                <w:rPr>
                  <w:color w:val="333333"/>
                  <w:sz w:val="16"/>
                  <w:szCs w:val="16"/>
                  <w:rPrChange w:id="816" w:author="Ewan Carr" w:date="2023-02-28T18:00:00Z">
                    <w:rPr>
                      <w:color w:val="333333"/>
                      <w:sz w:val="27"/>
                      <w:szCs w:val="27"/>
                    </w:rPr>
                  </w:rPrChange>
                </w:rPr>
                <w:t>0·8 [0.4, 1.3]</w:t>
              </w:r>
            </w:ins>
          </w:p>
        </w:tc>
      </w:tr>
      <w:tr w:rsidR="000715F3" w:rsidRPr="000715F3" w14:paraId="7906F416" w14:textId="77777777" w:rsidTr="00D30A0C">
        <w:trPr>
          <w:trHeight w:val="20"/>
          <w:ins w:id="817" w:author="Ewan Carr" w:date="2023-02-28T18:00:00Z"/>
        </w:trPr>
        <w:tc>
          <w:tcPr>
            <w:tcW w:w="2690"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818"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078F83BC" w14:textId="77777777" w:rsidR="000715F3" w:rsidRPr="000715F3" w:rsidRDefault="000715F3" w:rsidP="000715F3">
            <w:pPr>
              <w:pStyle w:val="NormalWeb"/>
              <w:spacing w:before="0" w:beforeAutospacing="0" w:after="0" w:afterAutospacing="0"/>
              <w:ind w:left="150" w:right="150"/>
              <w:rPr>
                <w:ins w:id="819" w:author="Ewan Carr" w:date="2023-02-28T18:00:00Z"/>
                <w:color w:val="333333"/>
                <w:sz w:val="16"/>
                <w:szCs w:val="16"/>
                <w:rPrChange w:id="820" w:author="Ewan Carr" w:date="2023-02-28T18:00:00Z">
                  <w:rPr>
                    <w:ins w:id="821" w:author="Ewan Carr" w:date="2023-02-28T18:00:00Z"/>
                    <w:color w:val="333333"/>
                    <w:sz w:val="27"/>
                    <w:szCs w:val="27"/>
                  </w:rPr>
                </w:rPrChange>
              </w:rPr>
            </w:pPr>
            <w:ins w:id="822" w:author="Ewan Carr" w:date="2023-02-28T18:00:00Z">
              <w:r w:rsidRPr="000715F3">
                <w:rPr>
                  <w:color w:val="333333"/>
                  <w:sz w:val="16"/>
                  <w:szCs w:val="16"/>
                  <w:rPrChange w:id="823" w:author="Ewan Carr" w:date="2023-02-28T18:00:00Z">
                    <w:rPr>
                      <w:color w:val="333333"/>
                      <w:sz w:val="27"/>
                      <w:szCs w:val="27"/>
                    </w:rPr>
                  </w:rPrChange>
                </w:rPr>
                <w:t>Sleep midpoint, variance</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824"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27BD70A1" w14:textId="77777777" w:rsidR="000715F3" w:rsidRPr="000715F3" w:rsidRDefault="000715F3" w:rsidP="000715F3">
            <w:pPr>
              <w:pStyle w:val="NormalWeb"/>
              <w:spacing w:before="0" w:beforeAutospacing="0" w:after="0" w:afterAutospacing="0"/>
              <w:ind w:left="150" w:right="150"/>
              <w:jc w:val="center"/>
              <w:rPr>
                <w:ins w:id="825" w:author="Ewan Carr" w:date="2023-02-28T18:00:00Z"/>
                <w:color w:val="333333"/>
                <w:sz w:val="16"/>
                <w:szCs w:val="16"/>
                <w:rPrChange w:id="826" w:author="Ewan Carr" w:date="2023-02-28T18:00:00Z">
                  <w:rPr>
                    <w:ins w:id="827" w:author="Ewan Carr" w:date="2023-02-28T18:00:00Z"/>
                    <w:color w:val="333333"/>
                    <w:sz w:val="27"/>
                    <w:szCs w:val="27"/>
                  </w:rPr>
                </w:rPrChange>
              </w:rPr>
            </w:pPr>
            <w:ins w:id="828" w:author="Ewan Carr" w:date="2023-02-28T18:00:00Z">
              <w:r w:rsidRPr="000715F3">
                <w:rPr>
                  <w:color w:val="333333"/>
                  <w:sz w:val="16"/>
                  <w:szCs w:val="16"/>
                  <w:rPrChange w:id="829" w:author="Ewan Carr" w:date="2023-02-28T18:00:00Z">
                    <w:rPr>
                      <w:color w:val="333333"/>
                      <w:sz w:val="27"/>
                      <w:szCs w:val="27"/>
                    </w:rPr>
                  </w:rPrChange>
                </w:rPr>
                <w:t>0·7 [-0.6, 2.0]</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830"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2996A635" w14:textId="77777777" w:rsidR="000715F3" w:rsidRPr="000715F3" w:rsidRDefault="000715F3" w:rsidP="000715F3">
            <w:pPr>
              <w:pStyle w:val="NormalWeb"/>
              <w:spacing w:before="0" w:beforeAutospacing="0" w:after="0" w:afterAutospacing="0"/>
              <w:ind w:left="150" w:right="150"/>
              <w:jc w:val="center"/>
              <w:rPr>
                <w:ins w:id="831" w:author="Ewan Carr" w:date="2023-02-28T18:00:00Z"/>
                <w:color w:val="333333"/>
                <w:sz w:val="16"/>
                <w:szCs w:val="16"/>
                <w:rPrChange w:id="832" w:author="Ewan Carr" w:date="2023-02-28T18:00:00Z">
                  <w:rPr>
                    <w:ins w:id="833" w:author="Ewan Carr" w:date="2023-02-28T18:00:00Z"/>
                    <w:color w:val="333333"/>
                    <w:sz w:val="27"/>
                    <w:szCs w:val="27"/>
                  </w:rPr>
                </w:rPrChange>
              </w:rPr>
            </w:pPr>
            <w:ins w:id="834" w:author="Ewan Carr" w:date="2023-02-28T18:00:00Z">
              <w:r w:rsidRPr="000715F3">
                <w:rPr>
                  <w:color w:val="333333"/>
                  <w:sz w:val="16"/>
                  <w:szCs w:val="16"/>
                  <w:rPrChange w:id="835" w:author="Ewan Carr" w:date="2023-02-28T18:00:00Z">
                    <w:rPr>
                      <w:color w:val="333333"/>
                      <w:sz w:val="27"/>
                      <w:szCs w:val="27"/>
                    </w:rPr>
                  </w:rPrChange>
                </w:rPr>
                <w:t>0·6 [-0.8, 2.0]</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836"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1373114E" w14:textId="77777777" w:rsidR="000715F3" w:rsidRPr="000715F3" w:rsidRDefault="000715F3" w:rsidP="000715F3">
            <w:pPr>
              <w:pStyle w:val="NormalWeb"/>
              <w:spacing w:before="0" w:beforeAutospacing="0" w:after="0" w:afterAutospacing="0"/>
              <w:ind w:left="150" w:right="150"/>
              <w:jc w:val="center"/>
              <w:rPr>
                <w:ins w:id="837" w:author="Ewan Carr" w:date="2023-02-28T18:00:00Z"/>
                <w:color w:val="333333"/>
                <w:sz w:val="16"/>
                <w:szCs w:val="16"/>
                <w:rPrChange w:id="838" w:author="Ewan Carr" w:date="2023-02-28T18:00:00Z">
                  <w:rPr>
                    <w:ins w:id="839" w:author="Ewan Carr" w:date="2023-02-28T18:00:00Z"/>
                    <w:color w:val="333333"/>
                    <w:sz w:val="27"/>
                    <w:szCs w:val="27"/>
                  </w:rPr>
                </w:rPrChange>
              </w:rPr>
            </w:pPr>
            <w:ins w:id="840" w:author="Ewan Carr" w:date="2023-02-28T18:00:00Z">
              <w:r w:rsidRPr="000715F3">
                <w:rPr>
                  <w:color w:val="333333"/>
                  <w:sz w:val="16"/>
                  <w:szCs w:val="16"/>
                  <w:rPrChange w:id="841" w:author="Ewan Carr" w:date="2023-02-28T18:00:00Z">
                    <w:rPr>
                      <w:color w:val="333333"/>
                      <w:sz w:val="27"/>
                      <w:szCs w:val="27"/>
                    </w:rPr>
                  </w:rPrChange>
                </w:rPr>
                <w:t>0·9 [0.5, 1.3]</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842"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406B8CD7" w14:textId="77777777" w:rsidR="000715F3" w:rsidRPr="000715F3" w:rsidRDefault="000715F3" w:rsidP="000715F3">
            <w:pPr>
              <w:pStyle w:val="NormalWeb"/>
              <w:spacing w:before="0" w:beforeAutospacing="0" w:after="0" w:afterAutospacing="0"/>
              <w:ind w:left="150" w:right="150"/>
              <w:jc w:val="center"/>
              <w:rPr>
                <w:ins w:id="843" w:author="Ewan Carr" w:date="2023-02-28T18:00:00Z"/>
                <w:color w:val="333333"/>
                <w:sz w:val="16"/>
                <w:szCs w:val="16"/>
                <w:rPrChange w:id="844" w:author="Ewan Carr" w:date="2023-02-28T18:00:00Z">
                  <w:rPr>
                    <w:ins w:id="845" w:author="Ewan Carr" w:date="2023-02-28T18:00:00Z"/>
                    <w:color w:val="333333"/>
                    <w:sz w:val="27"/>
                    <w:szCs w:val="27"/>
                  </w:rPr>
                </w:rPrChange>
              </w:rPr>
            </w:pPr>
            <w:ins w:id="846" w:author="Ewan Carr" w:date="2023-02-28T18:00:00Z">
              <w:r w:rsidRPr="000715F3">
                <w:rPr>
                  <w:color w:val="333333"/>
                  <w:sz w:val="16"/>
                  <w:szCs w:val="16"/>
                  <w:rPrChange w:id="847" w:author="Ewan Carr" w:date="2023-02-28T18:00:00Z">
                    <w:rPr>
                      <w:color w:val="333333"/>
                      <w:sz w:val="27"/>
                      <w:szCs w:val="27"/>
                    </w:rPr>
                  </w:rPrChange>
                </w:rPr>
                <w:t>0·7 [0.3, 1.0]</w:t>
              </w:r>
            </w:ins>
          </w:p>
        </w:tc>
      </w:tr>
      <w:tr w:rsidR="000715F3" w:rsidRPr="000715F3" w14:paraId="0234718C" w14:textId="77777777" w:rsidTr="00D30A0C">
        <w:trPr>
          <w:trHeight w:val="20"/>
          <w:ins w:id="848" w:author="Ewan Carr" w:date="2023-02-28T18:00:00Z"/>
        </w:trPr>
        <w:tc>
          <w:tcPr>
            <w:tcW w:w="2690"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849"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1ACEE3FC" w14:textId="77777777" w:rsidR="000715F3" w:rsidRPr="000715F3" w:rsidRDefault="000715F3" w:rsidP="000715F3">
            <w:pPr>
              <w:pStyle w:val="NormalWeb"/>
              <w:spacing w:before="0" w:beforeAutospacing="0" w:after="0" w:afterAutospacing="0"/>
              <w:ind w:left="150" w:right="150"/>
              <w:rPr>
                <w:ins w:id="850" w:author="Ewan Carr" w:date="2023-02-28T18:00:00Z"/>
                <w:color w:val="333333"/>
                <w:sz w:val="16"/>
                <w:szCs w:val="16"/>
                <w:rPrChange w:id="851" w:author="Ewan Carr" w:date="2023-02-28T18:00:00Z">
                  <w:rPr>
                    <w:ins w:id="852" w:author="Ewan Carr" w:date="2023-02-28T18:00:00Z"/>
                    <w:color w:val="333333"/>
                    <w:sz w:val="27"/>
                    <w:szCs w:val="27"/>
                  </w:rPr>
                </w:rPrChange>
              </w:rPr>
            </w:pPr>
            <w:ins w:id="853" w:author="Ewan Carr" w:date="2023-02-28T18:00:00Z">
              <w:r w:rsidRPr="000715F3">
                <w:rPr>
                  <w:color w:val="333333"/>
                  <w:sz w:val="16"/>
                  <w:szCs w:val="16"/>
                  <w:rPrChange w:id="854" w:author="Ewan Carr" w:date="2023-02-28T18:00:00Z">
                    <w:rPr>
                      <w:color w:val="333333"/>
                      <w:sz w:val="27"/>
                      <w:szCs w:val="27"/>
                    </w:rPr>
                  </w:rPrChange>
                </w:rPr>
                <w:t>Social jet lag</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855"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0E0CF4EB" w14:textId="77777777" w:rsidR="000715F3" w:rsidRPr="000715F3" w:rsidRDefault="000715F3" w:rsidP="000715F3">
            <w:pPr>
              <w:pStyle w:val="NormalWeb"/>
              <w:spacing w:before="0" w:beforeAutospacing="0" w:after="0" w:afterAutospacing="0"/>
              <w:ind w:left="150" w:right="150"/>
              <w:jc w:val="center"/>
              <w:rPr>
                <w:ins w:id="856" w:author="Ewan Carr" w:date="2023-02-28T18:00:00Z"/>
                <w:color w:val="333333"/>
                <w:sz w:val="16"/>
                <w:szCs w:val="16"/>
                <w:rPrChange w:id="857" w:author="Ewan Carr" w:date="2023-02-28T18:00:00Z">
                  <w:rPr>
                    <w:ins w:id="858" w:author="Ewan Carr" w:date="2023-02-28T18:00:00Z"/>
                    <w:color w:val="333333"/>
                    <w:sz w:val="27"/>
                    <w:szCs w:val="27"/>
                  </w:rPr>
                </w:rPrChange>
              </w:rPr>
            </w:pPr>
            <w:ins w:id="859" w:author="Ewan Carr" w:date="2023-02-28T18:00:00Z">
              <w:r w:rsidRPr="000715F3">
                <w:rPr>
                  <w:color w:val="333333"/>
                  <w:sz w:val="16"/>
                  <w:szCs w:val="16"/>
                  <w:rPrChange w:id="860" w:author="Ewan Carr" w:date="2023-02-28T18:00:00Z">
                    <w:rPr>
                      <w:color w:val="333333"/>
                      <w:sz w:val="27"/>
                      <w:szCs w:val="27"/>
                    </w:rPr>
                  </w:rPrChange>
                </w:rPr>
                <w:t>-0·6 [-2.4, 1.1]</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861"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221CA1F5" w14:textId="77777777" w:rsidR="000715F3" w:rsidRPr="000715F3" w:rsidRDefault="000715F3" w:rsidP="000715F3">
            <w:pPr>
              <w:pStyle w:val="NormalWeb"/>
              <w:spacing w:before="0" w:beforeAutospacing="0" w:after="0" w:afterAutospacing="0"/>
              <w:ind w:left="150" w:right="150"/>
              <w:jc w:val="center"/>
              <w:rPr>
                <w:ins w:id="862" w:author="Ewan Carr" w:date="2023-02-28T18:00:00Z"/>
                <w:color w:val="333333"/>
                <w:sz w:val="16"/>
                <w:szCs w:val="16"/>
                <w:rPrChange w:id="863" w:author="Ewan Carr" w:date="2023-02-28T18:00:00Z">
                  <w:rPr>
                    <w:ins w:id="864" w:author="Ewan Carr" w:date="2023-02-28T18:00:00Z"/>
                    <w:color w:val="333333"/>
                    <w:sz w:val="27"/>
                    <w:szCs w:val="27"/>
                  </w:rPr>
                </w:rPrChange>
              </w:rPr>
            </w:pPr>
            <w:ins w:id="865" w:author="Ewan Carr" w:date="2023-02-28T18:00:00Z">
              <w:r w:rsidRPr="000715F3">
                <w:rPr>
                  <w:color w:val="333333"/>
                  <w:sz w:val="16"/>
                  <w:szCs w:val="16"/>
                  <w:rPrChange w:id="866" w:author="Ewan Carr" w:date="2023-02-28T18:00:00Z">
                    <w:rPr>
                      <w:color w:val="333333"/>
                      <w:sz w:val="27"/>
                      <w:szCs w:val="27"/>
                    </w:rPr>
                  </w:rPrChange>
                </w:rPr>
                <w:t>-0·6 [-2.4, 1.1]</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867"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3F7DEB87" w14:textId="77777777" w:rsidR="000715F3" w:rsidRPr="000715F3" w:rsidRDefault="000715F3" w:rsidP="000715F3">
            <w:pPr>
              <w:pStyle w:val="NormalWeb"/>
              <w:spacing w:before="0" w:beforeAutospacing="0" w:after="0" w:afterAutospacing="0"/>
              <w:ind w:left="150" w:right="150"/>
              <w:jc w:val="center"/>
              <w:rPr>
                <w:ins w:id="868" w:author="Ewan Carr" w:date="2023-02-28T18:00:00Z"/>
                <w:color w:val="333333"/>
                <w:sz w:val="16"/>
                <w:szCs w:val="16"/>
                <w:rPrChange w:id="869" w:author="Ewan Carr" w:date="2023-02-28T18:00:00Z">
                  <w:rPr>
                    <w:ins w:id="870" w:author="Ewan Carr" w:date="2023-02-28T18:00:00Z"/>
                    <w:color w:val="333333"/>
                    <w:sz w:val="27"/>
                    <w:szCs w:val="27"/>
                  </w:rPr>
                </w:rPrChange>
              </w:rPr>
            </w:pPr>
            <w:ins w:id="871" w:author="Ewan Carr" w:date="2023-02-28T18:00:00Z">
              <w:r w:rsidRPr="000715F3">
                <w:rPr>
                  <w:color w:val="333333"/>
                  <w:sz w:val="16"/>
                  <w:szCs w:val="16"/>
                  <w:rPrChange w:id="872" w:author="Ewan Carr" w:date="2023-02-28T18:00:00Z">
                    <w:rPr>
                      <w:color w:val="333333"/>
                      <w:sz w:val="27"/>
                      <w:szCs w:val="27"/>
                    </w:rPr>
                  </w:rPrChange>
                </w:rPr>
                <w:t>-0·2 [-0.6, 0.2]</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873"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CC1645F" w14:textId="77777777" w:rsidR="000715F3" w:rsidRPr="000715F3" w:rsidRDefault="000715F3" w:rsidP="000715F3">
            <w:pPr>
              <w:pStyle w:val="NormalWeb"/>
              <w:spacing w:before="0" w:beforeAutospacing="0" w:after="0" w:afterAutospacing="0"/>
              <w:ind w:left="150" w:right="150"/>
              <w:jc w:val="center"/>
              <w:rPr>
                <w:ins w:id="874" w:author="Ewan Carr" w:date="2023-02-28T18:00:00Z"/>
                <w:color w:val="333333"/>
                <w:sz w:val="16"/>
                <w:szCs w:val="16"/>
                <w:rPrChange w:id="875" w:author="Ewan Carr" w:date="2023-02-28T18:00:00Z">
                  <w:rPr>
                    <w:ins w:id="876" w:author="Ewan Carr" w:date="2023-02-28T18:00:00Z"/>
                    <w:color w:val="333333"/>
                    <w:sz w:val="27"/>
                    <w:szCs w:val="27"/>
                  </w:rPr>
                </w:rPrChange>
              </w:rPr>
            </w:pPr>
            <w:ins w:id="877" w:author="Ewan Carr" w:date="2023-02-28T18:00:00Z">
              <w:r w:rsidRPr="000715F3">
                <w:rPr>
                  <w:color w:val="333333"/>
                  <w:sz w:val="16"/>
                  <w:szCs w:val="16"/>
                  <w:rPrChange w:id="878" w:author="Ewan Carr" w:date="2023-02-28T18:00:00Z">
                    <w:rPr>
                      <w:color w:val="333333"/>
                      <w:sz w:val="27"/>
                      <w:szCs w:val="27"/>
                    </w:rPr>
                  </w:rPrChange>
                </w:rPr>
                <w:t>-0·2 [-0.6, 0.2]</w:t>
              </w:r>
            </w:ins>
          </w:p>
        </w:tc>
      </w:tr>
      <w:tr w:rsidR="000715F3" w:rsidRPr="000715F3" w14:paraId="0E6E87EE" w14:textId="77777777" w:rsidTr="00D30A0C">
        <w:trPr>
          <w:trHeight w:val="20"/>
          <w:ins w:id="879" w:author="Ewan Carr" w:date="2023-02-28T18:00:00Z"/>
        </w:trPr>
        <w:tc>
          <w:tcPr>
            <w:tcW w:w="2690"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880"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30F4C3F4" w14:textId="77777777" w:rsidR="000715F3" w:rsidRPr="000715F3" w:rsidRDefault="000715F3" w:rsidP="000715F3">
            <w:pPr>
              <w:pStyle w:val="NormalWeb"/>
              <w:spacing w:before="0" w:beforeAutospacing="0" w:after="0" w:afterAutospacing="0"/>
              <w:ind w:left="150" w:right="150"/>
              <w:rPr>
                <w:ins w:id="881" w:author="Ewan Carr" w:date="2023-02-28T18:00:00Z"/>
                <w:color w:val="333333"/>
                <w:sz w:val="16"/>
                <w:szCs w:val="16"/>
                <w:rPrChange w:id="882" w:author="Ewan Carr" w:date="2023-02-28T18:00:00Z">
                  <w:rPr>
                    <w:ins w:id="883" w:author="Ewan Carr" w:date="2023-02-28T18:00:00Z"/>
                    <w:color w:val="333333"/>
                    <w:sz w:val="27"/>
                    <w:szCs w:val="27"/>
                  </w:rPr>
                </w:rPrChange>
              </w:rPr>
            </w:pPr>
            <w:ins w:id="884" w:author="Ewan Carr" w:date="2023-02-28T18:00:00Z">
              <w:r w:rsidRPr="000715F3">
                <w:rPr>
                  <w:color w:val="333333"/>
                  <w:sz w:val="16"/>
                  <w:szCs w:val="16"/>
                  <w:rPrChange w:id="885" w:author="Ewan Carr" w:date="2023-02-28T18:00:00Z">
                    <w:rPr>
                      <w:color w:val="333333"/>
                      <w:sz w:val="27"/>
                      <w:szCs w:val="27"/>
                    </w:rPr>
                  </w:rPrChange>
                </w:rPr>
                <w:t>Δ Sleep midpoint, median</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886"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390E350B" w14:textId="77777777" w:rsidR="000715F3" w:rsidRPr="000715F3" w:rsidRDefault="000715F3" w:rsidP="000715F3">
            <w:pPr>
              <w:pStyle w:val="NormalWeb"/>
              <w:spacing w:before="0" w:beforeAutospacing="0" w:after="0" w:afterAutospacing="0"/>
              <w:ind w:left="150" w:right="150"/>
              <w:jc w:val="center"/>
              <w:rPr>
                <w:ins w:id="887" w:author="Ewan Carr" w:date="2023-02-28T18:00:00Z"/>
                <w:color w:val="333333"/>
                <w:sz w:val="16"/>
                <w:szCs w:val="16"/>
                <w:rPrChange w:id="888" w:author="Ewan Carr" w:date="2023-02-28T18:00:00Z">
                  <w:rPr>
                    <w:ins w:id="889" w:author="Ewan Carr" w:date="2023-02-28T18:00:00Z"/>
                    <w:color w:val="333333"/>
                    <w:sz w:val="27"/>
                    <w:szCs w:val="27"/>
                  </w:rPr>
                </w:rPrChange>
              </w:rPr>
            </w:pPr>
            <w:ins w:id="890" w:author="Ewan Carr" w:date="2023-02-28T18:00:00Z">
              <w:r w:rsidRPr="000715F3">
                <w:rPr>
                  <w:color w:val="333333"/>
                  <w:sz w:val="16"/>
                  <w:szCs w:val="16"/>
                  <w:rPrChange w:id="891" w:author="Ewan Carr" w:date="2023-02-28T18:00:00Z">
                    <w:rPr>
                      <w:color w:val="333333"/>
                      <w:sz w:val="27"/>
                      <w:szCs w:val="27"/>
                    </w:rPr>
                  </w:rPrChange>
                </w:rPr>
                <w:t>1·3 [-0.9, 3.7]</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892"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7115C9D3" w14:textId="77777777" w:rsidR="000715F3" w:rsidRPr="000715F3" w:rsidRDefault="000715F3" w:rsidP="000715F3">
            <w:pPr>
              <w:pStyle w:val="NormalWeb"/>
              <w:spacing w:before="0" w:beforeAutospacing="0" w:after="0" w:afterAutospacing="0"/>
              <w:ind w:left="150" w:right="150"/>
              <w:jc w:val="center"/>
              <w:rPr>
                <w:ins w:id="893" w:author="Ewan Carr" w:date="2023-02-28T18:00:00Z"/>
                <w:color w:val="333333"/>
                <w:sz w:val="16"/>
                <w:szCs w:val="16"/>
                <w:rPrChange w:id="894" w:author="Ewan Carr" w:date="2023-02-28T18:00:00Z">
                  <w:rPr>
                    <w:ins w:id="895" w:author="Ewan Carr" w:date="2023-02-28T18:00:00Z"/>
                    <w:color w:val="333333"/>
                    <w:sz w:val="27"/>
                    <w:szCs w:val="27"/>
                  </w:rPr>
                </w:rPrChange>
              </w:rPr>
            </w:pPr>
            <w:ins w:id="896" w:author="Ewan Carr" w:date="2023-02-28T18:00:00Z">
              <w:r w:rsidRPr="000715F3">
                <w:rPr>
                  <w:color w:val="333333"/>
                  <w:sz w:val="16"/>
                  <w:szCs w:val="16"/>
                  <w:rPrChange w:id="897" w:author="Ewan Carr" w:date="2023-02-28T18:00:00Z">
                    <w:rPr>
                      <w:color w:val="333333"/>
                      <w:sz w:val="27"/>
                      <w:szCs w:val="27"/>
                    </w:rPr>
                  </w:rPrChange>
                </w:rPr>
                <w:t>1·1 [-1.0, 3.4]</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898"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6BEC93E5" w14:textId="77777777" w:rsidR="000715F3" w:rsidRPr="000715F3" w:rsidRDefault="000715F3" w:rsidP="000715F3">
            <w:pPr>
              <w:pStyle w:val="NormalWeb"/>
              <w:spacing w:before="0" w:beforeAutospacing="0" w:after="0" w:afterAutospacing="0"/>
              <w:ind w:left="150" w:right="150"/>
              <w:jc w:val="center"/>
              <w:rPr>
                <w:ins w:id="899" w:author="Ewan Carr" w:date="2023-02-28T18:00:00Z"/>
                <w:color w:val="333333"/>
                <w:sz w:val="16"/>
                <w:szCs w:val="16"/>
                <w:rPrChange w:id="900" w:author="Ewan Carr" w:date="2023-02-28T18:00:00Z">
                  <w:rPr>
                    <w:ins w:id="901" w:author="Ewan Carr" w:date="2023-02-28T18:00:00Z"/>
                    <w:color w:val="333333"/>
                    <w:sz w:val="27"/>
                    <w:szCs w:val="27"/>
                  </w:rPr>
                </w:rPrChange>
              </w:rPr>
            </w:pPr>
            <w:ins w:id="902" w:author="Ewan Carr" w:date="2023-02-28T18:00:00Z">
              <w:r w:rsidRPr="000715F3">
                <w:rPr>
                  <w:color w:val="333333"/>
                  <w:sz w:val="16"/>
                  <w:szCs w:val="16"/>
                  <w:rPrChange w:id="903" w:author="Ewan Carr" w:date="2023-02-28T18:00:00Z">
                    <w:rPr>
                      <w:color w:val="333333"/>
                      <w:sz w:val="27"/>
                      <w:szCs w:val="27"/>
                    </w:rPr>
                  </w:rPrChange>
                </w:rPr>
                <w:t>0·6 [0.3, 1.0]</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904"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6DF295ED" w14:textId="77777777" w:rsidR="000715F3" w:rsidRPr="000715F3" w:rsidRDefault="000715F3" w:rsidP="000715F3">
            <w:pPr>
              <w:pStyle w:val="NormalWeb"/>
              <w:spacing w:before="0" w:beforeAutospacing="0" w:after="0" w:afterAutospacing="0"/>
              <w:ind w:left="150" w:right="150"/>
              <w:jc w:val="center"/>
              <w:rPr>
                <w:ins w:id="905" w:author="Ewan Carr" w:date="2023-02-28T18:00:00Z"/>
                <w:color w:val="333333"/>
                <w:sz w:val="16"/>
                <w:szCs w:val="16"/>
                <w:rPrChange w:id="906" w:author="Ewan Carr" w:date="2023-02-28T18:00:00Z">
                  <w:rPr>
                    <w:ins w:id="907" w:author="Ewan Carr" w:date="2023-02-28T18:00:00Z"/>
                    <w:color w:val="333333"/>
                    <w:sz w:val="27"/>
                    <w:szCs w:val="27"/>
                  </w:rPr>
                </w:rPrChange>
              </w:rPr>
            </w:pPr>
            <w:ins w:id="908" w:author="Ewan Carr" w:date="2023-02-28T18:00:00Z">
              <w:r w:rsidRPr="000715F3">
                <w:rPr>
                  <w:color w:val="333333"/>
                  <w:sz w:val="16"/>
                  <w:szCs w:val="16"/>
                  <w:rPrChange w:id="909" w:author="Ewan Carr" w:date="2023-02-28T18:00:00Z">
                    <w:rPr>
                      <w:color w:val="333333"/>
                      <w:sz w:val="27"/>
                      <w:szCs w:val="27"/>
                    </w:rPr>
                  </w:rPrChange>
                </w:rPr>
                <w:t>0·5 [0.2, 0.9]</w:t>
              </w:r>
            </w:ins>
          </w:p>
        </w:tc>
      </w:tr>
      <w:tr w:rsidR="000715F3" w:rsidRPr="000715F3" w14:paraId="0890C321" w14:textId="77777777" w:rsidTr="00D30A0C">
        <w:trPr>
          <w:trHeight w:val="20"/>
          <w:ins w:id="910" w:author="Ewan Carr" w:date="2023-02-28T18:00:00Z"/>
        </w:trPr>
        <w:tc>
          <w:tcPr>
            <w:tcW w:w="2690"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911"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41617F6A" w14:textId="77777777" w:rsidR="000715F3" w:rsidRPr="000715F3" w:rsidRDefault="000715F3" w:rsidP="000715F3">
            <w:pPr>
              <w:pStyle w:val="NormalWeb"/>
              <w:spacing w:before="0" w:beforeAutospacing="0" w:after="0" w:afterAutospacing="0"/>
              <w:ind w:left="150" w:right="150"/>
              <w:rPr>
                <w:ins w:id="912" w:author="Ewan Carr" w:date="2023-02-28T18:00:00Z"/>
                <w:color w:val="333333"/>
                <w:sz w:val="16"/>
                <w:szCs w:val="16"/>
                <w:rPrChange w:id="913" w:author="Ewan Carr" w:date="2023-02-28T18:00:00Z">
                  <w:rPr>
                    <w:ins w:id="914" w:author="Ewan Carr" w:date="2023-02-28T18:00:00Z"/>
                    <w:color w:val="333333"/>
                    <w:sz w:val="27"/>
                    <w:szCs w:val="27"/>
                  </w:rPr>
                </w:rPrChange>
              </w:rPr>
            </w:pPr>
            <w:ins w:id="915" w:author="Ewan Carr" w:date="2023-02-28T18:00:00Z">
              <w:r w:rsidRPr="000715F3">
                <w:rPr>
                  <w:color w:val="333333"/>
                  <w:sz w:val="16"/>
                  <w:szCs w:val="16"/>
                  <w:rPrChange w:id="916" w:author="Ewan Carr" w:date="2023-02-28T18:00:00Z">
                    <w:rPr>
                      <w:color w:val="333333"/>
                      <w:sz w:val="27"/>
                      <w:szCs w:val="27"/>
                    </w:rPr>
                  </w:rPrChange>
                </w:rPr>
                <w:t>Δ Sleep midpoint, variance</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917"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461EA10" w14:textId="77777777" w:rsidR="000715F3" w:rsidRPr="000715F3" w:rsidRDefault="000715F3" w:rsidP="000715F3">
            <w:pPr>
              <w:pStyle w:val="NormalWeb"/>
              <w:spacing w:before="0" w:beforeAutospacing="0" w:after="0" w:afterAutospacing="0"/>
              <w:ind w:left="150" w:right="150"/>
              <w:jc w:val="center"/>
              <w:rPr>
                <w:ins w:id="918" w:author="Ewan Carr" w:date="2023-02-28T18:00:00Z"/>
                <w:color w:val="333333"/>
                <w:sz w:val="16"/>
                <w:szCs w:val="16"/>
                <w:rPrChange w:id="919" w:author="Ewan Carr" w:date="2023-02-28T18:00:00Z">
                  <w:rPr>
                    <w:ins w:id="920" w:author="Ewan Carr" w:date="2023-02-28T18:00:00Z"/>
                    <w:color w:val="333333"/>
                    <w:sz w:val="27"/>
                    <w:szCs w:val="27"/>
                  </w:rPr>
                </w:rPrChange>
              </w:rPr>
            </w:pPr>
            <w:ins w:id="921" w:author="Ewan Carr" w:date="2023-02-28T18:00:00Z">
              <w:r w:rsidRPr="000715F3">
                <w:rPr>
                  <w:color w:val="333333"/>
                  <w:sz w:val="16"/>
                  <w:szCs w:val="16"/>
                  <w:rPrChange w:id="922" w:author="Ewan Carr" w:date="2023-02-28T18:00:00Z">
                    <w:rPr>
                      <w:color w:val="333333"/>
                      <w:sz w:val="27"/>
                      <w:szCs w:val="27"/>
                    </w:rPr>
                  </w:rPrChange>
                </w:rPr>
                <w:t>0·7 [-1.2, 2.7]</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923"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4B5D3883" w14:textId="77777777" w:rsidR="000715F3" w:rsidRPr="000715F3" w:rsidRDefault="000715F3" w:rsidP="000715F3">
            <w:pPr>
              <w:pStyle w:val="NormalWeb"/>
              <w:spacing w:before="0" w:beforeAutospacing="0" w:after="0" w:afterAutospacing="0"/>
              <w:ind w:left="150" w:right="150"/>
              <w:jc w:val="center"/>
              <w:rPr>
                <w:ins w:id="924" w:author="Ewan Carr" w:date="2023-02-28T18:00:00Z"/>
                <w:color w:val="333333"/>
                <w:sz w:val="16"/>
                <w:szCs w:val="16"/>
                <w:rPrChange w:id="925" w:author="Ewan Carr" w:date="2023-02-28T18:00:00Z">
                  <w:rPr>
                    <w:ins w:id="926" w:author="Ewan Carr" w:date="2023-02-28T18:00:00Z"/>
                    <w:color w:val="333333"/>
                    <w:sz w:val="27"/>
                    <w:szCs w:val="27"/>
                  </w:rPr>
                </w:rPrChange>
              </w:rPr>
            </w:pPr>
            <w:ins w:id="927" w:author="Ewan Carr" w:date="2023-02-28T18:00:00Z">
              <w:r w:rsidRPr="000715F3">
                <w:rPr>
                  <w:color w:val="333333"/>
                  <w:sz w:val="16"/>
                  <w:szCs w:val="16"/>
                  <w:rPrChange w:id="928" w:author="Ewan Carr" w:date="2023-02-28T18:00:00Z">
                    <w:rPr>
                      <w:color w:val="333333"/>
                      <w:sz w:val="27"/>
                      <w:szCs w:val="27"/>
                    </w:rPr>
                  </w:rPrChange>
                </w:rPr>
                <w:t>1·0 [-0.9, 2.9]</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929"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24DC51E" w14:textId="77777777" w:rsidR="000715F3" w:rsidRPr="000715F3" w:rsidRDefault="000715F3" w:rsidP="000715F3">
            <w:pPr>
              <w:pStyle w:val="NormalWeb"/>
              <w:spacing w:before="0" w:beforeAutospacing="0" w:after="0" w:afterAutospacing="0"/>
              <w:ind w:left="150" w:right="150"/>
              <w:jc w:val="center"/>
              <w:rPr>
                <w:ins w:id="930" w:author="Ewan Carr" w:date="2023-02-28T18:00:00Z"/>
                <w:color w:val="333333"/>
                <w:sz w:val="16"/>
                <w:szCs w:val="16"/>
                <w:rPrChange w:id="931" w:author="Ewan Carr" w:date="2023-02-28T18:00:00Z">
                  <w:rPr>
                    <w:ins w:id="932" w:author="Ewan Carr" w:date="2023-02-28T18:00:00Z"/>
                    <w:color w:val="333333"/>
                    <w:sz w:val="27"/>
                    <w:szCs w:val="27"/>
                  </w:rPr>
                </w:rPrChange>
              </w:rPr>
            </w:pPr>
            <w:ins w:id="933" w:author="Ewan Carr" w:date="2023-02-28T18:00:00Z">
              <w:r w:rsidRPr="000715F3">
                <w:rPr>
                  <w:color w:val="333333"/>
                  <w:sz w:val="16"/>
                  <w:szCs w:val="16"/>
                  <w:rPrChange w:id="934" w:author="Ewan Carr" w:date="2023-02-28T18:00:00Z">
                    <w:rPr>
                      <w:color w:val="333333"/>
                      <w:sz w:val="27"/>
                      <w:szCs w:val="27"/>
                    </w:rPr>
                  </w:rPrChange>
                </w:rPr>
                <w:t>0·2 [-0.2, 0.5]</w:t>
              </w:r>
            </w:ins>
          </w:p>
        </w:tc>
        <w:tc>
          <w:tcPr>
            <w:tcW w:w="1397" w:type="dxa"/>
            <w:tcBorders>
              <w:top w:val="single" w:sz="6" w:space="0" w:color="D3D3D3"/>
              <w:left w:val="nil"/>
              <w:right w:val="nil"/>
            </w:tcBorders>
            <w:shd w:val="clear" w:color="auto" w:fill="FFFFFF"/>
            <w:tcMar>
              <w:top w:w="120" w:type="dxa"/>
              <w:left w:w="75" w:type="dxa"/>
              <w:bottom w:w="120" w:type="dxa"/>
              <w:right w:w="75" w:type="dxa"/>
            </w:tcMar>
            <w:vAlign w:val="center"/>
            <w:hideMark/>
            <w:tcPrChange w:id="935" w:author="Ewan Carr" w:date="2023-02-28T18:01: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0C8FED56" w14:textId="77777777" w:rsidR="000715F3" w:rsidRPr="000715F3" w:rsidRDefault="000715F3" w:rsidP="000715F3">
            <w:pPr>
              <w:pStyle w:val="NormalWeb"/>
              <w:spacing w:before="0" w:beforeAutospacing="0" w:after="0" w:afterAutospacing="0"/>
              <w:ind w:left="150" w:right="150"/>
              <w:jc w:val="center"/>
              <w:rPr>
                <w:ins w:id="936" w:author="Ewan Carr" w:date="2023-02-28T18:00:00Z"/>
                <w:color w:val="333333"/>
                <w:sz w:val="16"/>
                <w:szCs w:val="16"/>
                <w:rPrChange w:id="937" w:author="Ewan Carr" w:date="2023-02-28T18:00:00Z">
                  <w:rPr>
                    <w:ins w:id="938" w:author="Ewan Carr" w:date="2023-02-28T18:00:00Z"/>
                    <w:color w:val="333333"/>
                    <w:sz w:val="27"/>
                    <w:szCs w:val="27"/>
                  </w:rPr>
                </w:rPrChange>
              </w:rPr>
            </w:pPr>
            <w:ins w:id="939" w:author="Ewan Carr" w:date="2023-02-28T18:00:00Z">
              <w:r w:rsidRPr="000715F3">
                <w:rPr>
                  <w:color w:val="333333"/>
                  <w:sz w:val="16"/>
                  <w:szCs w:val="16"/>
                  <w:rPrChange w:id="940" w:author="Ewan Carr" w:date="2023-02-28T18:00:00Z">
                    <w:rPr>
                      <w:color w:val="333333"/>
                      <w:sz w:val="27"/>
                      <w:szCs w:val="27"/>
                    </w:rPr>
                  </w:rPrChange>
                </w:rPr>
                <w:t>0·1 [-0.3, 0.5]</w:t>
              </w:r>
            </w:ins>
          </w:p>
        </w:tc>
      </w:tr>
    </w:tbl>
    <w:p w14:paraId="32145AEE" w14:textId="6BDF78C3" w:rsidR="00CA3446" w:rsidRDefault="00CA3446"/>
    <w:p w14:paraId="2DDC9839" w14:textId="77777777" w:rsidR="00CA3446" w:rsidRDefault="00CA3446"/>
    <w:p w14:paraId="02C89522" w14:textId="332CEB18" w:rsidR="00CA3446" w:rsidRPr="00903F98" w:rsidRDefault="00CA3446">
      <w:pPr>
        <w:rPr>
          <w:b/>
          <w:sz w:val="20"/>
          <w:szCs w:val="20"/>
        </w:rPr>
        <w:pPrChange w:id="941" w:author="Ewan Carr" w:date="2023-02-28T18:02:00Z">
          <w:pPr>
            <w:jc w:val="both"/>
          </w:pPr>
        </w:pPrChange>
      </w:pPr>
      <w:r w:rsidRPr="00903F98">
        <w:rPr>
          <w:b/>
          <w:sz w:val="20"/>
          <w:szCs w:val="20"/>
        </w:rPr>
        <w:t xml:space="preserve">Supplementary Table </w:t>
      </w:r>
      <w:r>
        <w:rPr>
          <w:b/>
          <w:sz w:val="20"/>
          <w:szCs w:val="20"/>
        </w:rPr>
        <w:t>2.3.</w:t>
      </w:r>
      <w:r w:rsidRPr="00903F98">
        <w:rPr>
          <w:b/>
          <w:sz w:val="20"/>
          <w:szCs w:val="20"/>
        </w:rPr>
        <w:t xml:space="preserve"> Adjusted population attributable fractions for selected sleep features based on binary logistic regression models for relapse.</w:t>
      </w:r>
    </w:p>
    <w:p w14:paraId="640DE555" w14:textId="77777777" w:rsidR="00CA3446" w:rsidRPr="001F2132" w:rsidRDefault="00CA3446" w:rsidP="00CA3446">
      <w:pPr>
        <w:jc w:val="both"/>
      </w:pPr>
    </w:p>
    <w:tbl>
      <w:tblPr>
        <w:tblW w:w="7040" w:type="dxa"/>
        <w:jc w:val="center"/>
        <w:tblBorders>
          <w:top w:val="single" w:sz="12" w:space="0" w:color="A8A8A8"/>
          <w:left w:val="nil"/>
          <w:bottom w:val="single" w:sz="12" w:space="0" w:color="A8A8A8"/>
          <w:right w:val="nil"/>
        </w:tblBorders>
        <w:tblLayout w:type="fixed"/>
        <w:tblLook w:val="0600" w:firstRow="0" w:lastRow="0" w:firstColumn="0" w:lastColumn="0" w:noHBand="1" w:noVBand="1"/>
      </w:tblPr>
      <w:tblGrid>
        <w:gridCol w:w="4850"/>
        <w:gridCol w:w="765"/>
        <w:gridCol w:w="765"/>
        <w:gridCol w:w="660"/>
      </w:tblGrid>
      <w:tr w:rsidR="00CA3446" w:rsidRPr="001F2132" w14:paraId="7618CF62" w14:textId="77777777" w:rsidTr="00304ABF">
        <w:trPr>
          <w:trHeight w:val="22"/>
          <w:jc w:val="center"/>
        </w:trPr>
        <w:tc>
          <w:tcPr>
            <w:tcW w:w="4850" w:type="dxa"/>
            <w:tcBorders>
              <w:top w:val="nil"/>
              <w:left w:val="nil"/>
              <w:bottom w:val="single" w:sz="12" w:space="0" w:color="auto"/>
              <w:right w:val="nil"/>
            </w:tcBorders>
            <w:tcMar>
              <w:top w:w="80" w:type="dxa"/>
              <w:left w:w="80" w:type="dxa"/>
              <w:bottom w:w="100" w:type="dxa"/>
              <w:right w:w="80" w:type="dxa"/>
            </w:tcMar>
            <w:vAlign w:val="bottom"/>
          </w:tcPr>
          <w:p w14:paraId="0423DFA0" w14:textId="77777777" w:rsidR="00CA3446" w:rsidRPr="00875C3C" w:rsidRDefault="00CA3446" w:rsidP="00304ABF">
            <w:pPr>
              <w:rPr>
                <w:b/>
                <w:color w:val="333333"/>
                <w:sz w:val="16"/>
                <w:szCs w:val="16"/>
              </w:rPr>
            </w:pPr>
            <w:r w:rsidRPr="00875C3C">
              <w:rPr>
                <w:b/>
                <w:color w:val="333333"/>
                <w:sz w:val="16"/>
                <w:szCs w:val="16"/>
              </w:rPr>
              <w:t>Sleep feature</w:t>
            </w:r>
          </w:p>
        </w:tc>
        <w:tc>
          <w:tcPr>
            <w:tcW w:w="765" w:type="dxa"/>
            <w:tcBorders>
              <w:top w:val="nil"/>
              <w:left w:val="nil"/>
              <w:bottom w:val="single" w:sz="12" w:space="0" w:color="auto"/>
              <w:right w:val="nil"/>
            </w:tcBorders>
            <w:tcMar>
              <w:top w:w="80" w:type="dxa"/>
              <w:left w:w="80" w:type="dxa"/>
              <w:bottom w:w="100" w:type="dxa"/>
              <w:right w:w="80" w:type="dxa"/>
            </w:tcMar>
            <w:vAlign w:val="bottom"/>
          </w:tcPr>
          <w:p w14:paraId="6F46BD43" w14:textId="77777777" w:rsidR="00CA3446" w:rsidRPr="00875C3C" w:rsidRDefault="00CA3446" w:rsidP="00304ABF">
            <w:pPr>
              <w:jc w:val="right"/>
              <w:rPr>
                <w:b/>
                <w:color w:val="333333"/>
                <w:sz w:val="16"/>
                <w:szCs w:val="16"/>
              </w:rPr>
            </w:pPr>
            <w:r w:rsidRPr="00875C3C">
              <w:rPr>
                <w:b/>
                <w:color w:val="333333"/>
                <w:sz w:val="16"/>
                <w:szCs w:val="16"/>
              </w:rPr>
              <w:t>PAF</w:t>
            </w:r>
          </w:p>
        </w:tc>
        <w:tc>
          <w:tcPr>
            <w:tcW w:w="1425" w:type="dxa"/>
            <w:gridSpan w:val="2"/>
            <w:tcBorders>
              <w:top w:val="nil"/>
              <w:left w:val="nil"/>
              <w:bottom w:val="single" w:sz="12" w:space="0" w:color="auto"/>
              <w:right w:val="nil"/>
            </w:tcBorders>
            <w:tcMar>
              <w:top w:w="80" w:type="dxa"/>
              <w:left w:w="80" w:type="dxa"/>
              <w:bottom w:w="100" w:type="dxa"/>
              <w:right w:w="80" w:type="dxa"/>
            </w:tcMar>
            <w:vAlign w:val="bottom"/>
          </w:tcPr>
          <w:p w14:paraId="07D79FC4" w14:textId="77777777" w:rsidR="00CA3446" w:rsidRPr="00875C3C" w:rsidRDefault="00CA3446" w:rsidP="00304ABF">
            <w:pPr>
              <w:jc w:val="center"/>
              <w:rPr>
                <w:b/>
                <w:color w:val="333333"/>
                <w:sz w:val="16"/>
                <w:szCs w:val="16"/>
              </w:rPr>
            </w:pPr>
            <w:r w:rsidRPr="00875C3C">
              <w:rPr>
                <w:b/>
                <w:color w:val="333333"/>
                <w:sz w:val="16"/>
                <w:szCs w:val="16"/>
              </w:rPr>
              <w:t>95% CI</w:t>
            </w:r>
          </w:p>
        </w:tc>
      </w:tr>
      <w:tr w:rsidR="00CA3446" w:rsidRPr="001F2132" w14:paraId="1E943B5C" w14:textId="77777777" w:rsidTr="00304ABF">
        <w:trPr>
          <w:trHeight w:val="19"/>
          <w:jc w:val="center"/>
        </w:trPr>
        <w:tc>
          <w:tcPr>
            <w:tcW w:w="4850" w:type="dxa"/>
            <w:tcBorders>
              <w:top w:val="single" w:sz="12" w:space="0" w:color="auto"/>
              <w:left w:val="nil"/>
              <w:bottom w:val="nil"/>
              <w:right w:val="nil"/>
            </w:tcBorders>
            <w:tcMar>
              <w:top w:w="120" w:type="dxa"/>
              <w:left w:w="80" w:type="dxa"/>
              <w:bottom w:w="120" w:type="dxa"/>
              <w:right w:w="80" w:type="dxa"/>
            </w:tcMar>
            <w:vAlign w:val="center"/>
          </w:tcPr>
          <w:p w14:paraId="30D8D0BF" w14:textId="77777777" w:rsidR="00CA3446" w:rsidRPr="00875C3C" w:rsidRDefault="00CA3446" w:rsidP="00304ABF">
            <w:pPr>
              <w:jc w:val="both"/>
              <w:rPr>
                <w:color w:val="333333"/>
                <w:sz w:val="16"/>
                <w:szCs w:val="16"/>
              </w:rPr>
            </w:pPr>
            <w:r w:rsidRPr="00875C3C">
              <w:rPr>
                <w:color w:val="333333"/>
                <w:sz w:val="16"/>
                <w:szCs w:val="16"/>
              </w:rPr>
              <w:t>Total sleep time</w:t>
            </w:r>
          </w:p>
        </w:tc>
        <w:tc>
          <w:tcPr>
            <w:tcW w:w="765" w:type="dxa"/>
            <w:tcBorders>
              <w:top w:val="single" w:sz="12" w:space="0" w:color="auto"/>
              <w:left w:val="nil"/>
              <w:bottom w:val="nil"/>
              <w:right w:val="nil"/>
            </w:tcBorders>
            <w:tcMar>
              <w:top w:w="120" w:type="dxa"/>
              <w:left w:w="80" w:type="dxa"/>
              <w:bottom w:w="120" w:type="dxa"/>
              <w:right w:w="80" w:type="dxa"/>
            </w:tcMar>
            <w:vAlign w:val="center"/>
          </w:tcPr>
          <w:p w14:paraId="08CD09D4" w14:textId="77777777" w:rsidR="00CA3446" w:rsidRPr="00875C3C" w:rsidRDefault="00CA3446" w:rsidP="00304ABF">
            <w:pPr>
              <w:jc w:val="right"/>
              <w:rPr>
                <w:color w:val="333333"/>
                <w:sz w:val="16"/>
                <w:szCs w:val="16"/>
              </w:rPr>
            </w:pPr>
            <w:r w:rsidRPr="00875C3C">
              <w:rPr>
                <w:color w:val="333333"/>
                <w:sz w:val="16"/>
                <w:szCs w:val="16"/>
              </w:rPr>
              <w:t>-0·04</w:t>
            </w:r>
          </w:p>
        </w:tc>
        <w:tc>
          <w:tcPr>
            <w:tcW w:w="765" w:type="dxa"/>
            <w:tcBorders>
              <w:top w:val="single" w:sz="12" w:space="0" w:color="auto"/>
              <w:left w:val="nil"/>
              <w:bottom w:val="nil"/>
              <w:right w:val="nil"/>
            </w:tcBorders>
            <w:tcMar>
              <w:top w:w="120" w:type="dxa"/>
              <w:left w:w="80" w:type="dxa"/>
              <w:bottom w:w="120" w:type="dxa"/>
              <w:right w:w="80" w:type="dxa"/>
            </w:tcMar>
            <w:vAlign w:val="center"/>
          </w:tcPr>
          <w:p w14:paraId="3CFEC6B5" w14:textId="77777777" w:rsidR="00CA3446" w:rsidRPr="00875C3C" w:rsidRDefault="00CA3446" w:rsidP="00304ABF">
            <w:pPr>
              <w:jc w:val="right"/>
              <w:rPr>
                <w:color w:val="333333"/>
                <w:sz w:val="16"/>
                <w:szCs w:val="16"/>
              </w:rPr>
            </w:pPr>
            <w:r w:rsidRPr="00875C3C">
              <w:rPr>
                <w:color w:val="333333"/>
                <w:sz w:val="16"/>
                <w:szCs w:val="16"/>
              </w:rPr>
              <w:t>-0·24</w:t>
            </w:r>
          </w:p>
        </w:tc>
        <w:tc>
          <w:tcPr>
            <w:tcW w:w="660" w:type="dxa"/>
            <w:tcBorders>
              <w:top w:val="single" w:sz="12" w:space="0" w:color="auto"/>
              <w:left w:val="nil"/>
              <w:bottom w:val="nil"/>
              <w:right w:val="nil"/>
            </w:tcBorders>
            <w:tcMar>
              <w:top w:w="120" w:type="dxa"/>
              <w:left w:w="80" w:type="dxa"/>
              <w:bottom w:w="120" w:type="dxa"/>
              <w:right w:w="80" w:type="dxa"/>
            </w:tcMar>
            <w:vAlign w:val="center"/>
          </w:tcPr>
          <w:p w14:paraId="1519EC8B" w14:textId="77777777" w:rsidR="00CA3446" w:rsidRPr="00875C3C" w:rsidRDefault="00CA3446" w:rsidP="00304ABF">
            <w:pPr>
              <w:jc w:val="right"/>
              <w:rPr>
                <w:color w:val="333333"/>
                <w:sz w:val="16"/>
                <w:szCs w:val="16"/>
              </w:rPr>
            </w:pPr>
            <w:r w:rsidRPr="00875C3C">
              <w:rPr>
                <w:color w:val="333333"/>
                <w:sz w:val="16"/>
                <w:szCs w:val="16"/>
              </w:rPr>
              <w:t>0·15</w:t>
            </w:r>
          </w:p>
        </w:tc>
      </w:tr>
      <w:tr w:rsidR="00CA3446" w:rsidRPr="001F2132" w14:paraId="74D7B048" w14:textId="77777777" w:rsidTr="00304ABF">
        <w:trPr>
          <w:trHeight w:val="22"/>
          <w:jc w:val="center"/>
        </w:trPr>
        <w:tc>
          <w:tcPr>
            <w:tcW w:w="4850" w:type="dxa"/>
            <w:tcBorders>
              <w:top w:val="single" w:sz="6" w:space="0" w:color="D3D3D3"/>
              <w:left w:val="nil"/>
              <w:bottom w:val="single" w:sz="6" w:space="0" w:color="D3D3D3"/>
              <w:right w:val="nil"/>
            </w:tcBorders>
            <w:tcMar>
              <w:top w:w="120" w:type="dxa"/>
              <w:left w:w="80" w:type="dxa"/>
              <w:bottom w:w="120" w:type="dxa"/>
              <w:right w:w="80" w:type="dxa"/>
            </w:tcMar>
            <w:vAlign w:val="center"/>
          </w:tcPr>
          <w:p w14:paraId="37B5E801" w14:textId="77777777" w:rsidR="00CA3446" w:rsidRPr="00875C3C" w:rsidRDefault="00CA3446" w:rsidP="00304ABF">
            <w:pPr>
              <w:jc w:val="both"/>
              <w:rPr>
                <w:color w:val="333333"/>
                <w:sz w:val="16"/>
                <w:szCs w:val="16"/>
              </w:rPr>
            </w:pPr>
            <w:r w:rsidRPr="00875C3C">
              <w:rPr>
                <w:color w:val="333333"/>
                <w:sz w:val="16"/>
                <w:szCs w:val="16"/>
              </w:rPr>
              <w:t>Total sleep time, variance</w:t>
            </w:r>
          </w:p>
        </w:tc>
        <w:tc>
          <w:tcPr>
            <w:tcW w:w="765" w:type="dxa"/>
            <w:tcBorders>
              <w:top w:val="single" w:sz="6" w:space="0" w:color="D3D3D3"/>
              <w:left w:val="nil"/>
              <w:bottom w:val="single" w:sz="6" w:space="0" w:color="D3D3D3"/>
              <w:right w:val="nil"/>
            </w:tcBorders>
            <w:tcMar>
              <w:top w:w="120" w:type="dxa"/>
              <w:left w:w="80" w:type="dxa"/>
              <w:bottom w:w="120" w:type="dxa"/>
              <w:right w:w="80" w:type="dxa"/>
            </w:tcMar>
            <w:vAlign w:val="center"/>
          </w:tcPr>
          <w:p w14:paraId="58922EF3" w14:textId="77777777" w:rsidR="00CA3446" w:rsidRPr="00875C3C" w:rsidRDefault="00CA3446" w:rsidP="00304ABF">
            <w:pPr>
              <w:jc w:val="right"/>
              <w:rPr>
                <w:color w:val="333333"/>
                <w:sz w:val="16"/>
                <w:szCs w:val="16"/>
              </w:rPr>
            </w:pPr>
            <w:r w:rsidRPr="00875C3C">
              <w:rPr>
                <w:color w:val="333333"/>
                <w:sz w:val="16"/>
                <w:szCs w:val="16"/>
              </w:rPr>
              <w:t>0·18</w:t>
            </w:r>
          </w:p>
        </w:tc>
        <w:tc>
          <w:tcPr>
            <w:tcW w:w="765" w:type="dxa"/>
            <w:tcBorders>
              <w:top w:val="single" w:sz="6" w:space="0" w:color="D3D3D3"/>
              <w:left w:val="nil"/>
              <w:bottom w:val="single" w:sz="6" w:space="0" w:color="D3D3D3"/>
              <w:right w:val="nil"/>
            </w:tcBorders>
            <w:tcMar>
              <w:top w:w="120" w:type="dxa"/>
              <w:left w:w="80" w:type="dxa"/>
              <w:bottom w:w="120" w:type="dxa"/>
              <w:right w:w="80" w:type="dxa"/>
            </w:tcMar>
            <w:vAlign w:val="center"/>
          </w:tcPr>
          <w:p w14:paraId="7B201024" w14:textId="77777777" w:rsidR="00CA3446" w:rsidRPr="00875C3C" w:rsidRDefault="00CA3446" w:rsidP="00304ABF">
            <w:pPr>
              <w:jc w:val="right"/>
              <w:rPr>
                <w:color w:val="333333"/>
                <w:sz w:val="16"/>
                <w:szCs w:val="16"/>
              </w:rPr>
            </w:pPr>
            <w:r w:rsidRPr="00875C3C">
              <w:rPr>
                <w:color w:val="333333"/>
                <w:sz w:val="16"/>
                <w:szCs w:val="16"/>
              </w:rPr>
              <w:t>-0·01</w:t>
            </w:r>
          </w:p>
        </w:tc>
        <w:tc>
          <w:tcPr>
            <w:tcW w:w="660" w:type="dxa"/>
            <w:tcBorders>
              <w:top w:val="single" w:sz="6" w:space="0" w:color="D3D3D3"/>
              <w:left w:val="nil"/>
              <w:bottom w:val="single" w:sz="6" w:space="0" w:color="D3D3D3"/>
              <w:right w:val="nil"/>
            </w:tcBorders>
            <w:tcMar>
              <w:top w:w="120" w:type="dxa"/>
              <w:left w:w="80" w:type="dxa"/>
              <w:bottom w:w="120" w:type="dxa"/>
              <w:right w:w="80" w:type="dxa"/>
            </w:tcMar>
            <w:vAlign w:val="center"/>
          </w:tcPr>
          <w:p w14:paraId="18183C8D" w14:textId="77777777" w:rsidR="00CA3446" w:rsidRPr="00875C3C" w:rsidRDefault="00CA3446" w:rsidP="00304ABF">
            <w:pPr>
              <w:jc w:val="right"/>
              <w:rPr>
                <w:color w:val="333333"/>
                <w:sz w:val="16"/>
                <w:szCs w:val="16"/>
              </w:rPr>
            </w:pPr>
            <w:r w:rsidRPr="00875C3C">
              <w:rPr>
                <w:color w:val="333333"/>
                <w:sz w:val="16"/>
                <w:szCs w:val="16"/>
              </w:rPr>
              <w:t>0·38</w:t>
            </w:r>
          </w:p>
        </w:tc>
      </w:tr>
      <w:tr w:rsidR="00CA3446" w:rsidRPr="001F2132" w14:paraId="69582BAA" w14:textId="77777777" w:rsidTr="00304ABF">
        <w:trPr>
          <w:trHeight w:val="22"/>
          <w:jc w:val="center"/>
        </w:trPr>
        <w:tc>
          <w:tcPr>
            <w:tcW w:w="4850" w:type="dxa"/>
            <w:tcBorders>
              <w:top w:val="single" w:sz="6" w:space="0" w:color="D3D3D3"/>
              <w:left w:val="nil"/>
              <w:bottom w:val="single" w:sz="12" w:space="0" w:color="auto"/>
              <w:right w:val="nil"/>
            </w:tcBorders>
            <w:tcMar>
              <w:top w:w="120" w:type="dxa"/>
              <w:left w:w="80" w:type="dxa"/>
              <w:bottom w:w="120" w:type="dxa"/>
              <w:right w:w="80" w:type="dxa"/>
            </w:tcMar>
            <w:vAlign w:val="center"/>
          </w:tcPr>
          <w:p w14:paraId="1192A9CD" w14:textId="77777777" w:rsidR="00CA3446" w:rsidRPr="00875C3C" w:rsidRDefault="00CA3446" w:rsidP="00304ABF">
            <w:pPr>
              <w:rPr>
                <w:color w:val="333333"/>
                <w:sz w:val="16"/>
                <w:szCs w:val="16"/>
              </w:rPr>
            </w:pPr>
            <w:r w:rsidRPr="00875C3C">
              <w:rPr>
                <w:color w:val="333333"/>
                <w:sz w:val="16"/>
                <w:szCs w:val="16"/>
              </w:rPr>
              <w:t>Change in total sleep time variance</w:t>
            </w:r>
          </w:p>
        </w:tc>
        <w:tc>
          <w:tcPr>
            <w:tcW w:w="765" w:type="dxa"/>
            <w:tcBorders>
              <w:top w:val="single" w:sz="6" w:space="0" w:color="D3D3D3"/>
              <w:left w:val="nil"/>
              <w:bottom w:val="single" w:sz="12" w:space="0" w:color="auto"/>
              <w:right w:val="nil"/>
            </w:tcBorders>
            <w:tcMar>
              <w:top w:w="120" w:type="dxa"/>
              <w:left w:w="80" w:type="dxa"/>
              <w:bottom w:w="120" w:type="dxa"/>
              <w:right w:w="80" w:type="dxa"/>
            </w:tcMar>
            <w:vAlign w:val="center"/>
          </w:tcPr>
          <w:p w14:paraId="4288E9D3" w14:textId="77777777" w:rsidR="00CA3446" w:rsidRPr="00875C3C" w:rsidRDefault="00CA3446" w:rsidP="00304ABF">
            <w:pPr>
              <w:jc w:val="right"/>
              <w:rPr>
                <w:color w:val="333333"/>
                <w:sz w:val="16"/>
                <w:szCs w:val="16"/>
              </w:rPr>
            </w:pPr>
            <w:r w:rsidRPr="00875C3C">
              <w:rPr>
                <w:color w:val="333333"/>
                <w:sz w:val="16"/>
                <w:szCs w:val="16"/>
              </w:rPr>
              <w:t>0·37</w:t>
            </w:r>
          </w:p>
        </w:tc>
        <w:tc>
          <w:tcPr>
            <w:tcW w:w="765" w:type="dxa"/>
            <w:tcBorders>
              <w:top w:val="single" w:sz="6" w:space="0" w:color="D3D3D3"/>
              <w:left w:val="nil"/>
              <w:bottom w:val="single" w:sz="12" w:space="0" w:color="auto"/>
              <w:right w:val="nil"/>
            </w:tcBorders>
            <w:tcMar>
              <w:top w:w="120" w:type="dxa"/>
              <w:left w:w="80" w:type="dxa"/>
              <w:bottom w:w="120" w:type="dxa"/>
              <w:right w:w="80" w:type="dxa"/>
            </w:tcMar>
            <w:vAlign w:val="center"/>
          </w:tcPr>
          <w:p w14:paraId="197F2104" w14:textId="77777777" w:rsidR="00CA3446" w:rsidRPr="00875C3C" w:rsidRDefault="00CA3446" w:rsidP="00304ABF">
            <w:pPr>
              <w:jc w:val="right"/>
              <w:rPr>
                <w:color w:val="333333"/>
                <w:sz w:val="16"/>
                <w:szCs w:val="16"/>
              </w:rPr>
            </w:pPr>
            <w:r w:rsidRPr="00875C3C">
              <w:rPr>
                <w:color w:val="333333"/>
                <w:sz w:val="16"/>
                <w:szCs w:val="16"/>
              </w:rPr>
              <w:t>0·17</w:t>
            </w:r>
          </w:p>
        </w:tc>
        <w:tc>
          <w:tcPr>
            <w:tcW w:w="660" w:type="dxa"/>
            <w:tcBorders>
              <w:top w:val="single" w:sz="6" w:space="0" w:color="D3D3D3"/>
              <w:left w:val="nil"/>
              <w:bottom w:val="single" w:sz="12" w:space="0" w:color="auto"/>
              <w:right w:val="nil"/>
            </w:tcBorders>
            <w:tcMar>
              <w:top w:w="120" w:type="dxa"/>
              <w:left w:w="80" w:type="dxa"/>
              <w:bottom w:w="120" w:type="dxa"/>
              <w:right w:w="80" w:type="dxa"/>
            </w:tcMar>
            <w:vAlign w:val="center"/>
          </w:tcPr>
          <w:p w14:paraId="3D22565E" w14:textId="77777777" w:rsidR="00CA3446" w:rsidRPr="00875C3C" w:rsidRDefault="00CA3446" w:rsidP="00304ABF">
            <w:pPr>
              <w:jc w:val="right"/>
              <w:rPr>
                <w:color w:val="333333"/>
                <w:sz w:val="16"/>
                <w:szCs w:val="16"/>
              </w:rPr>
            </w:pPr>
            <w:r w:rsidRPr="00875C3C">
              <w:rPr>
                <w:color w:val="333333"/>
                <w:sz w:val="16"/>
                <w:szCs w:val="16"/>
              </w:rPr>
              <w:t>0·56</w:t>
            </w:r>
          </w:p>
        </w:tc>
      </w:tr>
    </w:tbl>
    <w:p w14:paraId="768FF897" w14:textId="7A40B349" w:rsidR="00CA3446" w:rsidRPr="001F2132" w:rsidDel="00927EBA" w:rsidRDefault="00CA3446" w:rsidP="00CA3446">
      <w:pPr>
        <w:keepNext/>
        <w:jc w:val="both"/>
        <w:rPr>
          <w:del w:id="942" w:author="Ewan Carr" w:date="2023-02-28T18:06:00Z"/>
          <w:b/>
        </w:rPr>
      </w:pPr>
    </w:p>
    <w:p w14:paraId="0D9A7C22" w14:textId="0C409EE9" w:rsidR="00D17F57" w:rsidRPr="001F2132" w:rsidRDefault="00D17F57"/>
    <w:p w14:paraId="0FC74DCA" w14:textId="42C4685D" w:rsidR="00034919" w:rsidRPr="00034919" w:rsidRDefault="00A0265F" w:rsidP="00A0265F">
      <w:bookmarkStart w:id="943" w:name="_Hlk128502111"/>
      <w:bookmarkStart w:id="944" w:name="OLE_LINK9"/>
      <w:bookmarkStart w:id="945" w:name="OLE_LINK10"/>
      <w:r w:rsidRPr="00034919">
        <w:rPr>
          <w:b/>
        </w:rPr>
        <w:lastRenderedPageBreak/>
        <w:t>Supplementary Table 2.</w:t>
      </w:r>
      <w:r w:rsidR="00DE7D49" w:rsidRPr="00034919">
        <w:rPr>
          <w:b/>
        </w:rPr>
        <w:t>4</w:t>
      </w:r>
      <w:bookmarkEnd w:id="943"/>
      <w:r w:rsidRPr="00034919">
        <w:rPr>
          <w:b/>
        </w:rPr>
        <w:t xml:space="preserve">. </w:t>
      </w:r>
      <w:r w:rsidRPr="00034919">
        <w:t>Difference in ELPD (expected log pointwise predictive density utility score) between models with and without an interaction term between the sleep feature and atypical depression subtype.</w:t>
      </w:r>
    </w:p>
    <w:p w14:paraId="02CEFE66" w14:textId="77777777" w:rsidR="00034919" w:rsidRDefault="00034919" w:rsidP="00A0265F">
      <w:pPr>
        <w:rPr>
          <w:i/>
          <w:iCs/>
          <w:sz w:val="21"/>
          <w:szCs w:val="21"/>
        </w:rPr>
      </w:pPr>
    </w:p>
    <w:p w14:paraId="0A522FCE" w14:textId="2765ADF3" w:rsidR="00A0265F" w:rsidRPr="00034919" w:rsidRDefault="00034919" w:rsidP="00A0265F">
      <w:pPr>
        <w:rPr>
          <w:sz w:val="21"/>
          <w:szCs w:val="21"/>
        </w:rPr>
      </w:pPr>
      <w:r w:rsidRPr="00034919">
        <w:rPr>
          <w:i/>
          <w:iCs/>
          <w:sz w:val="21"/>
          <w:szCs w:val="21"/>
        </w:rPr>
        <w:t xml:space="preserve">Note. </w:t>
      </w:r>
      <w:r w:rsidR="00A0265F" w:rsidRPr="00034919">
        <w:rPr>
          <w:sz w:val="21"/>
          <w:szCs w:val="21"/>
        </w:rPr>
        <w:t>A ELPD difference of 4 is considered significant.</w:t>
      </w:r>
    </w:p>
    <w:p w14:paraId="779AEFC4" w14:textId="0A3FFFE1" w:rsidR="00034919" w:rsidRPr="001F2132" w:rsidRDefault="00034919" w:rsidP="00034919"/>
    <w:tbl>
      <w:tblPr>
        <w:tblW w:w="7797" w:type="dxa"/>
        <w:tblBorders>
          <w:top w:val="single" w:sz="12" w:space="0" w:color="A8A8A8"/>
          <w:bottom w:val="single" w:sz="12" w:space="0" w:color="A8A8A8"/>
        </w:tblBorders>
        <w:shd w:val="clear" w:color="auto" w:fill="FFFFFF"/>
        <w:tblCellMar>
          <w:top w:w="57" w:type="dxa"/>
          <w:left w:w="0" w:type="dxa"/>
          <w:bottom w:w="57" w:type="dxa"/>
          <w:right w:w="0" w:type="dxa"/>
        </w:tblCellMar>
        <w:tblLook w:val="04A0" w:firstRow="1" w:lastRow="0" w:firstColumn="1" w:lastColumn="0" w:noHBand="0" w:noVBand="1"/>
      </w:tblPr>
      <w:tblGrid>
        <w:gridCol w:w="1843"/>
        <w:gridCol w:w="2693"/>
        <w:gridCol w:w="1560"/>
        <w:gridCol w:w="1701"/>
      </w:tblGrid>
      <w:tr w:rsidR="00034919" w:rsidRPr="00034919" w14:paraId="7EC42F11" w14:textId="77777777" w:rsidTr="00F3275C">
        <w:trPr>
          <w:tblHeader/>
        </w:trPr>
        <w:tc>
          <w:tcPr>
            <w:tcW w:w="1843" w:type="dxa"/>
            <w:tcBorders>
              <w:left w:val="nil"/>
              <w:right w:val="nil"/>
            </w:tcBorders>
            <w:shd w:val="clear" w:color="auto" w:fill="FFFFFF"/>
            <w:tcMar>
              <w:top w:w="75" w:type="dxa"/>
              <w:left w:w="75" w:type="dxa"/>
              <w:bottom w:w="90" w:type="dxa"/>
              <w:right w:w="75" w:type="dxa"/>
            </w:tcMar>
            <w:vAlign w:val="bottom"/>
            <w:hideMark/>
          </w:tcPr>
          <w:p w14:paraId="0DED333C" w14:textId="15B7B8B6" w:rsidR="00034919" w:rsidRPr="00034919" w:rsidRDefault="00034919" w:rsidP="00034919">
            <w:pPr>
              <w:jc w:val="right"/>
              <w:rPr>
                <w:color w:val="333333"/>
                <w:sz w:val="16"/>
                <w:szCs w:val="16"/>
              </w:rPr>
            </w:pPr>
          </w:p>
        </w:tc>
        <w:tc>
          <w:tcPr>
            <w:tcW w:w="2693" w:type="dxa"/>
            <w:tcBorders>
              <w:left w:val="nil"/>
              <w:right w:val="nil"/>
            </w:tcBorders>
            <w:shd w:val="clear" w:color="auto" w:fill="FFFFFF"/>
            <w:tcMar>
              <w:top w:w="75" w:type="dxa"/>
              <w:left w:w="75" w:type="dxa"/>
              <w:bottom w:w="90" w:type="dxa"/>
              <w:right w:w="75" w:type="dxa"/>
            </w:tcMar>
            <w:vAlign w:val="bottom"/>
            <w:hideMark/>
          </w:tcPr>
          <w:p w14:paraId="5FD3302E" w14:textId="77777777" w:rsidR="00034919" w:rsidRPr="00034919" w:rsidRDefault="00034919" w:rsidP="00034919">
            <w:pPr>
              <w:jc w:val="right"/>
              <w:rPr>
                <w:color w:val="333333"/>
                <w:sz w:val="16"/>
                <w:szCs w:val="16"/>
              </w:rPr>
            </w:pPr>
          </w:p>
        </w:tc>
        <w:tc>
          <w:tcPr>
            <w:tcW w:w="1560" w:type="dxa"/>
            <w:tcBorders>
              <w:left w:val="nil"/>
              <w:right w:val="nil"/>
            </w:tcBorders>
            <w:shd w:val="clear" w:color="auto" w:fill="FFFFFF"/>
            <w:tcMar>
              <w:top w:w="75" w:type="dxa"/>
              <w:left w:w="75" w:type="dxa"/>
              <w:bottom w:w="90" w:type="dxa"/>
              <w:right w:w="75" w:type="dxa"/>
            </w:tcMar>
            <w:vAlign w:val="bottom"/>
            <w:hideMark/>
          </w:tcPr>
          <w:p w14:paraId="1DE281F2" w14:textId="56847E83" w:rsidR="00034919" w:rsidRDefault="00034919" w:rsidP="00034919">
            <w:pPr>
              <w:jc w:val="right"/>
              <w:rPr>
                <w:color w:val="333333"/>
                <w:sz w:val="16"/>
                <w:szCs w:val="16"/>
              </w:rPr>
            </w:pPr>
            <w:r w:rsidRPr="00034919">
              <w:rPr>
                <w:color w:val="333333"/>
                <w:sz w:val="16"/>
                <w:szCs w:val="16"/>
              </w:rPr>
              <w:t>Depression</w:t>
            </w:r>
            <w:r>
              <w:rPr>
                <w:color w:val="333333"/>
                <w:sz w:val="16"/>
                <w:szCs w:val="16"/>
              </w:rPr>
              <w:t xml:space="preserve"> </w:t>
            </w:r>
            <w:r w:rsidRPr="00034919">
              <w:rPr>
                <w:color w:val="333333"/>
                <w:sz w:val="16"/>
                <w:szCs w:val="16"/>
              </w:rPr>
              <w:t>severity</w:t>
            </w:r>
          </w:p>
          <w:p w14:paraId="43EC3512" w14:textId="72D2D92D" w:rsidR="00034919" w:rsidRPr="00034919" w:rsidRDefault="00034919" w:rsidP="00034919">
            <w:pPr>
              <w:jc w:val="right"/>
              <w:rPr>
                <w:color w:val="333333"/>
                <w:sz w:val="16"/>
                <w:szCs w:val="16"/>
              </w:rPr>
            </w:pPr>
            <w:r w:rsidRPr="00034919">
              <w:rPr>
                <w:color w:val="333333"/>
                <w:sz w:val="16"/>
                <w:szCs w:val="16"/>
              </w:rPr>
              <w:t>(IDS-SR)</w:t>
            </w:r>
          </w:p>
        </w:tc>
        <w:tc>
          <w:tcPr>
            <w:tcW w:w="1701" w:type="dxa"/>
            <w:tcBorders>
              <w:left w:val="nil"/>
              <w:right w:val="nil"/>
            </w:tcBorders>
            <w:shd w:val="clear" w:color="auto" w:fill="FFFFFF"/>
            <w:tcMar>
              <w:top w:w="75" w:type="dxa"/>
              <w:left w:w="75" w:type="dxa"/>
              <w:bottom w:w="90" w:type="dxa"/>
              <w:right w:w="75" w:type="dxa"/>
            </w:tcMar>
            <w:vAlign w:val="bottom"/>
            <w:hideMark/>
          </w:tcPr>
          <w:p w14:paraId="6548658F" w14:textId="77777777" w:rsidR="00034919" w:rsidRDefault="00034919" w:rsidP="00034919">
            <w:pPr>
              <w:jc w:val="right"/>
              <w:rPr>
                <w:color w:val="333333"/>
                <w:sz w:val="16"/>
                <w:szCs w:val="16"/>
              </w:rPr>
            </w:pPr>
            <w:r w:rsidRPr="00034919">
              <w:rPr>
                <w:color w:val="333333"/>
                <w:sz w:val="16"/>
                <w:szCs w:val="16"/>
              </w:rPr>
              <w:t>Depression</w:t>
            </w:r>
          </w:p>
          <w:p w14:paraId="57BCBDA4" w14:textId="3142A889" w:rsidR="00034919" w:rsidRPr="00034919" w:rsidRDefault="00034919" w:rsidP="00034919">
            <w:pPr>
              <w:jc w:val="right"/>
              <w:rPr>
                <w:color w:val="333333"/>
                <w:sz w:val="16"/>
                <w:szCs w:val="16"/>
              </w:rPr>
            </w:pPr>
            <w:r w:rsidRPr="00034919">
              <w:rPr>
                <w:color w:val="333333"/>
                <w:sz w:val="16"/>
                <w:szCs w:val="16"/>
              </w:rPr>
              <w:t>relapse</w:t>
            </w:r>
          </w:p>
        </w:tc>
      </w:tr>
      <w:tr w:rsidR="00034919" w:rsidRPr="00034919" w14:paraId="375D7CD1" w14:textId="77777777" w:rsidTr="00F3275C">
        <w:trPr>
          <w:tblHeader/>
        </w:trPr>
        <w:tc>
          <w:tcPr>
            <w:tcW w:w="1843" w:type="dxa"/>
            <w:tcBorders>
              <w:left w:val="nil"/>
              <w:right w:val="nil"/>
            </w:tcBorders>
            <w:shd w:val="clear" w:color="auto" w:fill="FFFFFF"/>
            <w:tcMar>
              <w:top w:w="75" w:type="dxa"/>
              <w:left w:w="75" w:type="dxa"/>
              <w:bottom w:w="90" w:type="dxa"/>
              <w:right w:w="75" w:type="dxa"/>
            </w:tcMar>
            <w:vAlign w:val="bottom"/>
          </w:tcPr>
          <w:p w14:paraId="35EBE7E2" w14:textId="77777777" w:rsidR="00034919" w:rsidRPr="00034919" w:rsidRDefault="00034919" w:rsidP="00034919">
            <w:pPr>
              <w:jc w:val="right"/>
              <w:rPr>
                <w:color w:val="333333"/>
                <w:sz w:val="16"/>
                <w:szCs w:val="16"/>
              </w:rPr>
            </w:pPr>
          </w:p>
        </w:tc>
        <w:tc>
          <w:tcPr>
            <w:tcW w:w="2693" w:type="dxa"/>
            <w:tcBorders>
              <w:left w:val="nil"/>
              <w:right w:val="nil"/>
            </w:tcBorders>
            <w:shd w:val="clear" w:color="auto" w:fill="FFFFFF"/>
            <w:tcMar>
              <w:top w:w="75" w:type="dxa"/>
              <w:left w:w="75" w:type="dxa"/>
              <w:bottom w:w="90" w:type="dxa"/>
              <w:right w:w="75" w:type="dxa"/>
            </w:tcMar>
            <w:vAlign w:val="bottom"/>
          </w:tcPr>
          <w:p w14:paraId="362B9B00" w14:textId="77777777" w:rsidR="00034919" w:rsidRPr="00034919" w:rsidRDefault="00034919" w:rsidP="00034919">
            <w:pPr>
              <w:jc w:val="right"/>
              <w:rPr>
                <w:color w:val="333333"/>
                <w:sz w:val="16"/>
                <w:szCs w:val="16"/>
              </w:rPr>
            </w:pPr>
          </w:p>
        </w:tc>
        <w:tc>
          <w:tcPr>
            <w:tcW w:w="1560" w:type="dxa"/>
            <w:tcBorders>
              <w:left w:val="nil"/>
              <w:right w:val="nil"/>
            </w:tcBorders>
            <w:shd w:val="clear" w:color="auto" w:fill="FFFFFF"/>
            <w:tcMar>
              <w:top w:w="75" w:type="dxa"/>
              <w:left w:w="75" w:type="dxa"/>
              <w:bottom w:w="90" w:type="dxa"/>
              <w:right w:w="75" w:type="dxa"/>
            </w:tcMar>
            <w:vAlign w:val="bottom"/>
          </w:tcPr>
          <w:p w14:paraId="41E616EE" w14:textId="3DC53BB6" w:rsidR="00034919" w:rsidRPr="00034919" w:rsidRDefault="00034919" w:rsidP="00034919">
            <w:pPr>
              <w:jc w:val="right"/>
              <w:rPr>
                <w:color w:val="333333"/>
                <w:sz w:val="16"/>
                <w:szCs w:val="16"/>
              </w:rPr>
            </w:pPr>
            <w:bookmarkStart w:id="946" w:name="_Hlk128642314"/>
            <w:r w:rsidRPr="00034919">
              <w:rPr>
                <w:color w:val="333333"/>
                <w:sz w:val="16"/>
                <w:szCs w:val="16"/>
              </w:rPr>
              <w:t>Δ</w:t>
            </w:r>
            <w:r>
              <w:rPr>
                <w:color w:val="333333"/>
                <w:sz w:val="16"/>
                <w:szCs w:val="16"/>
              </w:rPr>
              <w:t xml:space="preserve"> </w:t>
            </w:r>
            <w:r w:rsidRPr="00034919">
              <w:rPr>
                <w:color w:val="333333"/>
                <w:sz w:val="16"/>
                <w:szCs w:val="16"/>
              </w:rPr>
              <w:t>ELPD</w:t>
            </w:r>
            <w:bookmarkEnd w:id="946"/>
          </w:p>
        </w:tc>
        <w:tc>
          <w:tcPr>
            <w:tcW w:w="1701" w:type="dxa"/>
            <w:tcBorders>
              <w:left w:val="nil"/>
              <w:right w:val="nil"/>
            </w:tcBorders>
            <w:shd w:val="clear" w:color="auto" w:fill="FFFFFF"/>
            <w:tcMar>
              <w:top w:w="75" w:type="dxa"/>
              <w:left w:w="75" w:type="dxa"/>
              <w:bottom w:w="90" w:type="dxa"/>
              <w:right w:w="75" w:type="dxa"/>
            </w:tcMar>
            <w:vAlign w:val="bottom"/>
          </w:tcPr>
          <w:p w14:paraId="330A90B0" w14:textId="7FF3E3FF" w:rsidR="00034919" w:rsidRPr="00034919" w:rsidRDefault="00034919" w:rsidP="00034919">
            <w:pPr>
              <w:jc w:val="right"/>
              <w:rPr>
                <w:color w:val="333333"/>
                <w:sz w:val="16"/>
                <w:szCs w:val="16"/>
              </w:rPr>
            </w:pPr>
            <w:r w:rsidRPr="00034919">
              <w:rPr>
                <w:color w:val="333333"/>
                <w:sz w:val="16"/>
                <w:szCs w:val="16"/>
              </w:rPr>
              <w:t>Δ</w:t>
            </w:r>
            <w:r>
              <w:rPr>
                <w:color w:val="333333"/>
                <w:sz w:val="16"/>
                <w:szCs w:val="16"/>
              </w:rPr>
              <w:t xml:space="preserve"> </w:t>
            </w:r>
            <w:r w:rsidRPr="00034919">
              <w:rPr>
                <w:color w:val="333333"/>
                <w:sz w:val="16"/>
                <w:szCs w:val="16"/>
              </w:rPr>
              <w:t>ELPD</w:t>
            </w:r>
          </w:p>
        </w:tc>
      </w:tr>
      <w:tr w:rsidR="00034919" w:rsidRPr="00034919" w14:paraId="2FCD967C" w14:textId="77777777" w:rsidTr="00F3275C">
        <w:tc>
          <w:tcPr>
            <w:tcW w:w="1843" w:type="dxa"/>
            <w:vMerge w:val="restart"/>
            <w:tcBorders>
              <w:top w:val="single" w:sz="6" w:space="0" w:color="D3D3D3"/>
              <w:left w:val="nil"/>
              <w:right w:val="nil"/>
            </w:tcBorders>
            <w:shd w:val="clear" w:color="auto" w:fill="FFFFFF"/>
            <w:tcMar>
              <w:top w:w="0" w:type="dxa"/>
              <w:left w:w="0" w:type="dxa"/>
              <w:bottom w:w="0" w:type="dxa"/>
              <w:right w:w="0" w:type="dxa"/>
            </w:tcMar>
            <w:vAlign w:val="center"/>
            <w:hideMark/>
          </w:tcPr>
          <w:p w14:paraId="474E8DFF" w14:textId="77777777" w:rsidR="00034919" w:rsidRPr="00034919" w:rsidRDefault="00034919" w:rsidP="00F3275C">
            <w:pPr>
              <w:spacing w:before="60" w:after="60"/>
              <w:ind w:left="147" w:right="147"/>
              <w:jc w:val="right"/>
              <w:rPr>
                <w:b/>
                <w:bCs/>
                <w:color w:val="333333"/>
                <w:sz w:val="16"/>
                <w:szCs w:val="16"/>
              </w:rPr>
            </w:pPr>
            <w:r w:rsidRPr="00034919">
              <w:rPr>
                <w:b/>
                <w:bCs/>
                <w:color w:val="333333"/>
                <w:sz w:val="16"/>
                <w:szCs w:val="16"/>
              </w:rPr>
              <w:t>Sleep Duration</w:t>
            </w:r>
          </w:p>
        </w:tc>
        <w:tc>
          <w:tcPr>
            <w:tcW w:w="2693"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2BAA3BFD" w14:textId="77777777" w:rsidR="00034919" w:rsidRPr="00034919" w:rsidRDefault="00034919" w:rsidP="00F3275C">
            <w:pPr>
              <w:spacing w:before="60" w:after="60"/>
              <w:ind w:left="147" w:right="147"/>
              <w:rPr>
                <w:color w:val="333333"/>
                <w:sz w:val="16"/>
                <w:szCs w:val="16"/>
              </w:rPr>
            </w:pPr>
            <w:r w:rsidRPr="00034919">
              <w:rPr>
                <w:color w:val="333333"/>
                <w:sz w:val="16"/>
                <w:szCs w:val="16"/>
              </w:rPr>
              <w:t>Total sleep time, median</w:t>
            </w:r>
          </w:p>
        </w:tc>
        <w:tc>
          <w:tcPr>
            <w:tcW w:w="1560"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3CCC3645"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-0.01</w:t>
            </w:r>
          </w:p>
        </w:tc>
        <w:tc>
          <w:tcPr>
            <w:tcW w:w="1701"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014ADB59"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-0.19</w:t>
            </w:r>
          </w:p>
        </w:tc>
      </w:tr>
      <w:tr w:rsidR="00034919" w:rsidRPr="00034919" w14:paraId="339FA29D" w14:textId="77777777" w:rsidTr="00F3275C">
        <w:tc>
          <w:tcPr>
            <w:tcW w:w="1843" w:type="dxa"/>
            <w:vMerge/>
            <w:tcBorders>
              <w:left w:val="nil"/>
              <w:right w:val="nil"/>
            </w:tcBorders>
            <w:shd w:val="clear" w:color="auto" w:fill="FFFFFF"/>
            <w:tcMar>
              <w:top w:w="0" w:type="dxa"/>
              <w:left w:w="0" w:type="dxa"/>
              <w:bottom w:w="0" w:type="dxa"/>
              <w:right w:w="0" w:type="dxa"/>
            </w:tcMar>
            <w:vAlign w:val="center"/>
          </w:tcPr>
          <w:p w14:paraId="7D12F2E1" w14:textId="4454C936" w:rsidR="00034919" w:rsidRPr="00034919" w:rsidRDefault="00034919" w:rsidP="00F3275C">
            <w:pPr>
              <w:spacing w:before="60" w:after="60"/>
              <w:ind w:left="147" w:right="147"/>
              <w:jc w:val="right"/>
              <w:rPr>
                <w:color w:val="333333"/>
                <w:sz w:val="16"/>
                <w:szCs w:val="16"/>
              </w:rPr>
            </w:pPr>
          </w:p>
        </w:tc>
        <w:tc>
          <w:tcPr>
            <w:tcW w:w="2693"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5AFC934A" w14:textId="77777777" w:rsidR="00034919" w:rsidRPr="00034919" w:rsidRDefault="00034919" w:rsidP="00F3275C">
            <w:pPr>
              <w:spacing w:before="60" w:after="60"/>
              <w:ind w:left="147" w:right="147"/>
              <w:rPr>
                <w:color w:val="333333"/>
                <w:sz w:val="16"/>
                <w:szCs w:val="16"/>
              </w:rPr>
            </w:pPr>
            <w:r w:rsidRPr="00034919">
              <w:rPr>
                <w:color w:val="333333"/>
                <w:sz w:val="16"/>
                <w:szCs w:val="16"/>
              </w:rPr>
              <w:t>Total sleep time, variance</w:t>
            </w:r>
          </w:p>
        </w:tc>
        <w:tc>
          <w:tcPr>
            <w:tcW w:w="1560"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26AB758C"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-0.01</w:t>
            </w:r>
          </w:p>
        </w:tc>
        <w:tc>
          <w:tcPr>
            <w:tcW w:w="1701"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1AC93269"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-0.30</w:t>
            </w:r>
          </w:p>
        </w:tc>
      </w:tr>
      <w:tr w:rsidR="00034919" w:rsidRPr="00034919" w14:paraId="15EF4DFB" w14:textId="77777777" w:rsidTr="00F3275C">
        <w:tc>
          <w:tcPr>
            <w:tcW w:w="1843" w:type="dxa"/>
            <w:vMerge/>
            <w:tcBorders>
              <w:left w:val="nil"/>
              <w:right w:val="nil"/>
            </w:tcBorders>
            <w:shd w:val="clear" w:color="auto" w:fill="FFFFFF"/>
            <w:tcMar>
              <w:top w:w="0" w:type="dxa"/>
              <w:left w:w="0" w:type="dxa"/>
              <w:bottom w:w="0" w:type="dxa"/>
              <w:right w:w="0" w:type="dxa"/>
            </w:tcMar>
            <w:vAlign w:val="center"/>
          </w:tcPr>
          <w:p w14:paraId="0E2E2AEB" w14:textId="03B7E6E0" w:rsidR="00034919" w:rsidRPr="00034919" w:rsidRDefault="00034919" w:rsidP="00F3275C">
            <w:pPr>
              <w:spacing w:before="60" w:after="60"/>
              <w:ind w:left="147" w:right="147"/>
              <w:jc w:val="right"/>
              <w:rPr>
                <w:color w:val="333333"/>
                <w:sz w:val="16"/>
                <w:szCs w:val="16"/>
              </w:rPr>
            </w:pPr>
          </w:p>
        </w:tc>
        <w:tc>
          <w:tcPr>
            <w:tcW w:w="2693"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1C313099" w14:textId="77777777" w:rsidR="00034919" w:rsidRPr="00034919" w:rsidRDefault="00034919" w:rsidP="00F3275C">
            <w:pPr>
              <w:spacing w:before="60" w:after="60"/>
              <w:ind w:left="147" w:right="147"/>
              <w:rPr>
                <w:color w:val="333333"/>
                <w:sz w:val="16"/>
                <w:szCs w:val="16"/>
              </w:rPr>
            </w:pPr>
            <w:r w:rsidRPr="00034919">
              <w:rPr>
                <w:color w:val="333333"/>
                <w:sz w:val="16"/>
                <w:szCs w:val="16"/>
              </w:rPr>
              <w:t>Δ Total sleep time, median</w:t>
            </w:r>
          </w:p>
        </w:tc>
        <w:tc>
          <w:tcPr>
            <w:tcW w:w="1560"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26220C0A"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-0.06</w:t>
            </w:r>
          </w:p>
        </w:tc>
        <w:tc>
          <w:tcPr>
            <w:tcW w:w="1701"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0334A6CA"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-0.02</w:t>
            </w:r>
          </w:p>
        </w:tc>
      </w:tr>
      <w:tr w:rsidR="00034919" w:rsidRPr="00034919" w14:paraId="3BE9210A" w14:textId="77777777" w:rsidTr="00F3275C">
        <w:tc>
          <w:tcPr>
            <w:tcW w:w="1843" w:type="dxa"/>
            <w:vMerge/>
            <w:tcBorders>
              <w:left w:val="nil"/>
              <w:right w:val="nil"/>
            </w:tcBorders>
            <w:shd w:val="clear" w:color="auto" w:fill="FFFFFF"/>
            <w:tcMar>
              <w:top w:w="0" w:type="dxa"/>
              <w:left w:w="0" w:type="dxa"/>
              <w:bottom w:w="0" w:type="dxa"/>
              <w:right w:w="0" w:type="dxa"/>
            </w:tcMar>
            <w:vAlign w:val="center"/>
          </w:tcPr>
          <w:p w14:paraId="188F4B50" w14:textId="4120D313" w:rsidR="00034919" w:rsidRPr="00034919" w:rsidRDefault="00034919" w:rsidP="00F3275C">
            <w:pPr>
              <w:spacing w:before="60" w:after="60"/>
              <w:ind w:left="147" w:right="147"/>
              <w:jc w:val="right"/>
              <w:rPr>
                <w:color w:val="333333"/>
                <w:sz w:val="16"/>
                <w:szCs w:val="16"/>
              </w:rPr>
            </w:pPr>
          </w:p>
        </w:tc>
        <w:tc>
          <w:tcPr>
            <w:tcW w:w="2693"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4C48FE39" w14:textId="77777777" w:rsidR="00034919" w:rsidRPr="00034919" w:rsidRDefault="00034919" w:rsidP="00F3275C">
            <w:pPr>
              <w:spacing w:before="60" w:after="60"/>
              <w:ind w:left="147" w:right="147"/>
              <w:rPr>
                <w:color w:val="333333"/>
                <w:sz w:val="16"/>
                <w:szCs w:val="16"/>
              </w:rPr>
            </w:pPr>
            <w:r w:rsidRPr="00034919">
              <w:rPr>
                <w:color w:val="333333"/>
                <w:sz w:val="16"/>
                <w:szCs w:val="16"/>
              </w:rPr>
              <w:t>Δ Total sleep time, variance</w:t>
            </w:r>
          </w:p>
        </w:tc>
        <w:tc>
          <w:tcPr>
            <w:tcW w:w="1560"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274DB975"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-0.02</w:t>
            </w:r>
          </w:p>
        </w:tc>
        <w:tc>
          <w:tcPr>
            <w:tcW w:w="1701"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6BD094CB"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-0.13</w:t>
            </w:r>
          </w:p>
        </w:tc>
      </w:tr>
      <w:tr w:rsidR="00034919" w:rsidRPr="00034919" w14:paraId="72AC9E5E" w14:textId="77777777" w:rsidTr="00F3275C">
        <w:tc>
          <w:tcPr>
            <w:tcW w:w="1843" w:type="dxa"/>
            <w:vMerge w:val="restart"/>
            <w:tcBorders>
              <w:top w:val="single" w:sz="6" w:space="0" w:color="D3D3D3"/>
              <w:left w:val="nil"/>
              <w:right w:val="nil"/>
            </w:tcBorders>
            <w:shd w:val="clear" w:color="auto" w:fill="FFFFFF"/>
            <w:tcMar>
              <w:top w:w="0" w:type="dxa"/>
              <w:left w:w="0" w:type="dxa"/>
              <w:bottom w:w="0" w:type="dxa"/>
              <w:right w:w="0" w:type="dxa"/>
            </w:tcMar>
            <w:vAlign w:val="center"/>
            <w:hideMark/>
          </w:tcPr>
          <w:p w14:paraId="79A548AF" w14:textId="77777777" w:rsidR="00034919" w:rsidRPr="00034919" w:rsidRDefault="00034919" w:rsidP="00F3275C">
            <w:pPr>
              <w:spacing w:before="60" w:after="60"/>
              <w:ind w:left="147" w:right="147"/>
              <w:jc w:val="right"/>
              <w:rPr>
                <w:b/>
                <w:bCs/>
                <w:color w:val="333333"/>
                <w:sz w:val="16"/>
                <w:szCs w:val="16"/>
              </w:rPr>
            </w:pPr>
            <w:r w:rsidRPr="00034919">
              <w:rPr>
                <w:b/>
                <w:bCs/>
                <w:color w:val="333333"/>
                <w:sz w:val="16"/>
                <w:szCs w:val="16"/>
              </w:rPr>
              <w:t>Sleep Quality</w:t>
            </w:r>
          </w:p>
        </w:tc>
        <w:tc>
          <w:tcPr>
            <w:tcW w:w="2693"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54E2496D" w14:textId="77777777" w:rsidR="00034919" w:rsidRPr="00034919" w:rsidRDefault="00034919" w:rsidP="00F3275C">
            <w:pPr>
              <w:spacing w:before="60" w:after="60"/>
              <w:ind w:left="147" w:right="147"/>
              <w:rPr>
                <w:color w:val="333333"/>
                <w:sz w:val="16"/>
                <w:szCs w:val="16"/>
              </w:rPr>
            </w:pPr>
            <w:r w:rsidRPr="00034919">
              <w:rPr>
                <w:color w:val="333333"/>
                <w:sz w:val="16"/>
                <w:szCs w:val="16"/>
              </w:rPr>
              <w:t>Sleep efficiency, median</w:t>
            </w:r>
          </w:p>
        </w:tc>
        <w:tc>
          <w:tcPr>
            <w:tcW w:w="1560"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0827AB26"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-0.00</w:t>
            </w:r>
          </w:p>
        </w:tc>
        <w:tc>
          <w:tcPr>
            <w:tcW w:w="1701"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74DD8E65"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-0.33</w:t>
            </w:r>
          </w:p>
        </w:tc>
      </w:tr>
      <w:tr w:rsidR="00034919" w:rsidRPr="00034919" w14:paraId="1C35EFB4" w14:textId="77777777" w:rsidTr="00F3275C">
        <w:tc>
          <w:tcPr>
            <w:tcW w:w="1843" w:type="dxa"/>
            <w:vMerge/>
            <w:tcBorders>
              <w:left w:val="nil"/>
              <w:right w:val="nil"/>
            </w:tcBorders>
            <w:shd w:val="clear" w:color="auto" w:fill="FFFFFF"/>
            <w:tcMar>
              <w:top w:w="0" w:type="dxa"/>
              <w:left w:w="0" w:type="dxa"/>
              <w:bottom w:w="0" w:type="dxa"/>
              <w:right w:w="0" w:type="dxa"/>
            </w:tcMar>
            <w:vAlign w:val="center"/>
          </w:tcPr>
          <w:p w14:paraId="634468B8" w14:textId="3F2C384A" w:rsidR="00034919" w:rsidRPr="00034919" w:rsidRDefault="00034919" w:rsidP="00F3275C">
            <w:pPr>
              <w:spacing w:before="60" w:after="60"/>
              <w:ind w:left="147" w:right="147"/>
              <w:jc w:val="right"/>
              <w:rPr>
                <w:color w:val="333333"/>
                <w:sz w:val="16"/>
                <w:szCs w:val="16"/>
              </w:rPr>
            </w:pPr>
          </w:p>
        </w:tc>
        <w:tc>
          <w:tcPr>
            <w:tcW w:w="2693"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52723C53" w14:textId="77777777" w:rsidR="00034919" w:rsidRPr="00034919" w:rsidRDefault="00034919" w:rsidP="00F3275C">
            <w:pPr>
              <w:spacing w:before="60" w:after="60"/>
              <w:ind w:left="147" w:right="147"/>
              <w:rPr>
                <w:color w:val="333333"/>
                <w:sz w:val="16"/>
                <w:szCs w:val="16"/>
              </w:rPr>
            </w:pPr>
            <w:r w:rsidRPr="00034919">
              <w:rPr>
                <w:color w:val="333333"/>
                <w:sz w:val="16"/>
                <w:szCs w:val="16"/>
              </w:rPr>
              <w:t>Sleep fragmentation index, median</w:t>
            </w:r>
          </w:p>
        </w:tc>
        <w:tc>
          <w:tcPr>
            <w:tcW w:w="1560"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0381220F"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-0.11</w:t>
            </w:r>
          </w:p>
        </w:tc>
        <w:tc>
          <w:tcPr>
            <w:tcW w:w="1701"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0C044E21"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-0.01</w:t>
            </w:r>
          </w:p>
        </w:tc>
      </w:tr>
      <w:tr w:rsidR="00034919" w:rsidRPr="00034919" w14:paraId="5B2C1DDC" w14:textId="77777777" w:rsidTr="00F3275C">
        <w:tc>
          <w:tcPr>
            <w:tcW w:w="1843" w:type="dxa"/>
            <w:vMerge/>
            <w:tcBorders>
              <w:left w:val="nil"/>
              <w:right w:val="nil"/>
            </w:tcBorders>
            <w:shd w:val="clear" w:color="auto" w:fill="FFFFFF"/>
            <w:tcMar>
              <w:top w:w="0" w:type="dxa"/>
              <w:left w:w="0" w:type="dxa"/>
              <w:bottom w:w="0" w:type="dxa"/>
              <w:right w:w="0" w:type="dxa"/>
            </w:tcMar>
            <w:vAlign w:val="center"/>
          </w:tcPr>
          <w:p w14:paraId="5C398A34" w14:textId="1E783624" w:rsidR="00034919" w:rsidRPr="00034919" w:rsidRDefault="00034919" w:rsidP="00F3275C">
            <w:pPr>
              <w:spacing w:before="60" w:after="60"/>
              <w:ind w:left="147" w:right="147"/>
              <w:jc w:val="right"/>
              <w:rPr>
                <w:color w:val="333333"/>
                <w:sz w:val="16"/>
                <w:szCs w:val="16"/>
              </w:rPr>
            </w:pPr>
          </w:p>
        </w:tc>
        <w:tc>
          <w:tcPr>
            <w:tcW w:w="2693"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2677E77A" w14:textId="77777777" w:rsidR="00034919" w:rsidRPr="00034919" w:rsidRDefault="00034919" w:rsidP="00F3275C">
            <w:pPr>
              <w:spacing w:before="60" w:after="60"/>
              <w:ind w:left="147" w:right="147"/>
              <w:rPr>
                <w:color w:val="333333"/>
                <w:sz w:val="16"/>
                <w:szCs w:val="16"/>
              </w:rPr>
            </w:pPr>
            <w:r w:rsidRPr="00034919">
              <w:rPr>
                <w:color w:val="333333"/>
                <w:sz w:val="16"/>
                <w:szCs w:val="16"/>
              </w:rPr>
              <w:t>Sleep onset latency, median</w:t>
            </w:r>
          </w:p>
        </w:tc>
        <w:tc>
          <w:tcPr>
            <w:tcW w:w="1560"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60F7ED17"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-0.09</w:t>
            </w:r>
          </w:p>
        </w:tc>
        <w:tc>
          <w:tcPr>
            <w:tcW w:w="1701"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224F66EC"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-0.19</w:t>
            </w:r>
          </w:p>
        </w:tc>
      </w:tr>
      <w:tr w:rsidR="00034919" w:rsidRPr="00034919" w14:paraId="01A3CDAF" w14:textId="77777777" w:rsidTr="00F3275C">
        <w:tc>
          <w:tcPr>
            <w:tcW w:w="1843" w:type="dxa"/>
            <w:vMerge/>
            <w:tcBorders>
              <w:left w:val="nil"/>
              <w:right w:val="nil"/>
            </w:tcBorders>
            <w:shd w:val="clear" w:color="auto" w:fill="FFFFFF"/>
            <w:tcMar>
              <w:top w:w="0" w:type="dxa"/>
              <w:left w:w="0" w:type="dxa"/>
              <w:bottom w:w="0" w:type="dxa"/>
              <w:right w:w="0" w:type="dxa"/>
            </w:tcMar>
            <w:vAlign w:val="center"/>
          </w:tcPr>
          <w:p w14:paraId="46826E9E" w14:textId="04C1D2F5" w:rsidR="00034919" w:rsidRPr="00034919" w:rsidRDefault="00034919" w:rsidP="00F3275C">
            <w:pPr>
              <w:spacing w:before="60" w:after="60"/>
              <w:ind w:left="147" w:right="147"/>
              <w:jc w:val="right"/>
              <w:rPr>
                <w:color w:val="333333"/>
                <w:sz w:val="16"/>
                <w:szCs w:val="16"/>
              </w:rPr>
            </w:pPr>
          </w:p>
        </w:tc>
        <w:tc>
          <w:tcPr>
            <w:tcW w:w="2693"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14DA7A3E" w14:textId="77777777" w:rsidR="00034919" w:rsidRPr="00034919" w:rsidRDefault="00034919" w:rsidP="00F3275C">
            <w:pPr>
              <w:spacing w:before="60" w:after="60"/>
              <w:ind w:left="147" w:right="147"/>
              <w:rPr>
                <w:color w:val="333333"/>
                <w:sz w:val="16"/>
                <w:szCs w:val="16"/>
              </w:rPr>
            </w:pPr>
            <w:r w:rsidRPr="00034919">
              <w:rPr>
                <w:color w:val="333333"/>
                <w:sz w:val="16"/>
                <w:szCs w:val="16"/>
              </w:rPr>
              <w:t>Sleep onset latency, variance</w:t>
            </w:r>
          </w:p>
        </w:tc>
        <w:tc>
          <w:tcPr>
            <w:tcW w:w="1560"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1C906402"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-0.03</w:t>
            </w:r>
          </w:p>
        </w:tc>
        <w:tc>
          <w:tcPr>
            <w:tcW w:w="1701"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6A595F24"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-0.08</w:t>
            </w:r>
          </w:p>
        </w:tc>
      </w:tr>
      <w:tr w:rsidR="00034919" w:rsidRPr="00034919" w14:paraId="1C27F54E" w14:textId="77777777" w:rsidTr="00F3275C">
        <w:tc>
          <w:tcPr>
            <w:tcW w:w="1843" w:type="dxa"/>
            <w:vMerge w:val="restart"/>
            <w:tcBorders>
              <w:top w:val="single" w:sz="6" w:space="0" w:color="D3D3D3"/>
              <w:left w:val="nil"/>
              <w:right w:val="nil"/>
            </w:tcBorders>
            <w:shd w:val="clear" w:color="auto" w:fill="FFFFFF"/>
            <w:tcMar>
              <w:top w:w="0" w:type="dxa"/>
              <w:left w:w="0" w:type="dxa"/>
              <w:bottom w:w="0" w:type="dxa"/>
              <w:right w:w="0" w:type="dxa"/>
            </w:tcMar>
            <w:vAlign w:val="center"/>
            <w:hideMark/>
          </w:tcPr>
          <w:p w14:paraId="041671BE" w14:textId="77777777" w:rsidR="00034919" w:rsidRPr="00034919" w:rsidRDefault="00034919" w:rsidP="00F3275C">
            <w:pPr>
              <w:spacing w:before="60" w:after="60"/>
              <w:ind w:left="147" w:right="147"/>
              <w:jc w:val="right"/>
              <w:rPr>
                <w:b/>
                <w:bCs/>
                <w:color w:val="333333"/>
                <w:sz w:val="16"/>
                <w:szCs w:val="16"/>
              </w:rPr>
            </w:pPr>
            <w:r w:rsidRPr="00034919">
              <w:rPr>
                <w:b/>
                <w:bCs/>
                <w:color w:val="333333"/>
                <w:sz w:val="16"/>
                <w:szCs w:val="16"/>
              </w:rPr>
              <w:t>Sleep Regularity</w:t>
            </w:r>
          </w:p>
        </w:tc>
        <w:tc>
          <w:tcPr>
            <w:tcW w:w="2693"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6C163E38" w14:textId="77777777" w:rsidR="00034919" w:rsidRPr="00034919" w:rsidRDefault="00034919" w:rsidP="00F3275C">
            <w:pPr>
              <w:spacing w:before="60" w:after="60"/>
              <w:ind w:left="147" w:right="147"/>
              <w:rPr>
                <w:color w:val="333333"/>
                <w:sz w:val="16"/>
                <w:szCs w:val="16"/>
              </w:rPr>
            </w:pPr>
            <w:r w:rsidRPr="00034919">
              <w:rPr>
                <w:color w:val="333333"/>
                <w:sz w:val="16"/>
                <w:szCs w:val="16"/>
              </w:rPr>
              <w:t>Sleep midpoint, median</w:t>
            </w:r>
          </w:p>
        </w:tc>
        <w:tc>
          <w:tcPr>
            <w:tcW w:w="1560"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2C5DD886"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-0.02</w:t>
            </w:r>
          </w:p>
        </w:tc>
        <w:tc>
          <w:tcPr>
            <w:tcW w:w="1701"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27484FBE"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-0.13</w:t>
            </w:r>
          </w:p>
        </w:tc>
      </w:tr>
      <w:tr w:rsidR="00034919" w:rsidRPr="00034919" w14:paraId="6BA8CC39" w14:textId="77777777" w:rsidTr="00F3275C">
        <w:tc>
          <w:tcPr>
            <w:tcW w:w="1843" w:type="dxa"/>
            <w:vMerge/>
            <w:tcBorders>
              <w:left w:val="nil"/>
              <w:right w:val="nil"/>
            </w:tcBorders>
            <w:shd w:val="clear" w:color="auto" w:fill="FFFFFF"/>
            <w:tcMar>
              <w:top w:w="0" w:type="dxa"/>
              <w:left w:w="0" w:type="dxa"/>
              <w:bottom w:w="0" w:type="dxa"/>
              <w:right w:w="0" w:type="dxa"/>
            </w:tcMar>
            <w:vAlign w:val="center"/>
          </w:tcPr>
          <w:p w14:paraId="43FA7D8A" w14:textId="7C926449" w:rsidR="00034919" w:rsidRPr="00034919" w:rsidRDefault="00034919" w:rsidP="00F3275C">
            <w:pPr>
              <w:spacing w:before="60" w:after="60"/>
              <w:ind w:left="147" w:right="147"/>
              <w:jc w:val="right"/>
              <w:rPr>
                <w:color w:val="333333"/>
                <w:sz w:val="16"/>
                <w:szCs w:val="16"/>
              </w:rPr>
            </w:pPr>
          </w:p>
        </w:tc>
        <w:tc>
          <w:tcPr>
            <w:tcW w:w="2693"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7BAEE68E" w14:textId="77777777" w:rsidR="00034919" w:rsidRPr="00034919" w:rsidRDefault="00034919" w:rsidP="00F3275C">
            <w:pPr>
              <w:spacing w:before="60" w:after="60"/>
              <w:ind w:left="147" w:right="147"/>
              <w:rPr>
                <w:color w:val="333333"/>
                <w:sz w:val="16"/>
                <w:szCs w:val="16"/>
              </w:rPr>
            </w:pPr>
            <w:r w:rsidRPr="00034919">
              <w:rPr>
                <w:color w:val="333333"/>
                <w:sz w:val="16"/>
                <w:szCs w:val="16"/>
              </w:rPr>
              <w:t>Sleep midpoint, variance</w:t>
            </w:r>
          </w:p>
        </w:tc>
        <w:tc>
          <w:tcPr>
            <w:tcW w:w="1560"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7FCFC41A"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-0.05</w:t>
            </w:r>
          </w:p>
        </w:tc>
        <w:tc>
          <w:tcPr>
            <w:tcW w:w="1701"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60A316A6"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-0.72</w:t>
            </w:r>
          </w:p>
        </w:tc>
      </w:tr>
      <w:tr w:rsidR="00034919" w:rsidRPr="00034919" w14:paraId="4F9C0655" w14:textId="77777777" w:rsidTr="00F3275C">
        <w:tc>
          <w:tcPr>
            <w:tcW w:w="1843" w:type="dxa"/>
            <w:vMerge/>
            <w:tcBorders>
              <w:left w:val="nil"/>
              <w:right w:val="nil"/>
            </w:tcBorders>
            <w:shd w:val="clear" w:color="auto" w:fill="FFFFFF"/>
            <w:tcMar>
              <w:top w:w="0" w:type="dxa"/>
              <w:left w:w="0" w:type="dxa"/>
              <w:bottom w:w="0" w:type="dxa"/>
              <w:right w:w="0" w:type="dxa"/>
            </w:tcMar>
            <w:vAlign w:val="center"/>
          </w:tcPr>
          <w:p w14:paraId="45AF9274" w14:textId="171E4A45" w:rsidR="00034919" w:rsidRPr="00034919" w:rsidRDefault="00034919" w:rsidP="00F3275C">
            <w:pPr>
              <w:spacing w:before="60" w:after="60"/>
              <w:ind w:left="147" w:right="147"/>
              <w:jc w:val="right"/>
              <w:rPr>
                <w:color w:val="333333"/>
                <w:sz w:val="16"/>
                <w:szCs w:val="16"/>
              </w:rPr>
            </w:pPr>
          </w:p>
        </w:tc>
        <w:tc>
          <w:tcPr>
            <w:tcW w:w="2693"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7B924DC5" w14:textId="77777777" w:rsidR="00034919" w:rsidRPr="00034919" w:rsidRDefault="00034919" w:rsidP="00F3275C">
            <w:pPr>
              <w:spacing w:before="60" w:after="60"/>
              <w:ind w:left="147" w:right="147"/>
              <w:rPr>
                <w:color w:val="333333"/>
                <w:sz w:val="16"/>
                <w:szCs w:val="16"/>
              </w:rPr>
            </w:pPr>
            <w:r w:rsidRPr="00034919">
              <w:rPr>
                <w:color w:val="333333"/>
                <w:sz w:val="16"/>
                <w:szCs w:val="16"/>
              </w:rPr>
              <w:t>Δ Sleep midpoint, median</w:t>
            </w:r>
          </w:p>
        </w:tc>
        <w:tc>
          <w:tcPr>
            <w:tcW w:w="1560"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36BE7268"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-0.00</w:t>
            </w:r>
          </w:p>
        </w:tc>
        <w:tc>
          <w:tcPr>
            <w:tcW w:w="1701"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4337D2BA"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-0.28</w:t>
            </w:r>
          </w:p>
        </w:tc>
      </w:tr>
      <w:tr w:rsidR="00034919" w:rsidRPr="00034919" w14:paraId="25414A70" w14:textId="77777777" w:rsidTr="00F3275C">
        <w:tc>
          <w:tcPr>
            <w:tcW w:w="1843" w:type="dxa"/>
            <w:vMerge/>
            <w:tcBorders>
              <w:left w:val="nil"/>
              <w:right w:val="nil"/>
            </w:tcBorders>
            <w:shd w:val="clear" w:color="auto" w:fill="FFFFFF"/>
            <w:tcMar>
              <w:top w:w="0" w:type="dxa"/>
              <w:left w:w="0" w:type="dxa"/>
              <w:bottom w:w="0" w:type="dxa"/>
              <w:right w:w="0" w:type="dxa"/>
            </w:tcMar>
            <w:vAlign w:val="center"/>
          </w:tcPr>
          <w:p w14:paraId="2FABBFC6" w14:textId="0013F563" w:rsidR="00034919" w:rsidRPr="00034919" w:rsidRDefault="00034919" w:rsidP="00F3275C">
            <w:pPr>
              <w:spacing w:before="60" w:after="60"/>
              <w:ind w:left="147" w:right="147"/>
              <w:jc w:val="right"/>
              <w:rPr>
                <w:color w:val="333333"/>
                <w:sz w:val="16"/>
                <w:szCs w:val="16"/>
              </w:rPr>
            </w:pPr>
          </w:p>
        </w:tc>
        <w:tc>
          <w:tcPr>
            <w:tcW w:w="2693"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6AE8E10C" w14:textId="77777777" w:rsidR="00034919" w:rsidRPr="00034919" w:rsidRDefault="00034919" w:rsidP="00F3275C">
            <w:pPr>
              <w:spacing w:before="60" w:after="60"/>
              <w:ind w:left="147" w:right="147"/>
              <w:rPr>
                <w:color w:val="333333"/>
                <w:sz w:val="16"/>
                <w:szCs w:val="16"/>
              </w:rPr>
            </w:pPr>
            <w:r w:rsidRPr="00034919">
              <w:rPr>
                <w:color w:val="333333"/>
                <w:sz w:val="16"/>
                <w:szCs w:val="16"/>
              </w:rPr>
              <w:t>Δ Sleep midpoint, variance</w:t>
            </w:r>
          </w:p>
        </w:tc>
        <w:tc>
          <w:tcPr>
            <w:tcW w:w="1560"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030E8C90"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-0.01</w:t>
            </w:r>
          </w:p>
        </w:tc>
        <w:tc>
          <w:tcPr>
            <w:tcW w:w="1701"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603325E2"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-0.21</w:t>
            </w:r>
          </w:p>
        </w:tc>
      </w:tr>
      <w:tr w:rsidR="00034919" w:rsidRPr="00034919" w14:paraId="16FF0893" w14:textId="77777777" w:rsidTr="00F3275C">
        <w:tc>
          <w:tcPr>
            <w:tcW w:w="1843" w:type="dxa"/>
            <w:vMerge/>
            <w:tcBorders>
              <w:left w:val="nil"/>
              <w:right w:val="nil"/>
            </w:tcBorders>
            <w:shd w:val="clear" w:color="auto" w:fill="FFFFFF"/>
            <w:tcMar>
              <w:top w:w="0" w:type="dxa"/>
              <w:left w:w="0" w:type="dxa"/>
              <w:bottom w:w="0" w:type="dxa"/>
              <w:right w:w="0" w:type="dxa"/>
            </w:tcMar>
            <w:vAlign w:val="center"/>
          </w:tcPr>
          <w:p w14:paraId="54D1746A" w14:textId="18B992E9" w:rsidR="00034919" w:rsidRPr="00034919" w:rsidRDefault="00034919" w:rsidP="00F3275C">
            <w:pPr>
              <w:spacing w:before="60" w:after="60"/>
              <w:ind w:left="147" w:right="147"/>
              <w:jc w:val="right"/>
              <w:rPr>
                <w:color w:val="333333"/>
                <w:sz w:val="16"/>
                <w:szCs w:val="16"/>
              </w:rPr>
            </w:pPr>
          </w:p>
        </w:tc>
        <w:tc>
          <w:tcPr>
            <w:tcW w:w="2693"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026BFC86" w14:textId="77777777" w:rsidR="00034919" w:rsidRPr="00034919" w:rsidRDefault="00034919" w:rsidP="00F3275C">
            <w:pPr>
              <w:spacing w:before="60" w:after="60"/>
              <w:ind w:left="147" w:right="147"/>
              <w:rPr>
                <w:color w:val="333333"/>
                <w:sz w:val="16"/>
                <w:szCs w:val="16"/>
              </w:rPr>
            </w:pPr>
            <w:r w:rsidRPr="00034919">
              <w:rPr>
                <w:color w:val="333333"/>
                <w:sz w:val="16"/>
                <w:szCs w:val="16"/>
              </w:rPr>
              <w:t>Social jet lag</w:t>
            </w:r>
          </w:p>
        </w:tc>
        <w:tc>
          <w:tcPr>
            <w:tcW w:w="1560"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03C35762"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-0.04</w:t>
            </w:r>
          </w:p>
        </w:tc>
        <w:tc>
          <w:tcPr>
            <w:tcW w:w="1701" w:type="dxa"/>
            <w:tcBorders>
              <w:top w:val="single" w:sz="6" w:space="0" w:color="D3D3D3"/>
              <w:left w:val="nil"/>
              <w:right w:val="nil"/>
            </w:tcBorders>
            <w:shd w:val="clear" w:color="auto" w:fill="FFFFFF"/>
            <w:tcMar>
              <w:top w:w="0" w:type="dxa"/>
              <w:left w:w="0" w:type="dxa"/>
              <w:bottom w:w="0" w:type="dxa"/>
              <w:right w:w="0" w:type="dxa"/>
            </w:tcMar>
            <w:vAlign w:val="center"/>
            <w:hideMark/>
          </w:tcPr>
          <w:p w14:paraId="77FBEEA4" w14:textId="77777777" w:rsidR="00034919" w:rsidRPr="00034919" w:rsidRDefault="00034919" w:rsidP="00F3275C">
            <w:pPr>
              <w:spacing w:before="60" w:after="60"/>
              <w:ind w:left="147" w:right="147"/>
              <w:jc w:val="right"/>
              <w:rPr>
                <w:color w:val="333333"/>
                <w:sz w:val="16"/>
                <w:szCs w:val="16"/>
              </w:rPr>
            </w:pPr>
            <w:r w:rsidRPr="00034919">
              <w:rPr>
                <w:color w:val="333333"/>
                <w:sz w:val="16"/>
                <w:szCs w:val="16"/>
              </w:rPr>
              <w:t>-0.05</w:t>
            </w:r>
          </w:p>
        </w:tc>
      </w:tr>
      <w:bookmarkEnd w:id="945"/>
    </w:tbl>
    <w:p w14:paraId="4994F284" w14:textId="28C062CC" w:rsidR="00A0265F" w:rsidRPr="001F2132" w:rsidRDefault="00A0265F" w:rsidP="00A0265F">
      <w:pPr>
        <w:jc w:val="center"/>
      </w:pPr>
    </w:p>
    <w:p w14:paraId="3488B5FC" w14:textId="77777777" w:rsidR="009D249B" w:rsidRDefault="009D249B">
      <w:pPr>
        <w:spacing w:before="240" w:after="120" w:line="276" w:lineRule="auto"/>
        <w:rPr>
          <w:b/>
        </w:rPr>
      </w:pPr>
      <w:r>
        <w:rPr>
          <w:b/>
        </w:rPr>
        <w:br w:type="page"/>
      </w:r>
    </w:p>
    <w:bookmarkEnd w:id="944"/>
    <w:p w14:paraId="7A98D0C8" w14:textId="0B32BCFC" w:rsidR="00D17F57" w:rsidRPr="001F2132" w:rsidRDefault="007F05F8">
      <w:pPr>
        <w:keepNext/>
      </w:pPr>
      <w:r w:rsidRPr="001F2132">
        <w:rPr>
          <w:b/>
        </w:rPr>
        <w:lastRenderedPageBreak/>
        <w:t xml:space="preserve">Supplementary Table </w:t>
      </w:r>
      <w:r w:rsidR="00CD227A" w:rsidRPr="001F2132">
        <w:rPr>
          <w:b/>
        </w:rPr>
        <w:t>2.</w:t>
      </w:r>
      <w:r w:rsidR="00DE7D49">
        <w:rPr>
          <w:b/>
        </w:rPr>
        <w:t>5</w:t>
      </w:r>
      <w:r w:rsidRPr="001F2132">
        <w:rPr>
          <w:b/>
        </w:rPr>
        <w:t>.</w:t>
      </w:r>
      <w:r w:rsidRPr="001F2132">
        <w:t xml:space="preserve"> Average marginal effects for IDS-SR with sleep items removed</w:t>
      </w:r>
    </w:p>
    <w:p w14:paraId="538E7DD8" w14:textId="39CA3859" w:rsidR="00D17F57" w:rsidRDefault="007F05F8">
      <w:pPr>
        <w:rPr>
          <w:ins w:id="947" w:author="Ewan Carr" w:date="2023-02-28T18:08:00Z"/>
        </w:rPr>
      </w:pPr>
      <w:del w:id="948" w:author="Ewan Carr" w:date="2023-02-28T18:07:00Z">
        <w:r w:rsidRPr="001F2132" w:rsidDel="009D249B">
          <w:rPr>
            <w:noProof/>
          </w:rPr>
          <w:drawing>
            <wp:inline distT="114300" distB="114300" distL="114300" distR="114300" wp14:anchorId="2765E81E" wp14:editId="182CBFF5">
              <wp:extent cx="5943600" cy="41656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4165600"/>
                      </a:xfrm>
                      <a:prstGeom prst="rect">
                        <a:avLst/>
                      </a:prstGeom>
                      <a:ln/>
                    </pic:spPr>
                  </pic:pic>
                </a:graphicData>
              </a:graphic>
            </wp:inline>
          </w:drawing>
        </w:r>
      </w:del>
      <w:del w:id="949" w:author="Ewan Carr" w:date="2023-02-28T18:08:00Z">
        <w:r w:rsidRPr="001F2132" w:rsidDel="009D249B">
          <w:br w:type="page"/>
        </w:r>
      </w:del>
    </w:p>
    <w:tbl>
      <w:tblPr>
        <w:tblW w:w="0" w:type="dxa"/>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Change w:id="950" w:author="Ewan Carr" w:date="2023-02-28T18:08:00Z">
          <w:tblPr>
            <w:tblW w:w="0" w:type="dxa"/>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PrChange>
      </w:tblPr>
      <w:tblGrid>
        <w:gridCol w:w="2690"/>
        <w:gridCol w:w="1397"/>
        <w:gridCol w:w="1397"/>
        <w:gridCol w:w="1397"/>
        <w:gridCol w:w="1397"/>
        <w:tblGridChange w:id="951">
          <w:tblGrid>
            <w:gridCol w:w="2690"/>
            <w:gridCol w:w="1397"/>
            <w:gridCol w:w="1397"/>
            <w:gridCol w:w="1397"/>
            <w:gridCol w:w="1397"/>
          </w:tblGrid>
        </w:tblGridChange>
      </w:tblGrid>
      <w:tr w:rsidR="009D249B" w:rsidRPr="009D249B" w14:paraId="51631AF6" w14:textId="77777777" w:rsidTr="009D249B">
        <w:trPr>
          <w:trHeight w:val="20"/>
          <w:tblHeader/>
          <w:ins w:id="952" w:author="Ewan Carr" w:date="2023-02-28T18:08:00Z"/>
          <w:trPrChange w:id="953" w:author="Ewan Carr" w:date="2023-02-28T18:08:00Z">
            <w:trPr>
              <w:tblHeader/>
            </w:trPr>
          </w:trPrChange>
        </w:trPr>
        <w:tc>
          <w:tcPr>
            <w:tcW w:w="0" w:type="auto"/>
            <w:vMerge w:val="restart"/>
            <w:tcBorders>
              <w:left w:val="nil"/>
              <w:right w:val="nil"/>
            </w:tcBorders>
            <w:shd w:val="clear" w:color="auto" w:fill="FFFFFF"/>
            <w:tcMar>
              <w:top w:w="75" w:type="dxa"/>
              <w:left w:w="75" w:type="dxa"/>
              <w:bottom w:w="90" w:type="dxa"/>
              <w:right w:w="75" w:type="dxa"/>
            </w:tcMar>
            <w:vAlign w:val="bottom"/>
            <w:hideMark/>
            <w:tcPrChange w:id="954" w:author="Ewan Carr" w:date="2023-02-28T18:08:00Z">
              <w:tcPr>
                <w:tcW w:w="0" w:type="auto"/>
                <w:vMerge w:val="restart"/>
                <w:tcBorders>
                  <w:left w:val="nil"/>
                  <w:right w:val="nil"/>
                </w:tcBorders>
                <w:shd w:val="clear" w:color="auto" w:fill="FFFFFF"/>
                <w:tcMar>
                  <w:top w:w="75" w:type="dxa"/>
                  <w:left w:w="75" w:type="dxa"/>
                  <w:bottom w:w="90" w:type="dxa"/>
                  <w:right w:w="75" w:type="dxa"/>
                </w:tcMar>
                <w:vAlign w:val="bottom"/>
                <w:hideMark/>
              </w:tcPr>
            </w:tcPrChange>
          </w:tcPr>
          <w:p w14:paraId="54359285" w14:textId="77777777" w:rsidR="009D249B" w:rsidRPr="009D249B" w:rsidRDefault="009D249B" w:rsidP="009D249B">
            <w:pPr>
              <w:rPr>
                <w:ins w:id="955" w:author="Ewan Carr" w:date="2023-02-28T18:08:00Z"/>
                <w:sz w:val="16"/>
                <w:szCs w:val="16"/>
                <w:rPrChange w:id="956" w:author="Ewan Carr" w:date="2023-02-28T18:08:00Z">
                  <w:rPr>
                    <w:ins w:id="957" w:author="Ewan Carr" w:date="2023-02-28T18:08:00Z"/>
                  </w:rPr>
                </w:rPrChange>
              </w:rPr>
            </w:pPr>
          </w:p>
        </w:tc>
        <w:tc>
          <w:tcPr>
            <w:tcW w:w="0" w:type="auto"/>
            <w:gridSpan w:val="2"/>
            <w:shd w:val="clear" w:color="auto" w:fill="FFFFFF"/>
            <w:tcMar>
              <w:top w:w="0" w:type="dxa"/>
              <w:left w:w="60" w:type="dxa"/>
              <w:bottom w:w="0" w:type="dxa"/>
              <w:right w:w="60" w:type="dxa"/>
            </w:tcMar>
            <w:vAlign w:val="center"/>
            <w:hideMark/>
            <w:tcPrChange w:id="958" w:author="Ewan Carr" w:date="2023-02-28T18:08:00Z">
              <w:tcPr>
                <w:tcW w:w="0" w:type="auto"/>
                <w:gridSpan w:val="2"/>
                <w:shd w:val="clear" w:color="auto" w:fill="FFFFFF"/>
                <w:tcMar>
                  <w:top w:w="0" w:type="dxa"/>
                  <w:left w:w="60" w:type="dxa"/>
                  <w:bottom w:w="0" w:type="dxa"/>
                  <w:right w:w="60" w:type="dxa"/>
                </w:tcMar>
                <w:vAlign w:val="center"/>
                <w:hideMark/>
              </w:tcPr>
            </w:tcPrChange>
          </w:tcPr>
          <w:p w14:paraId="2642C977" w14:textId="77777777" w:rsidR="009D249B" w:rsidRPr="009D249B" w:rsidRDefault="009D249B" w:rsidP="009D249B">
            <w:pPr>
              <w:jc w:val="center"/>
              <w:rPr>
                <w:ins w:id="959" w:author="Ewan Carr" w:date="2023-02-28T18:08:00Z"/>
                <w:color w:val="333333"/>
                <w:sz w:val="16"/>
                <w:szCs w:val="16"/>
                <w:rPrChange w:id="960" w:author="Ewan Carr" w:date="2023-02-28T18:08:00Z">
                  <w:rPr>
                    <w:ins w:id="961" w:author="Ewan Carr" w:date="2023-02-28T18:08:00Z"/>
                    <w:color w:val="333333"/>
                  </w:rPr>
                </w:rPrChange>
              </w:rPr>
            </w:pPr>
            <w:ins w:id="962" w:author="Ewan Carr" w:date="2023-02-28T18:08:00Z">
              <w:r w:rsidRPr="009D249B">
                <w:rPr>
                  <w:rStyle w:val="Strong"/>
                  <w:color w:val="333333"/>
                  <w:sz w:val="16"/>
                  <w:szCs w:val="16"/>
                  <w:rPrChange w:id="963" w:author="Ewan Carr" w:date="2023-02-28T18:08:00Z">
                    <w:rPr>
                      <w:rStyle w:val="Strong"/>
                      <w:color w:val="333333"/>
                    </w:rPr>
                  </w:rPrChange>
                </w:rPr>
                <w:t>IDS-SR</w:t>
              </w:r>
              <w:r w:rsidRPr="009D249B">
                <w:rPr>
                  <w:color w:val="333333"/>
                  <w:sz w:val="16"/>
                  <w:szCs w:val="16"/>
                  <w:rPrChange w:id="964" w:author="Ewan Carr" w:date="2023-02-28T18:08:00Z">
                    <w:rPr>
                      <w:color w:val="333333"/>
                    </w:rPr>
                  </w:rPrChange>
                </w:rPr>
                <w:br/>
              </w:r>
              <w:r w:rsidRPr="009D249B">
                <w:rPr>
                  <w:rStyle w:val="Emphasis"/>
                  <w:color w:val="333333"/>
                  <w:sz w:val="16"/>
                  <w:szCs w:val="16"/>
                  <w:rPrChange w:id="965" w:author="Ewan Carr" w:date="2023-02-28T18:08:00Z">
                    <w:rPr>
                      <w:rStyle w:val="Emphasis"/>
                      <w:color w:val="333333"/>
                    </w:rPr>
                  </w:rPrChange>
                </w:rPr>
                <w:t>Original scale</w:t>
              </w:r>
            </w:ins>
          </w:p>
        </w:tc>
        <w:tc>
          <w:tcPr>
            <w:tcW w:w="0" w:type="auto"/>
            <w:gridSpan w:val="2"/>
            <w:shd w:val="clear" w:color="auto" w:fill="FFFFFF"/>
            <w:tcMar>
              <w:top w:w="0" w:type="dxa"/>
              <w:left w:w="60" w:type="dxa"/>
              <w:bottom w:w="0" w:type="dxa"/>
              <w:right w:w="0" w:type="dxa"/>
            </w:tcMar>
            <w:vAlign w:val="center"/>
            <w:hideMark/>
            <w:tcPrChange w:id="966" w:author="Ewan Carr" w:date="2023-02-28T18:08:00Z">
              <w:tcPr>
                <w:tcW w:w="0" w:type="auto"/>
                <w:gridSpan w:val="2"/>
                <w:shd w:val="clear" w:color="auto" w:fill="FFFFFF"/>
                <w:tcMar>
                  <w:top w:w="0" w:type="dxa"/>
                  <w:left w:w="60" w:type="dxa"/>
                  <w:bottom w:w="0" w:type="dxa"/>
                  <w:right w:w="0" w:type="dxa"/>
                </w:tcMar>
                <w:vAlign w:val="center"/>
                <w:hideMark/>
              </w:tcPr>
            </w:tcPrChange>
          </w:tcPr>
          <w:p w14:paraId="6B37A934" w14:textId="77777777" w:rsidR="009D249B" w:rsidRPr="009D249B" w:rsidRDefault="009D249B" w:rsidP="009D249B">
            <w:pPr>
              <w:jc w:val="center"/>
              <w:rPr>
                <w:ins w:id="967" w:author="Ewan Carr" w:date="2023-02-28T18:08:00Z"/>
                <w:color w:val="333333"/>
                <w:sz w:val="16"/>
                <w:szCs w:val="16"/>
                <w:rPrChange w:id="968" w:author="Ewan Carr" w:date="2023-02-28T18:08:00Z">
                  <w:rPr>
                    <w:ins w:id="969" w:author="Ewan Carr" w:date="2023-02-28T18:08:00Z"/>
                    <w:color w:val="333333"/>
                  </w:rPr>
                </w:rPrChange>
              </w:rPr>
            </w:pPr>
            <w:ins w:id="970" w:author="Ewan Carr" w:date="2023-02-28T18:08:00Z">
              <w:r w:rsidRPr="009D249B">
                <w:rPr>
                  <w:rStyle w:val="Strong"/>
                  <w:color w:val="333333"/>
                  <w:sz w:val="16"/>
                  <w:szCs w:val="16"/>
                  <w:rPrChange w:id="971" w:author="Ewan Carr" w:date="2023-02-28T18:08:00Z">
                    <w:rPr>
                      <w:rStyle w:val="Strong"/>
                      <w:color w:val="333333"/>
                    </w:rPr>
                  </w:rPrChange>
                </w:rPr>
                <w:t>IDS-SR</w:t>
              </w:r>
              <w:r w:rsidRPr="009D249B">
                <w:rPr>
                  <w:color w:val="333333"/>
                  <w:sz w:val="16"/>
                  <w:szCs w:val="16"/>
                  <w:rPrChange w:id="972" w:author="Ewan Carr" w:date="2023-02-28T18:08:00Z">
                    <w:rPr>
                      <w:color w:val="333333"/>
                    </w:rPr>
                  </w:rPrChange>
                </w:rPr>
                <w:br/>
              </w:r>
              <w:r w:rsidRPr="009D249B">
                <w:rPr>
                  <w:rStyle w:val="Emphasis"/>
                  <w:color w:val="333333"/>
                  <w:sz w:val="16"/>
                  <w:szCs w:val="16"/>
                  <w:rPrChange w:id="973" w:author="Ewan Carr" w:date="2023-02-28T18:08:00Z">
                    <w:rPr>
                      <w:rStyle w:val="Emphasis"/>
                      <w:color w:val="333333"/>
                    </w:rPr>
                  </w:rPrChange>
                </w:rPr>
                <w:t>Sleep items removed</w:t>
              </w:r>
            </w:ins>
          </w:p>
        </w:tc>
      </w:tr>
      <w:tr w:rsidR="009D249B" w:rsidRPr="009D249B" w14:paraId="059E91C2" w14:textId="77777777" w:rsidTr="009D249B">
        <w:trPr>
          <w:trHeight w:val="20"/>
          <w:tblHeader/>
          <w:ins w:id="974" w:author="Ewan Carr" w:date="2023-02-28T18:08:00Z"/>
          <w:trPrChange w:id="975" w:author="Ewan Carr" w:date="2023-02-28T18:08:00Z">
            <w:trPr>
              <w:tblHeader/>
            </w:trPr>
          </w:trPrChange>
        </w:trPr>
        <w:tc>
          <w:tcPr>
            <w:tcW w:w="0" w:type="auto"/>
            <w:vMerge/>
            <w:tcBorders>
              <w:left w:val="nil"/>
              <w:right w:val="nil"/>
            </w:tcBorders>
            <w:shd w:val="clear" w:color="auto" w:fill="FFFFFF"/>
            <w:vAlign w:val="center"/>
            <w:hideMark/>
            <w:tcPrChange w:id="976" w:author="Ewan Carr" w:date="2023-02-28T18:08:00Z">
              <w:tcPr>
                <w:tcW w:w="0" w:type="auto"/>
                <w:vMerge/>
                <w:tcBorders>
                  <w:left w:val="nil"/>
                  <w:right w:val="nil"/>
                </w:tcBorders>
                <w:shd w:val="clear" w:color="auto" w:fill="FFFFFF"/>
                <w:vAlign w:val="center"/>
                <w:hideMark/>
              </w:tcPr>
            </w:tcPrChange>
          </w:tcPr>
          <w:p w14:paraId="620E3EEF" w14:textId="77777777" w:rsidR="009D249B" w:rsidRPr="009D249B" w:rsidRDefault="009D249B" w:rsidP="009D249B">
            <w:pPr>
              <w:rPr>
                <w:ins w:id="977" w:author="Ewan Carr" w:date="2023-02-28T18:08:00Z"/>
                <w:sz w:val="16"/>
                <w:szCs w:val="16"/>
                <w:rPrChange w:id="978" w:author="Ewan Carr" w:date="2023-02-28T18:08:00Z">
                  <w:rPr>
                    <w:ins w:id="979" w:author="Ewan Carr" w:date="2023-02-28T18:08:00Z"/>
                  </w:rPr>
                </w:rPrChange>
              </w:rPr>
            </w:pPr>
          </w:p>
        </w:tc>
        <w:tc>
          <w:tcPr>
            <w:tcW w:w="0" w:type="auto"/>
            <w:tcBorders>
              <w:left w:val="nil"/>
              <w:right w:val="nil"/>
            </w:tcBorders>
            <w:shd w:val="clear" w:color="auto" w:fill="FFFFFF"/>
            <w:tcMar>
              <w:top w:w="75" w:type="dxa"/>
              <w:left w:w="75" w:type="dxa"/>
              <w:bottom w:w="90" w:type="dxa"/>
              <w:right w:w="75" w:type="dxa"/>
            </w:tcMar>
            <w:vAlign w:val="bottom"/>
            <w:hideMark/>
            <w:tcPrChange w:id="980" w:author="Ewan Carr" w:date="2023-02-28T18:08:00Z">
              <w:tcPr>
                <w:tcW w:w="0" w:type="auto"/>
                <w:tcBorders>
                  <w:left w:val="nil"/>
                  <w:right w:val="nil"/>
                </w:tcBorders>
                <w:shd w:val="clear" w:color="auto" w:fill="FFFFFF"/>
                <w:tcMar>
                  <w:top w:w="75" w:type="dxa"/>
                  <w:left w:w="75" w:type="dxa"/>
                  <w:bottom w:w="90" w:type="dxa"/>
                  <w:right w:w="75" w:type="dxa"/>
                </w:tcMar>
                <w:vAlign w:val="bottom"/>
                <w:hideMark/>
              </w:tcPr>
            </w:tcPrChange>
          </w:tcPr>
          <w:p w14:paraId="5791426C" w14:textId="77777777" w:rsidR="009D249B" w:rsidRPr="009D249B" w:rsidRDefault="009D249B" w:rsidP="009D249B">
            <w:pPr>
              <w:jc w:val="center"/>
              <w:rPr>
                <w:ins w:id="981" w:author="Ewan Carr" w:date="2023-02-28T18:08:00Z"/>
                <w:color w:val="333333"/>
                <w:sz w:val="16"/>
                <w:szCs w:val="16"/>
                <w:rPrChange w:id="982" w:author="Ewan Carr" w:date="2023-02-28T18:08:00Z">
                  <w:rPr>
                    <w:ins w:id="983" w:author="Ewan Carr" w:date="2023-02-28T18:08:00Z"/>
                    <w:color w:val="333333"/>
                  </w:rPr>
                </w:rPrChange>
              </w:rPr>
            </w:pPr>
            <w:ins w:id="984" w:author="Ewan Carr" w:date="2023-02-28T18:08:00Z">
              <w:r w:rsidRPr="009D249B">
                <w:rPr>
                  <w:color w:val="333333"/>
                  <w:sz w:val="16"/>
                  <w:szCs w:val="16"/>
                  <w:rPrChange w:id="985" w:author="Ewan Carr" w:date="2023-02-28T18:08:00Z">
                    <w:rPr>
                      <w:color w:val="333333"/>
                    </w:rPr>
                  </w:rPrChange>
                </w:rPr>
                <w:t>Unadjusted</w:t>
              </w:r>
            </w:ins>
          </w:p>
        </w:tc>
        <w:tc>
          <w:tcPr>
            <w:tcW w:w="0" w:type="auto"/>
            <w:tcBorders>
              <w:left w:val="nil"/>
              <w:right w:val="nil"/>
            </w:tcBorders>
            <w:shd w:val="clear" w:color="auto" w:fill="FFFFFF"/>
            <w:tcMar>
              <w:top w:w="75" w:type="dxa"/>
              <w:left w:w="75" w:type="dxa"/>
              <w:bottom w:w="90" w:type="dxa"/>
              <w:right w:w="75" w:type="dxa"/>
            </w:tcMar>
            <w:vAlign w:val="bottom"/>
            <w:hideMark/>
            <w:tcPrChange w:id="986" w:author="Ewan Carr" w:date="2023-02-28T18:08:00Z">
              <w:tcPr>
                <w:tcW w:w="0" w:type="auto"/>
                <w:tcBorders>
                  <w:left w:val="nil"/>
                  <w:right w:val="nil"/>
                </w:tcBorders>
                <w:shd w:val="clear" w:color="auto" w:fill="FFFFFF"/>
                <w:tcMar>
                  <w:top w:w="75" w:type="dxa"/>
                  <w:left w:w="75" w:type="dxa"/>
                  <w:bottom w:w="90" w:type="dxa"/>
                  <w:right w:w="75" w:type="dxa"/>
                </w:tcMar>
                <w:vAlign w:val="bottom"/>
                <w:hideMark/>
              </w:tcPr>
            </w:tcPrChange>
          </w:tcPr>
          <w:p w14:paraId="7AADFCC7" w14:textId="77777777" w:rsidR="009D249B" w:rsidRPr="009D249B" w:rsidRDefault="009D249B" w:rsidP="009D249B">
            <w:pPr>
              <w:jc w:val="center"/>
              <w:rPr>
                <w:ins w:id="987" w:author="Ewan Carr" w:date="2023-02-28T18:08:00Z"/>
                <w:color w:val="333333"/>
                <w:sz w:val="16"/>
                <w:szCs w:val="16"/>
                <w:rPrChange w:id="988" w:author="Ewan Carr" w:date="2023-02-28T18:08:00Z">
                  <w:rPr>
                    <w:ins w:id="989" w:author="Ewan Carr" w:date="2023-02-28T18:08:00Z"/>
                    <w:color w:val="333333"/>
                  </w:rPr>
                </w:rPrChange>
              </w:rPr>
            </w:pPr>
            <w:ins w:id="990" w:author="Ewan Carr" w:date="2023-02-28T18:08:00Z">
              <w:r w:rsidRPr="009D249B">
                <w:rPr>
                  <w:color w:val="333333"/>
                  <w:sz w:val="16"/>
                  <w:szCs w:val="16"/>
                  <w:rPrChange w:id="991" w:author="Ewan Carr" w:date="2023-02-28T18:08:00Z">
                    <w:rPr>
                      <w:color w:val="333333"/>
                    </w:rPr>
                  </w:rPrChange>
                </w:rPr>
                <w:t>Adjusted</w:t>
              </w:r>
            </w:ins>
          </w:p>
        </w:tc>
        <w:tc>
          <w:tcPr>
            <w:tcW w:w="0" w:type="auto"/>
            <w:tcBorders>
              <w:left w:val="nil"/>
              <w:right w:val="nil"/>
            </w:tcBorders>
            <w:shd w:val="clear" w:color="auto" w:fill="FFFFFF"/>
            <w:tcMar>
              <w:top w:w="75" w:type="dxa"/>
              <w:left w:w="75" w:type="dxa"/>
              <w:bottom w:w="90" w:type="dxa"/>
              <w:right w:w="75" w:type="dxa"/>
            </w:tcMar>
            <w:vAlign w:val="bottom"/>
            <w:hideMark/>
            <w:tcPrChange w:id="992" w:author="Ewan Carr" w:date="2023-02-28T18:08:00Z">
              <w:tcPr>
                <w:tcW w:w="0" w:type="auto"/>
                <w:tcBorders>
                  <w:left w:val="nil"/>
                  <w:right w:val="nil"/>
                </w:tcBorders>
                <w:shd w:val="clear" w:color="auto" w:fill="FFFFFF"/>
                <w:tcMar>
                  <w:top w:w="75" w:type="dxa"/>
                  <w:left w:w="75" w:type="dxa"/>
                  <w:bottom w:w="90" w:type="dxa"/>
                  <w:right w:w="75" w:type="dxa"/>
                </w:tcMar>
                <w:vAlign w:val="bottom"/>
                <w:hideMark/>
              </w:tcPr>
            </w:tcPrChange>
          </w:tcPr>
          <w:p w14:paraId="7FC74C6F" w14:textId="77777777" w:rsidR="009D249B" w:rsidRPr="009D249B" w:rsidRDefault="009D249B" w:rsidP="009D249B">
            <w:pPr>
              <w:jc w:val="center"/>
              <w:rPr>
                <w:ins w:id="993" w:author="Ewan Carr" w:date="2023-02-28T18:08:00Z"/>
                <w:color w:val="333333"/>
                <w:sz w:val="16"/>
                <w:szCs w:val="16"/>
                <w:rPrChange w:id="994" w:author="Ewan Carr" w:date="2023-02-28T18:08:00Z">
                  <w:rPr>
                    <w:ins w:id="995" w:author="Ewan Carr" w:date="2023-02-28T18:08:00Z"/>
                    <w:color w:val="333333"/>
                  </w:rPr>
                </w:rPrChange>
              </w:rPr>
            </w:pPr>
            <w:ins w:id="996" w:author="Ewan Carr" w:date="2023-02-28T18:08:00Z">
              <w:r w:rsidRPr="009D249B">
                <w:rPr>
                  <w:color w:val="333333"/>
                  <w:sz w:val="16"/>
                  <w:szCs w:val="16"/>
                  <w:rPrChange w:id="997" w:author="Ewan Carr" w:date="2023-02-28T18:08:00Z">
                    <w:rPr>
                      <w:color w:val="333333"/>
                    </w:rPr>
                  </w:rPrChange>
                </w:rPr>
                <w:t>Unadjusted</w:t>
              </w:r>
            </w:ins>
          </w:p>
        </w:tc>
        <w:tc>
          <w:tcPr>
            <w:tcW w:w="0" w:type="auto"/>
            <w:tcBorders>
              <w:left w:val="nil"/>
              <w:right w:val="nil"/>
            </w:tcBorders>
            <w:shd w:val="clear" w:color="auto" w:fill="FFFFFF"/>
            <w:tcMar>
              <w:top w:w="75" w:type="dxa"/>
              <w:left w:w="75" w:type="dxa"/>
              <w:bottom w:w="90" w:type="dxa"/>
              <w:right w:w="75" w:type="dxa"/>
            </w:tcMar>
            <w:vAlign w:val="bottom"/>
            <w:hideMark/>
            <w:tcPrChange w:id="998" w:author="Ewan Carr" w:date="2023-02-28T18:08:00Z">
              <w:tcPr>
                <w:tcW w:w="0" w:type="auto"/>
                <w:tcBorders>
                  <w:left w:val="nil"/>
                  <w:right w:val="nil"/>
                </w:tcBorders>
                <w:shd w:val="clear" w:color="auto" w:fill="FFFFFF"/>
                <w:tcMar>
                  <w:top w:w="75" w:type="dxa"/>
                  <w:left w:w="75" w:type="dxa"/>
                  <w:bottom w:w="90" w:type="dxa"/>
                  <w:right w:w="75" w:type="dxa"/>
                </w:tcMar>
                <w:vAlign w:val="bottom"/>
                <w:hideMark/>
              </w:tcPr>
            </w:tcPrChange>
          </w:tcPr>
          <w:p w14:paraId="1BCC3F21" w14:textId="77777777" w:rsidR="009D249B" w:rsidRPr="009D249B" w:rsidRDefault="009D249B" w:rsidP="009D249B">
            <w:pPr>
              <w:jc w:val="center"/>
              <w:rPr>
                <w:ins w:id="999" w:author="Ewan Carr" w:date="2023-02-28T18:08:00Z"/>
                <w:color w:val="333333"/>
                <w:sz w:val="16"/>
                <w:szCs w:val="16"/>
                <w:rPrChange w:id="1000" w:author="Ewan Carr" w:date="2023-02-28T18:08:00Z">
                  <w:rPr>
                    <w:ins w:id="1001" w:author="Ewan Carr" w:date="2023-02-28T18:08:00Z"/>
                    <w:color w:val="333333"/>
                  </w:rPr>
                </w:rPrChange>
              </w:rPr>
            </w:pPr>
            <w:ins w:id="1002" w:author="Ewan Carr" w:date="2023-02-28T18:08:00Z">
              <w:r w:rsidRPr="009D249B">
                <w:rPr>
                  <w:color w:val="333333"/>
                  <w:sz w:val="16"/>
                  <w:szCs w:val="16"/>
                  <w:rPrChange w:id="1003" w:author="Ewan Carr" w:date="2023-02-28T18:08:00Z">
                    <w:rPr>
                      <w:color w:val="333333"/>
                    </w:rPr>
                  </w:rPrChange>
                </w:rPr>
                <w:t>Adjusted</w:t>
              </w:r>
            </w:ins>
          </w:p>
        </w:tc>
      </w:tr>
      <w:tr w:rsidR="009D249B" w:rsidRPr="009D249B" w14:paraId="57F1D7C0" w14:textId="77777777" w:rsidTr="009D249B">
        <w:trPr>
          <w:trHeight w:val="20"/>
          <w:ins w:id="1004" w:author="Ewan Carr" w:date="2023-02-28T18:08:00Z"/>
        </w:trPr>
        <w:tc>
          <w:tcPr>
            <w:tcW w:w="0" w:type="auto"/>
            <w:gridSpan w:val="5"/>
            <w:tcBorders>
              <w:top w:val="single" w:sz="12" w:space="0" w:color="D3D3D3"/>
              <w:left w:val="nil"/>
              <w:bottom w:val="single" w:sz="12" w:space="0" w:color="D3D3D3"/>
              <w:right w:val="nil"/>
            </w:tcBorders>
            <w:shd w:val="clear" w:color="auto" w:fill="FFFFFF"/>
            <w:tcMar>
              <w:top w:w="120" w:type="dxa"/>
              <w:left w:w="75" w:type="dxa"/>
              <w:bottom w:w="120" w:type="dxa"/>
              <w:right w:w="75" w:type="dxa"/>
            </w:tcMar>
            <w:vAlign w:val="center"/>
            <w:hideMark/>
            <w:tcPrChange w:id="1005" w:author="Ewan Carr" w:date="2023-02-28T18:08:00Z">
              <w:tcPr>
                <w:tcW w:w="0" w:type="auto"/>
                <w:gridSpan w:val="5"/>
                <w:tcBorders>
                  <w:top w:val="single" w:sz="12" w:space="0" w:color="D3D3D3"/>
                  <w:left w:val="nil"/>
                  <w:bottom w:val="single" w:sz="12" w:space="0" w:color="D3D3D3"/>
                  <w:right w:val="nil"/>
                </w:tcBorders>
                <w:shd w:val="clear" w:color="auto" w:fill="FFFFFF"/>
                <w:tcMar>
                  <w:top w:w="120" w:type="dxa"/>
                  <w:left w:w="75" w:type="dxa"/>
                  <w:bottom w:w="120" w:type="dxa"/>
                  <w:right w:w="75" w:type="dxa"/>
                </w:tcMar>
                <w:vAlign w:val="center"/>
                <w:hideMark/>
              </w:tcPr>
            </w:tcPrChange>
          </w:tcPr>
          <w:p w14:paraId="2F4A7EDE" w14:textId="77777777" w:rsidR="009D249B" w:rsidRPr="009D249B" w:rsidRDefault="009D249B" w:rsidP="009D249B">
            <w:pPr>
              <w:rPr>
                <w:ins w:id="1006" w:author="Ewan Carr" w:date="2023-02-28T18:08:00Z"/>
                <w:b/>
                <w:bCs/>
                <w:color w:val="333333"/>
                <w:sz w:val="16"/>
                <w:szCs w:val="16"/>
                <w:rPrChange w:id="1007" w:author="Ewan Carr" w:date="2023-02-28T18:08:00Z">
                  <w:rPr>
                    <w:ins w:id="1008" w:author="Ewan Carr" w:date="2023-02-28T18:08:00Z"/>
                    <w:b/>
                    <w:bCs/>
                    <w:color w:val="333333"/>
                  </w:rPr>
                </w:rPrChange>
              </w:rPr>
            </w:pPr>
            <w:ins w:id="1009" w:author="Ewan Carr" w:date="2023-02-28T18:08:00Z">
              <w:r w:rsidRPr="009D249B">
                <w:rPr>
                  <w:b/>
                  <w:bCs/>
                  <w:color w:val="333333"/>
                  <w:sz w:val="16"/>
                  <w:szCs w:val="16"/>
                  <w:rPrChange w:id="1010" w:author="Ewan Carr" w:date="2023-02-28T18:08:00Z">
                    <w:rPr>
                      <w:b/>
                      <w:bCs/>
                      <w:color w:val="333333"/>
                    </w:rPr>
                  </w:rPrChange>
                </w:rPr>
                <w:t>Sleep Duration</w:t>
              </w:r>
            </w:ins>
          </w:p>
        </w:tc>
      </w:tr>
      <w:tr w:rsidR="009D249B" w:rsidRPr="009D249B" w14:paraId="648D9E65" w14:textId="77777777" w:rsidTr="009D249B">
        <w:trPr>
          <w:trHeight w:val="20"/>
          <w:ins w:id="1011" w:author="Ewan Carr" w:date="2023-02-28T18:08:00Z"/>
        </w:trPr>
        <w:tc>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Change w:id="1012" w:author="Ewan Carr" w:date="2023-02-28T18:08: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73EEB711" w14:textId="77777777" w:rsidR="009D249B" w:rsidRPr="009D249B" w:rsidRDefault="009D249B">
            <w:pPr>
              <w:ind w:left="150" w:right="150"/>
              <w:rPr>
                <w:ins w:id="1013" w:author="Ewan Carr" w:date="2023-02-28T18:08:00Z"/>
                <w:color w:val="333333"/>
                <w:sz w:val="16"/>
                <w:szCs w:val="16"/>
                <w:rPrChange w:id="1014" w:author="Ewan Carr" w:date="2023-02-28T18:08:00Z">
                  <w:rPr>
                    <w:ins w:id="1015" w:author="Ewan Carr" w:date="2023-02-28T18:08:00Z"/>
                    <w:color w:val="333333"/>
                    <w:sz w:val="27"/>
                    <w:szCs w:val="27"/>
                  </w:rPr>
                </w:rPrChange>
              </w:rPr>
              <w:pPrChange w:id="1016" w:author="Ewan Carr" w:date="2023-02-28T18:08:00Z">
                <w:pPr>
                  <w:spacing w:before="150" w:after="150"/>
                  <w:ind w:left="150" w:right="150"/>
                </w:pPr>
              </w:pPrChange>
            </w:pPr>
            <w:ins w:id="1017" w:author="Ewan Carr" w:date="2023-02-28T18:08:00Z">
              <w:r w:rsidRPr="009D249B">
                <w:rPr>
                  <w:color w:val="333333"/>
                  <w:sz w:val="16"/>
                  <w:szCs w:val="16"/>
                  <w:rPrChange w:id="1018" w:author="Ewan Carr" w:date="2023-02-28T18:08:00Z">
                    <w:rPr>
                      <w:color w:val="333333"/>
                      <w:sz w:val="27"/>
                      <w:szCs w:val="27"/>
                    </w:rPr>
                  </w:rPrChange>
                </w:rPr>
                <w:t>Total sleep time, median</w:t>
              </w:r>
            </w:ins>
          </w:p>
        </w:tc>
        <w:tc>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Change w:id="1019" w:author="Ewan Carr" w:date="2023-02-28T18:08: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27F1EA9C" w14:textId="77777777" w:rsidR="009D249B" w:rsidRPr="009D249B" w:rsidRDefault="009D249B">
            <w:pPr>
              <w:ind w:left="150" w:right="150"/>
              <w:jc w:val="center"/>
              <w:rPr>
                <w:ins w:id="1020" w:author="Ewan Carr" w:date="2023-02-28T18:08:00Z"/>
                <w:color w:val="333333"/>
                <w:sz w:val="16"/>
                <w:szCs w:val="16"/>
                <w:rPrChange w:id="1021" w:author="Ewan Carr" w:date="2023-02-28T18:08:00Z">
                  <w:rPr>
                    <w:ins w:id="1022" w:author="Ewan Carr" w:date="2023-02-28T18:08:00Z"/>
                    <w:color w:val="333333"/>
                    <w:sz w:val="27"/>
                    <w:szCs w:val="27"/>
                  </w:rPr>
                </w:rPrChange>
              </w:rPr>
              <w:pPrChange w:id="1023" w:author="Ewan Carr" w:date="2023-02-28T18:08:00Z">
                <w:pPr>
                  <w:spacing w:before="150" w:after="150"/>
                  <w:ind w:left="150" w:right="150"/>
                  <w:jc w:val="center"/>
                </w:pPr>
              </w:pPrChange>
            </w:pPr>
            <w:ins w:id="1024" w:author="Ewan Carr" w:date="2023-02-28T18:08:00Z">
              <w:r w:rsidRPr="009D249B">
                <w:rPr>
                  <w:color w:val="333333"/>
                  <w:sz w:val="16"/>
                  <w:szCs w:val="16"/>
                  <w:rPrChange w:id="1025" w:author="Ewan Carr" w:date="2023-02-28T18:08:00Z">
                    <w:rPr>
                      <w:color w:val="333333"/>
                      <w:sz w:val="27"/>
                      <w:szCs w:val="27"/>
                    </w:rPr>
                  </w:rPrChange>
                </w:rPr>
                <w:t>0·1 [-0.3, 0.4]</w:t>
              </w:r>
            </w:ins>
          </w:p>
        </w:tc>
        <w:tc>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Change w:id="1026" w:author="Ewan Carr" w:date="2023-02-28T18:08: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06C217A6" w14:textId="77777777" w:rsidR="009D249B" w:rsidRPr="009D249B" w:rsidRDefault="009D249B">
            <w:pPr>
              <w:ind w:left="150" w:right="150"/>
              <w:jc w:val="center"/>
              <w:rPr>
                <w:ins w:id="1027" w:author="Ewan Carr" w:date="2023-02-28T18:08:00Z"/>
                <w:color w:val="333333"/>
                <w:sz w:val="16"/>
                <w:szCs w:val="16"/>
                <w:rPrChange w:id="1028" w:author="Ewan Carr" w:date="2023-02-28T18:08:00Z">
                  <w:rPr>
                    <w:ins w:id="1029" w:author="Ewan Carr" w:date="2023-02-28T18:08:00Z"/>
                    <w:color w:val="333333"/>
                    <w:sz w:val="27"/>
                    <w:szCs w:val="27"/>
                  </w:rPr>
                </w:rPrChange>
              </w:rPr>
              <w:pPrChange w:id="1030" w:author="Ewan Carr" w:date="2023-02-28T18:08:00Z">
                <w:pPr>
                  <w:spacing w:before="150" w:after="150"/>
                  <w:ind w:left="150" w:right="150"/>
                  <w:jc w:val="center"/>
                </w:pPr>
              </w:pPrChange>
            </w:pPr>
            <w:ins w:id="1031" w:author="Ewan Carr" w:date="2023-02-28T18:08:00Z">
              <w:r w:rsidRPr="009D249B">
                <w:rPr>
                  <w:color w:val="333333"/>
                  <w:sz w:val="16"/>
                  <w:szCs w:val="16"/>
                  <w:rPrChange w:id="1032" w:author="Ewan Carr" w:date="2023-02-28T18:08:00Z">
                    <w:rPr>
                      <w:color w:val="333333"/>
                      <w:sz w:val="27"/>
                      <w:szCs w:val="27"/>
                    </w:rPr>
                  </w:rPrChange>
                </w:rPr>
                <w:t>0·2 [-0.2, 0.6]</w:t>
              </w:r>
            </w:ins>
          </w:p>
        </w:tc>
        <w:tc>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Change w:id="1033" w:author="Ewan Carr" w:date="2023-02-28T18:08: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5F11FEE3" w14:textId="77777777" w:rsidR="009D249B" w:rsidRPr="009D249B" w:rsidRDefault="009D249B">
            <w:pPr>
              <w:ind w:left="150" w:right="150"/>
              <w:jc w:val="center"/>
              <w:rPr>
                <w:ins w:id="1034" w:author="Ewan Carr" w:date="2023-02-28T18:08:00Z"/>
                <w:color w:val="333333"/>
                <w:sz w:val="16"/>
                <w:szCs w:val="16"/>
                <w:rPrChange w:id="1035" w:author="Ewan Carr" w:date="2023-02-28T18:08:00Z">
                  <w:rPr>
                    <w:ins w:id="1036" w:author="Ewan Carr" w:date="2023-02-28T18:08:00Z"/>
                    <w:color w:val="333333"/>
                    <w:sz w:val="27"/>
                    <w:szCs w:val="27"/>
                  </w:rPr>
                </w:rPrChange>
              </w:rPr>
              <w:pPrChange w:id="1037" w:author="Ewan Carr" w:date="2023-02-28T18:08:00Z">
                <w:pPr>
                  <w:spacing w:before="150" w:after="150"/>
                  <w:ind w:left="150" w:right="150"/>
                  <w:jc w:val="center"/>
                </w:pPr>
              </w:pPrChange>
            </w:pPr>
            <w:ins w:id="1038" w:author="Ewan Carr" w:date="2023-02-28T18:08:00Z">
              <w:r w:rsidRPr="009D249B">
                <w:rPr>
                  <w:color w:val="333333"/>
                  <w:sz w:val="16"/>
                  <w:szCs w:val="16"/>
                  <w:rPrChange w:id="1039" w:author="Ewan Carr" w:date="2023-02-28T18:08:00Z">
                    <w:rPr>
                      <w:color w:val="333333"/>
                      <w:sz w:val="27"/>
                      <w:szCs w:val="27"/>
                    </w:rPr>
                  </w:rPrChange>
                </w:rPr>
                <w:t>0·1 [-0.3, 0.4]</w:t>
              </w:r>
            </w:ins>
          </w:p>
        </w:tc>
        <w:tc>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Change w:id="1040" w:author="Ewan Carr" w:date="2023-02-28T18:08: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506C4486" w14:textId="77777777" w:rsidR="009D249B" w:rsidRPr="009D249B" w:rsidRDefault="009D249B">
            <w:pPr>
              <w:ind w:left="150" w:right="150"/>
              <w:jc w:val="center"/>
              <w:rPr>
                <w:ins w:id="1041" w:author="Ewan Carr" w:date="2023-02-28T18:08:00Z"/>
                <w:color w:val="333333"/>
                <w:sz w:val="16"/>
                <w:szCs w:val="16"/>
                <w:rPrChange w:id="1042" w:author="Ewan Carr" w:date="2023-02-28T18:08:00Z">
                  <w:rPr>
                    <w:ins w:id="1043" w:author="Ewan Carr" w:date="2023-02-28T18:08:00Z"/>
                    <w:color w:val="333333"/>
                    <w:sz w:val="27"/>
                    <w:szCs w:val="27"/>
                  </w:rPr>
                </w:rPrChange>
              </w:rPr>
              <w:pPrChange w:id="1044" w:author="Ewan Carr" w:date="2023-02-28T18:08:00Z">
                <w:pPr>
                  <w:spacing w:before="150" w:after="150"/>
                  <w:ind w:left="150" w:right="150"/>
                  <w:jc w:val="center"/>
                </w:pPr>
              </w:pPrChange>
            </w:pPr>
            <w:ins w:id="1045" w:author="Ewan Carr" w:date="2023-02-28T18:08:00Z">
              <w:r w:rsidRPr="009D249B">
                <w:rPr>
                  <w:color w:val="333333"/>
                  <w:sz w:val="16"/>
                  <w:szCs w:val="16"/>
                  <w:rPrChange w:id="1046" w:author="Ewan Carr" w:date="2023-02-28T18:08:00Z">
                    <w:rPr>
                      <w:color w:val="333333"/>
                      <w:sz w:val="27"/>
                      <w:szCs w:val="27"/>
                    </w:rPr>
                  </w:rPrChange>
                </w:rPr>
                <w:t>0·2 [-0.2, 0.5]</w:t>
              </w:r>
            </w:ins>
          </w:p>
        </w:tc>
      </w:tr>
      <w:tr w:rsidR="009D249B" w:rsidRPr="009D249B" w14:paraId="0ECD06E9" w14:textId="77777777" w:rsidTr="009D249B">
        <w:trPr>
          <w:trHeight w:val="20"/>
          <w:ins w:id="1047" w:author="Ewan Carr" w:date="2023-02-28T18:08:00Z"/>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048"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2802811A" w14:textId="77777777" w:rsidR="009D249B" w:rsidRPr="009D249B" w:rsidRDefault="009D249B">
            <w:pPr>
              <w:ind w:left="150" w:right="150"/>
              <w:rPr>
                <w:ins w:id="1049" w:author="Ewan Carr" w:date="2023-02-28T18:08:00Z"/>
                <w:color w:val="333333"/>
                <w:sz w:val="16"/>
                <w:szCs w:val="16"/>
                <w:rPrChange w:id="1050" w:author="Ewan Carr" w:date="2023-02-28T18:08:00Z">
                  <w:rPr>
                    <w:ins w:id="1051" w:author="Ewan Carr" w:date="2023-02-28T18:08:00Z"/>
                    <w:color w:val="333333"/>
                    <w:sz w:val="27"/>
                    <w:szCs w:val="27"/>
                  </w:rPr>
                </w:rPrChange>
              </w:rPr>
              <w:pPrChange w:id="1052" w:author="Ewan Carr" w:date="2023-02-28T18:08:00Z">
                <w:pPr>
                  <w:spacing w:before="150" w:after="150"/>
                  <w:ind w:left="150" w:right="150"/>
                </w:pPr>
              </w:pPrChange>
            </w:pPr>
            <w:ins w:id="1053" w:author="Ewan Carr" w:date="2023-02-28T18:08:00Z">
              <w:r w:rsidRPr="009D249B">
                <w:rPr>
                  <w:color w:val="333333"/>
                  <w:sz w:val="16"/>
                  <w:szCs w:val="16"/>
                  <w:rPrChange w:id="1054" w:author="Ewan Carr" w:date="2023-02-28T18:08:00Z">
                    <w:rPr>
                      <w:color w:val="333333"/>
                      <w:sz w:val="27"/>
                      <w:szCs w:val="27"/>
                    </w:rPr>
                  </w:rPrChange>
                </w:rPr>
                <w:t>Total sleep time, variance</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055"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031F9851" w14:textId="77777777" w:rsidR="009D249B" w:rsidRPr="009D249B" w:rsidRDefault="009D249B">
            <w:pPr>
              <w:ind w:left="150" w:right="150"/>
              <w:jc w:val="center"/>
              <w:rPr>
                <w:ins w:id="1056" w:author="Ewan Carr" w:date="2023-02-28T18:08:00Z"/>
                <w:color w:val="333333"/>
                <w:sz w:val="16"/>
                <w:szCs w:val="16"/>
                <w:rPrChange w:id="1057" w:author="Ewan Carr" w:date="2023-02-28T18:08:00Z">
                  <w:rPr>
                    <w:ins w:id="1058" w:author="Ewan Carr" w:date="2023-02-28T18:08:00Z"/>
                    <w:color w:val="333333"/>
                    <w:sz w:val="27"/>
                    <w:szCs w:val="27"/>
                  </w:rPr>
                </w:rPrChange>
              </w:rPr>
              <w:pPrChange w:id="1059" w:author="Ewan Carr" w:date="2023-02-28T18:08:00Z">
                <w:pPr>
                  <w:spacing w:before="150" w:after="150"/>
                  <w:ind w:left="150" w:right="150"/>
                  <w:jc w:val="center"/>
                </w:pPr>
              </w:pPrChange>
            </w:pPr>
            <w:ins w:id="1060" w:author="Ewan Carr" w:date="2023-02-28T18:08:00Z">
              <w:r w:rsidRPr="009D249B">
                <w:rPr>
                  <w:color w:val="333333"/>
                  <w:sz w:val="16"/>
                  <w:szCs w:val="16"/>
                  <w:rPrChange w:id="1061" w:author="Ewan Carr" w:date="2023-02-28T18:08:00Z">
                    <w:rPr>
                      <w:color w:val="333333"/>
                      <w:sz w:val="27"/>
                      <w:szCs w:val="27"/>
                    </w:rPr>
                  </w:rPrChange>
                </w:rPr>
                <w:t>1·2 [0.8, 1.5]</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062"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6E23150B" w14:textId="77777777" w:rsidR="009D249B" w:rsidRPr="009D249B" w:rsidRDefault="009D249B">
            <w:pPr>
              <w:ind w:left="150" w:right="150"/>
              <w:jc w:val="center"/>
              <w:rPr>
                <w:ins w:id="1063" w:author="Ewan Carr" w:date="2023-02-28T18:08:00Z"/>
                <w:color w:val="333333"/>
                <w:sz w:val="16"/>
                <w:szCs w:val="16"/>
                <w:rPrChange w:id="1064" w:author="Ewan Carr" w:date="2023-02-28T18:08:00Z">
                  <w:rPr>
                    <w:ins w:id="1065" w:author="Ewan Carr" w:date="2023-02-28T18:08:00Z"/>
                    <w:color w:val="333333"/>
                    <w:sz w:val="27"/>
                    <w:szCs w:val="27"/>
                  </w:rPr>
                </w:rPrChange>
              </w:rPr>
              <w:pPrChange w:id="1066" w:author="Ewan Carr" w:date="2023-02-28T18:08:00Z">
                <w:pPr>
                  <w:spacing w:before="150" w:after="150"/>
                  <w:ind w:left="150" w:right="150"/>
                  <w:jc w:val="center"/>
                </w:pPr>
              </w:pPrChange>
            </w:pPr>
            <w:ins w:id="1067" w:author="Ewan Carr" w:date="2023-02-28T18:08:00Z">
              <w:r w:rsidRPr="009D249B">
                <w:rPr>
                  <w:color w:val="333333"/>
                  <w:sz w:val="16"/>
                  <w:szCs w:val="16"/>
                  <w:rPrChange w:id="1068" w:author="Ewan Carr" w:date="2023-02-28T18:08:00Z">
                    <w:rPr>
                      <w:color w:val="333333"/>
                      <w:sz w:val="27"/>
                      <w:szCs w:val="27"/>
                    </w:rPr>
                  </w:rPrChange>
                </w:rPr>
                <w:t>0·9 [0.5, 1.2]</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069"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2EB3AFD" w14:textId="77777777" w:rsidR="009D249B" w:rsidRPr="009D249B" w:rsidRDefault="009D249B">
            <w:pPr>
              <w:ind w:left="150" w:right="150"/>
              <w:jc w:val="center"/>
              <w:rPr>
                <w:ins w:id="1070" w:author="Ewan Carr" w:date="2023-02-28T18:08:00Z"/>
                <w:color w:val="333333"/>
                <w:sz w:val="16"/>
                <w:szCs w:val="16"/>
                <w:rPrChange w:id="1071" w:author="Ewan Carr" w:date="2023-02-28T18:08:00Z">
                  <w:rPr>
                    <w:ins w:id="1072" w:author="Ewan Carr" w:date="2023-02-28T18:08:00Z"/>
                    <w:color w:val="333333"/>
                    <w:sz w:val="27"/>
                    <w:szCs w:val="27"/>
                  </w:rPr>
                </w:rPrChange>
              </w:rPr>
              <w:pPrChange w:id="1073" w:author="Ewan Carr" w:date="2023-02-28T18:08:00Z">
                <w:pPr>
                  <w:spacing w:before="150" w:after="150"/>
                  <w:ind w:left="150" w:right="150"/>
                  <w:jc w:val="center"/>
                </w:pPr>
              </w:pPrChange>
            </w:pPr>
            <w:ins w:id="1074" w:author="Ewan Carr" w:date="2023-02-28T18:08:00Z">
              <w:r w:rsidRPr="009D249B">
                <w:rPr>
                  <w:color w:val="333333"/>
                  <w:sz w:val="16"/>
                  <w:szCs w:val="16"/>
                  <w:rPrChange w:id="1075" w:author="Ewan Carr" w:date="2023-02-28T18:08:00Z">
                    <w:rPr>
                      <w:color w:val="333333"/>
                      <w:sz w:val="27"/>
                      <w:szCs w:val="27"/>
                    </w:rPr>
                  </w:rPrChange>
                </w:rPr>
                <w:t>1·0 [0.6, 1.3]</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076"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2542CD5C" w14:textId="77777777" w:rsidR="009D249B" w:rsidRPr="009D249B" w:rsidRDefault="009D249B">
            <w:pPr>
              <w:ind w:left="150" w:right="150"/>
              <w:jc w:val="center"/>
              <w:rPr>
                <w:ins w:id="1077" w:author="Ewan Carr" w:date="2023-02-28T18:08:00Z"/>
                <w:color w:val="333333"/>
                <w:sz w:val="16"/>
                <w:szCs w:val="16"/>
                <w:rPrChange w:id="1078" w:author="Ewan Carr" w:date="2023-02-28T18:08:00Z">
                  <w:rPr>
                    <w:ins w:id="1079" w:author="Ewan Carr" w:date="2023-02-28T18:08:00Z"/>
                    <w:color w:val="333333"/>
                    <w:sz w:val="27"/>
                    <w:szCs w:val="27"/>
                  </w:rPr>
                </w:rPrChange>
              </w:rPr>
              <w:pPrChange w:id="1080" w:author="Ewan Carr" w:date="2023-02-28T18:08:00Z">
                <w:pPr>
                  <w:spacing w:before="150" w:after="150"/>
                  <w:ind w:left="150" w:right="150"/>
                  <w:jc w:val="center"/>
                </w:pPr>
              </w:pPrChange>
            </w:pPr>
            <w:ins w:id="1081" w:author="Ewan Carr" w:date="2023-02-28T18:08:00Z">
              <w:r w:rsidRPr="009D249B">
                <w:rPr>
                  <w:color w:val="333333"/>
                  <w:sz w:val="16"/>
                  <w:szCs w:val="16"/>
                  <w:rPrChange w:id="1082" w:author="Ewan Carr" w:date="2023-02-28T18:08:00Z">
                    <w:rPr>
                      <w:color w:val="333333"/>
                      <w:sz w:val="27"/>
                      <w:szCs w:val="27"/>
                    </w:rPr>
                  </w:rPrChange>
                </w:rPr>
                <w:t>0·7 [0.3, 1.0]</w:t>
              </w:r>
            </w:ins>
          </w:p>
        </w:tc>
      </w:tr>
      <w:tr w:rsidR="009D249B" w:rsidRPr="009D249B" w14:paraId="51864EC4" w14:textId="77777777" w:rsidTr="009D249B">
        <w:trPr>
          <w:trHeight w:val="20"/>
          <w:ins w:id="1083" w:author="Ewan Carr" w:date="2023-02-28T18:08:00Z"/>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084"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6A8ECCDE" w14:textId="77777777" w:rsidR="009D249B" w:rsidRPr="009D249B" w:rsidRDefault="009D249B">
            <w:pPr>
              <w:ind w:left="150" w:right="150"/>
              <w:rPr>
                <w:ins w:id="1085" w:author="Ewan Carr" w:date="2023-02-28T18:08:00Z"/>
                <w:color w:val="333333"/>
                <w:sz w:val="16"/>
                <w:szCs w:val="16"/>
                <w:rPrChange w:id="1086" w:author="Ewan Carr" w:date="2023-02-28T18:08:00Z">
                  <w:rPr>
                    <w:ins w:id="1087" w:author="Ewan Carr" w:date="2023-02-28T18:08:00Z"/>
                    <w:color w:val="333333"/>
                    <w:sz w:val="27"/>
                    <w:szCs w:val="27"/>
                  </w:rPr>
                </w:rPrChange>
              </w:rPr>
              <w:pPrChange w:id="1088" w:author="Ewan Carr" w:date="2023-02-28T18:08:00Z">
                <w:pPr>
                  <w:spacing w:before="150" w:after="150"/>
                  <w:ind w:left="150" w:right="150"/>
                </w:pPr>
              </w:pPrChange>
            </w:pPr>
            <w:ins w:id="1089" w:author="Ewan Carr" w:date="2023-02-28T18:08:00Z">
              <w:r w:rsidRPr="009D249B">
                <w:rPr>
                  <w:color w:val="333333"/>
                  <w:sz w:val="16"/>
                  <w:szCs w:val="16"/>
                  <w:rPrChange w:id="1090" w:author="Ewan Carr" w:date="2023-02-28T18:08:00Z">
                    <w:rPr>
                      <w:color w:val="333333"/>
                      <w:sz w:val="27"/>
                      <w:szCs w:val="27"/>
                    </w:rPr>
                  </w:rPrChange>
                </w:rPr>
                <w:t>Δ Total sleep time, median</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091"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035651A5" w14:textId="77777777" w:rsidR="009D249B" w:rsidRPr="009D249B" w:rsidRDefault="009D249B">
            <w:pPr>
              <w:ind w:left="150" w:right="150"/>
              <w:jc w:val="center"/>
              <w:rPr>
                <w:ins w:id="1092" w:author="Ewan Carr" w:date="2023-02-28T18:08:00Z"/>
                <w:color w:val="333333"/>
                <w:sz w:val="16"/>
                <w:szCs w:val="16"/>
                <w:rPrChange w:id="1093" w:author="Ewan Carr" w:date="2023-02-28T18:08:00Z">
                  <w:rPr>
                    <w:ins w:id="1094" w:author="Ewan Carr" w:date="2023-02-28T18:08:00Z"/>
                    <w:color w:val="333333"/>
                    <w:sz w:val="27"/>
                    <w:szCs w:val="27"/>
                  </w:rPr>
                </w:rPrChange>
              </w:rPr>
              <w:pPrChange w:id="1095" w:author="Ewan Carr" w:date="2023-02-28T18:08:00Z">
                <w:pPr>
                  <w:spacing w:before="150" w:after="150"/>
                  <w:ind w:left="150" w:right="150"/>
                  <w:jc w:val="center"/>
                </w:pPr>
              </w:pPrChange>
            </w:pPr>
            <w:ins w:id="1096" w:author="Ewan Carr" w:date="2023-02-28T18:08:00Z">
              <w:r w:rsidRPr="009D249B">
                <w:rPr>
                  <w:color w:val="333333"/>
                  <w:sz w:val="16"/>
                  <w:szCs w:val="16"/>
                  <w:rPrChange w:id="1097" w:author="Ewan Carr" w:date="2023-02-28T18:08:00Z">
                    <w:rPr>
                      <w:color w:val="333333"/>
                      <w:sz w:val="27"/>
                      <w:szCs w:val="27"/>
                    </w:rPr>
                  </w:rPrChange>
                </w:rPr>
                <w:t>0·3 [-0.1, 0.6]</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098"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2186D71F" w14:textId="77777777" w:rsidR="009D249B" w:rsidRPr="009D249B" w:rsidRDefault="009D249B">
            <w:pPr>
              <w:ind w:left="150" w:right="150"/>
              <w:jc w:val="center"/>
              <w:rPr>
                <w:ins w:id="1099" w:author="Ewan Carr" w:date="2023-02-28T18:08:00Z"/>
                <w:color w:val="333333"/>
                <w:sz w:val="16"/>
                <w:szCs w:val="16"/>
                <w:rPrChange w:id="1100" w:author="Ewan Carr" w:date="2023-02-28T18:08:00Z">
                  <w:rPr>
                    <w:ins w:id="1101" w:author="Ewan Carr" w:date="2023-02-28T18:08:00Z"/>
                    <w:color w:val="333333"/>
                    <w:sz w:val="27"/>
                    <w:szCs w:val="27"/>
                  </w:rPr>
                </w:rPrChange>
              </w:rPr>
              <w:pPrChange w:id="1102" w:author="Ewan Carr" w:date="2023-02-28T18:08:00Z">
                <w:pPr>
                  <w:spacing w:before="150" w:after="150"/>
                  <w:ind w:left="150" w:right="150"/>
                  <w:jc w:val="center"/>
                </w:pPr>
              </w:pPrChange>
            </w:pPr>
            <w:ins w:id="1103" w:author="Ewan Carr" w:date="2023-02-28T18:08:00Z">
              <w:r w:rsidRPr="009D249B">
                <w:rPr>
                  <w:color w:val="333333"/>
                  <w:sz w:val="16"/>
                  <w:szCs w:val="16"/>
                  <w:rPrChange w:id="1104" w:author="Ewan Carr" w:date="2023-02-28T18:08:00Z">
                    <w:rPr>
                      <w:color w:val="333333"/>
                      <w:sz w:val="27"/>
                      <w:szCs w:val="27"/>
                    </w:rPr>
                  </w:rPrChange>
                </w:rPr>
                <w:t>0·3 [-0.1, 0.6]</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105"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4CF7923C" w14:textId="77777777" w:rsidR="009D249B" w:rsidRPr="009D249B" w:rsidRDefault="009D249B">
            <w:pPr>
              <w:ind w:left="150" w:right="150"/>
              <w:jc w:val="center"/>
              <w:rPr>
                <w:ins w:id="1106" w:author="Ewan Carr" w:date="2023-02-28T18:08:00Z"/>
                <w:color w:val="333333"/>
                <w:sz w:val="16"/>
                <w:szCs w:val="16"/>
                <w:rPrChange w:id="1107" w:author="Ewan Carr" w:date="2023-02-28T18:08:00Z">
                  <w:rPr>
                    <w:ins w:id="1108" w:author="Ewan Carr" w:date="2023-02-28T18:08:00Z"/>
                    <w:color w:val="333333"/>
                    <w:sz w:val="27"/>
                    <w:szCs w:val="27"/>
                  </w:rPr>
                </w:rPrChange>
              </w:rPr>
              <w:pPrChange w:id="1109" w:author="Ewan Carr" w:date="2023-02-28T18:08:00Z">
                <w:pPr>
                  <w:spacing w:before="150" w:after="150"/>
                  <w:ind w:left="150" w:right="150"/>
                  <w:jc w:val="center"/>
                </w:pPr>
              </w:pPrChange>
            </w:pPr>
            <w:ins w:id="1110" w:author="Ewan Carr" w:date="2023-02-28T18:08:00Z">
              <w:r w:rsidRPr="009D249B">
                <w:rPr>
                  <w:color w:val="333333"/>
                  <w:sz w:val="16"/>
                  <w:szCs w:val="16"/>
                  <w:rPrChange w:id="1111" w:author="Ewan Carr" w:date="2023-02-28T18:08:00Z">
                    <w:rPr>
                      <w:color w:val="333333"/>
                      <w:sz w:val="27"/>
                      <w:szCs w:val="27"/>
                    </w:rPr>
                  </w:rPrChange>
                </w:rPr>
                <w:t>0·2 [-0.1, 0.6]</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112"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0B1D6B2" w14:textId="77777777" w:rsidR="009D249B" w:rsidRPr="009D249B" w:rsidRDefault="009D249B">
            <w:pPr>
              <w:ind w:left="150" w:right="150"/>
              <w:jc w:val="center"/>
              <w:rPr>
                <w:ins w:id="1113" w:author="Ewan Carr" w:date="2023-02-28T18:08:00Z"/>
                <w:color w:val="333333"/>
                <w:sz w:val="16"/>
                <w:szCs w:val="16"/>
                <w:rPrChange w:id="1114" w:author="Ewan Carr" w:date="2023-02-28T18:08:00Z">
                  <w:rPr>
                    <w:ins w:id="1115" w:author="Ewan Carr" w:date="2023-02-28T18:08:00Z"/>
                    <w:color w:val="333333"/>
                    <w:sz w:val="27"/>
                    <w:szCs w:val="27"/>
                  </w:rPr>
                </w:rPrChange>
              </w:rPr>
              <w:pPrChange w:id="1116" w:author="Ewan Carr" w:date="2023-02-28T18:08:00Z">
                <w:pPr>
                  <w:spacing w:before="150" w:after="150"/>
                  <w:ind w:left="150" w:right="150"/>
                  <w:jc w:val="center"/>
                </w:pPr>
              </w:pPrChange>
            </w:pPr>
            <w:ins w:id="1117" w:author="Ewan Carr" w:date="2023-02-28T18:08:00Z">
              <w:r w:rsidRPr="009D249B">
                <w:rPr>
                  <w:color w:val="333333"/>
                  <w:sz w:val="16"/>
                  <w:szCs w:val="16"/>
                  <w:rPrChange w:id="1118" w:author="Ewan Carr" w:date="2023-02-28T18:08:00Z">
                    <w:rPr>
                      <w:color w:val="333333"/>
                      <w:sz w:val="27"/>
                      <w:szCs w:val="27"/>
                    </w:rPr>
                  </w:rPrChange>
                </w:rPr>
                <w:t>0·2 [-0.1, 0.6]</w:t>
              </w:r>
            </w:ins>
          </w:p>
        </w:tc>
      </w:tr>
      <w:tr w:rsidR="009D249B" w:rsidRPr="009D249B" w14:paraId="7AB85E00" w14:textId="77777777" w:rsidTr="009D249B">
        <w:trPr>
          <w:trHeight w:val="20"/>
          <w:ins w:id="1119" w:author="Ewan Carr" w:date="2023-02-28T18:08:00Z"/>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120"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2888A8D2" w14:textId="77777777" w:rsidR="009D249B" w:rsidRPr="009D249B" w:rsidRDefault="009D249B">
            <w:pPr>
              <w:ind w:left="150" w:right="150"/>
              <w:rPr>
                <w:ins w:id="1121" w:author="Ewan Carr" w:date="2023-02-28T18:08:00Z"/>
                <w:color w:val="333333"/>
                <w:sz w:val="16"/>
                <w:szCs w:val="16"/>
                <w:rPrChange w:id="1122" w:author="Ewan Carr" w:date="2023-02-28T18:08:00Z">
                  <w:rPr>
                    <w:ins w:id="1123" w:author="Ewan Carr" w:date="2023-02-28T18:08:00Z"/>
                    <w:color w:val="333333"/>
                    <w:sz w:val="27"/>
                    <w:szCs w:val="27"/>
                  </w:rPr>
                </w:rPrChange>
              </w:rPr>
              <w:pPrChange w:id="1124" w:author="Ewan Carr" w:date="2023-02-28T18:08:00Z">
                <w:pPr>
                  <w:spacing w:before="150" w:after="150"/>
                  <w:ind w:left="150" w:right="150"/>
                </w:pPr>
              </w:pPrChange>
            </w:pPr>
            <w:ins w:id="1125" w:author="Ewan Carr" w:date="2023-02-28T18:08:00Z">
              <w:r w:rsidRPr="009D249B">
                <w:rPr>
                  <w:color w:val="333333"/>
                  <w:sz w:val="16"/>
                  <w:szCs w:val="16"/>
                  <w:rPrChange w:id="1126" w:author="Ewan Carr" w:date="2023-02-28T18:08:00Z">
                    <w:rPr>
                      <w:color w:val="333333"/>
                      <w:sz w:val="27"/>
                      <w:szCs w:val="27"/>
                    </w:rPr>
                  </w:rPrChange>
                </w:rPr>
                <w:t>Δ Total sleep time, variance</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127"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1DC13E2F" w14:textId="77777777" w:rsidR="009D249B" w:rsidRPr="009D249B" w:rsidRDefault="009D249B">
            <w:pPr>
              <w:ind w:left="150" w:right="150"/>
              <w:jc w:val="center"/>
              <w:rPr>
                <w:ins w:id="1128" w:author="Ewan Carr" w:date="2023-02-28T18:08:00Z"/>
                <w:color w:val="333333"/>
                <w:sz w:val="16"/>
                <w:szCs w:val="16"/>
                <w:rPrChange w:id="1129" w:author="Ewan Carr" w:date="2023-02-28T18:08:00Z">
                  <w:rPr>
                    <w:ins w:id="1130" w:author="Ewan Carr" w:date="2023-02-28T18:08:00Z"/>
                    <w:color w:val="333333"/>
                    <w:sz w:val="27"/>
                    <w:szCs w:val="27"/>
                  </w:rPr>
                </w:rPrChange>
              </w:rPr>
              <w:pPrChange w:id="1131" w:author="Ewan Carr" w:date="2023-02-28T18:08:00Z">
                <w:pPr>
                  <w:spacing w:before="150" w:after="150"/>
                  <w:ind w:left="150" w:right="150"/>
                  <w:jc w:val="center"/>
                </w:pPr>
              </w:pPrChange>
            </w:pPr>
            <w:ins w:id="1132" w:author="Ewan Carr" w:date="2023-02-28T18:08:00Z">
              <w:r w:rsidRPr="009D249B">
                <w:rPr>
                  <w:color w:val="333333"/>
                  <w:sz w:val="16"/>
                  <w:szCs w:val="16"/>
                  <w:rPrChange w:id="1133" w:author="Ewan Carr" w:date="2023-02-28T18:08:00Z">
                    <w:rPr>
                      <w:color w:val="333333"/>
                      <w:sz w:val="27"/>
                      <w:szCs w:val="27"/>
                    </w:rPr>
                  </w:rPrChange>
                </w:rPr>
                <w:t>0·7 [0.3, 1.1]</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134"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197B45E7" w14:textId="77777777" w:rsidR="009D249B" w:rsidRPr="009D249B" w:rsidRDefault="009D249B">
            <w:pPr>
              <w:ind w:left="150" w:right="150"/>
              <w:jc w:val="center"/>
              <w:rPr>
                <w:ins w:id="1135" w:author="Ewan Carr" w:date="2023-02-28T18:08:00Z"/>
                <w:color w:val="333333"/>
                <w:sz w:val="16"/>
                <w:szCs w:val="16"/>
                <w:rPrChange w:id="1136" w:author="Ewan Carr" w:date="2023-02-28T18:08:00Z">
                  <w:rPr>
                    <w:ins w:id="1137" w:author="Ewan Carr" w:date="2023-02-28T18:08:00Z"/>
                    <w:color w:val="333333"/>
                    <w:sz w:val="27"/>
                    <w:szCs w:val="27"/>
                  </w:rPr>
                </w:rPrChange>
              </w:rPr>
              <w:pPrChange w:id="1138" w:author="Ewan Carr" w:date="2023-02-28T18:08:00Z">
                <w:pPr>
                  <w:spacing w:before="150" w:after="150"/>
                  <w:ind w:left="150" w:right="150"/>
                  <w:jc w:val="center"/>
                </w:pPr>
              </w:pPrChange>
            </w:pPr>
            <w:ins w:id="1139" w:author="Ewan Carr" w:date="2023-02-28T18:08:00Z">
              <w:r w:rsidRPr="009D249B">
                <w:rPr>
                  <w:color w:val="333333"/>
                  <w:sz w:val="16"/>
                  <w:szCs w:val="16"/>
                  <w:rPrChange w:id="1140" w:author="Ewan Carr" w:date="2023-02-28T18:08:00Z">
                    <w:rPr>
                      <w:color w:val="333333"/>
                      <w:sz w:val="27"/>
                      <w:szCs w:val="27"/>
                    </w:rPr>
                  </w:rPrChange>
                </w:rPr>
                <w:t>0·7 [0.3, 1.0]</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141"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29356491" w14:textId="77777777" w:rsidR="009D249B" w:rsidRPr="009D249B" w:rsidRDefault="009D249B">
            <w:pPr>
              <w:ind w:left="150" w:right="150"/>
              <w:jc w:val="center"/>
              <w:rPr>
                <w:ins w:id="1142" w:author="Ewan Carr" w:date="2023-02-28T18:08:00Z"/>
                <w:color w:val="333333"/>
                <w:sz w:val="16"/>
                <w:szCs w:val="16"/>
                <w:rPrChange w:id="1143" w:author="Ewan Carr" w:date="2023-02-28T18:08:00Z">
                  <w:rPr>
                    <w:ins w:id="1144" w:author="Ewan Carr" w:date="2023-02-28T18:08:00Z"/>
                    <w:color w:val="333333"/>
                    <w:sz w:val="27"/>
                    <w:szCs w:val="27"/>
                  </w:rPr>
                </w:rPrChange>
              </w:rPr>
              <w:pPrChange w:id="1145" w:author="Ewan Carr" w:date="2023-02-28T18:08:00Z">
                <w:pPr>
                  <w:spacing w:before="150" w:after="150"/>
                  <w:ind w:left="150" w:right="150"/>
                  <w:jc w:val="center"/>
                </w:pPr>
              </w:pPrChange>
            </w:pPr>
            <w:ins w:id="1146" w:author="Ewan Carr" w:date="2023-02-28T18:08:00Z">
              <w:r w:rsidRPr="009D249B">
                <w:rPr>
                  <w:color w:val="333333"/>
                  <w:sz w:val="16"/>
                  <w:szCs w:val="16"/>
                  <w:rPrChange w:id="1147" w:author="Ewan Carr" w:date="2023-02-28T18:08:00Z">
                    <w:rPr>
                      <w:color w:val="333333"/>
                      <w:sz w:val="27"/>
                      <w:szCs w:val="27"/>
                    </w:rPr>
                  </w:rPrChange>
                </w:rPr>
                <w:t>0·6 [0.2, 0.9]</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148"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005FEA9E" w14:textId="77777777" w:rsidR="009D249B" w:rsidRPr="009D249B" w:rsidRDefault="009D249B">
            <w:pPr>
              <w:ind w:left="150" w:right="150"/>
              <w:jc w:val="center"/>
              <w:rPr>
                <w:ins w:id="1149" w:author="Ewan Carr" w:date="2023-02-28T18:08:00Z"/>
                <w:color w:val="333333"/>
                <w:sz w:val="16"/>
                <w:szCs w:val="16"/>
                <w:rPrChange w:id="1150" w:author="Ewan Carr" w:date="2023-02-28T18:08:00Z">
                  <w:rPr>
                    <w:ins w:id="1151" w:author="Ewan Carr" w:date="2023-02-28T18:08:00Z"/>
                    <w:color w:val="333333"/>
                    <w:sz w:val="27"/>
                    <w:szCs w:val="27"/>
                  </w:rPr>
                </w:rPrChange>
              </w:rPr>
              <w:pPrChange w:id="1152" w:author="Ewan Carr" w:date="2023-02-28T18:08:00Z">
                <w:pPr>
                  <w:spacing w:before="150" w:after="150"/>
                  <w:ind w:left="150" w:right="150"/>
                  <w:jc w:val="center"/>
                </w:pPr>
              </w:pPrChange>
            </w:pPr>
            <w:ins w:id="1153" w:author="Ewan Carr" w:date="2023-02-28T18:08:00Z">
              <w:r w:rsidRPr="009D249B">
                <w:rPr>
                  <w:color w:val="333333"/>
                  <w:sz w:val="16"/>
                  <w:szCs w:val="16"/>
                  <w:rPrChange w:id="1154" w:author="Ewan Carr" w:date="2023-02-28T18:08:00Z">
                    <w:rPr>
                      <w:color w:val="333333"/>
                      <w:sz w:val="27"/>
                      <w:szCs w:val="27"/>
                    </w:rPr>
                  </w:rPrChange>
                </w:rPr>
                <w:t>0·5 [0.2, 0.9]</w:t>
              </w:r>
            </w:ins>
          </w:p>
        </w:tc>
      </w:tr>
      <w:tr w:rsidR="009D249B" w:rsidRPr="009D249B" w14:paraId="76D8BA50" w14:textId="77777777" w:rsidTr="009D249B">
        <w:trPr>
          <w:trHeight w:val="20"/>
          <w:ins w:id="1155" w:author="Ewan Carr" w:date="2023-02-28T18:08:00Z"/>
        </w:trPr>
        <w:tc>
          <w:tcPr>
            <w:tcW w:w="0" w:type="auto"/>
            <w:gridSpan w:val="5"/>
            <w:tcBorders>
              <w:top w:val="single" w:sz="12" w:space="0" w:color="D3D3D3"/>
              <w:left w:val="nil"/>
              <w:bottom w:val="single" w:sz="12" w:space="0" w:color="D3D3D3"/>
              <w:right w:val="nil"/>
            </w:tcBorders>
            <w:shd w:val="clear" w:color="auto" w:fill="FFFFFF"/>
            <w:tcMar>
              <w:top w:w="120" w:type="dxa"/>
              <w:left w:w="75" w:type="dxa"/>
              <w:bottom w:w="120" w:type="dxa"/>
              <w:right w:w="75" w:type="dxa"/>
            </w:tcMar>
            <w:vAlign w:val="center"/>
            <w:hideMark/>
            <w:tcPrChange w:id="1156" w:author="Ewan Carr" w:date="2023-02-28T18:08:00Z">
              <w:tcPr>
                <w:tcW w:w="0" w:type="auto"/>
                <w:gridSpan w:val="5"/>
                <w:tcBorders>
                  <w:top w:val="single" w:sz="12" w:space="0" w:color="D3D3D3"/>
                  <w:left w:val="nil"/>
                  <w:bottom w:val="single" w:sz="12" w:space="0" w:color="D3D3D3"/>
                  <w:right w:val="nil"/>
                </w:tcBorders>
                <w:shd w:val="clear" w:color="auto" w:fill="FFFFFF"/>
                <w:tcMar>
                  <w:top w:w="120" w:type="dxa"/>
                  <w:left w:w="75" w:type="dxa"/>
                  <w:bottom w:w="120" w:type="dxa"/>
                  <w:right w:w="75" w:type="dxa"/>
                </w:tcMar>
                <w:vAlign w:val="center"/>
                <w:hideMark/>
              </w:tcPr>
            </w:tcPrChange>
          </w:tcPr>
          <w:p w14:paraId="0DFB2575" w14:textId="77777777" w:rsidR="009D249B" w:rsidRPr="009D249B" w:rsidRDefault="009D249B" w:rsidP="009D249B">
            <w:pPr>
              <w:rPr>
                <w:ins w:id="1157" w:author="Ewan Carr" w:date="2023-02-28T18:08:00Z"/>
                <w:b/>
                <w:bCs/>
                <w:color w:val="333333"/>
                <w:sz w:val="16"/>
                <w:szCs w:val="16"/>
                <w:rPrChange w:id="1158" w:author="Ewan Carr" w:date="2023-02-28T18:08:00Z">
                  <w:rPr>
                    <w:ins w:id="1159" w:author="Ewan Carr" w:date="2023-02-28T18:08:00Z"/>
                    <w:b/>
                    <w:bCs/>
                    <w:color w:val="333333"/>
                  </w:rPr>
                </w:rPrChange>
              </w:rPr>
            </w:pPr>
            <w:ins w:id="1160" w:author="Ewan Carr" w:date="2023-02-28T18:08:00Z">
              <w:r w:rsidRPr="009D249B">
                <w:rPr>
                  <w:b/>
                  <w:bCs/>
                  <w:color w:val="333333"/>
                  <w:sz w:val="16"/>
                  <w:szCs w:val="16"/>
                  <w:rPrChange w:id="1161" w:author="Ewan Carr" w:date="2023-02-28T18:08:00Z">
                    <w:rPr>
                      <w:b/>
                      <w:bCs/>
                      <w:color w:val="333333"/>
                    </w:rPr>
                  </w:rPrChange>
                </w:rPr>
                <w:t>Sleep Quality</w:t>
              </w:r>
            </w:ins>
          </w:p>
        </w:tc>
      </w:tr>
      <w:tr w:rsidR="009D249B" w:rsidRPr="009D249B" w14:paraId="4DA8C874" w14:textId="77777777" w:rsidTr="009D249B">
        <w:trPr>
          <w:trHeight w:val="20"/>
          <w:ins w:id="1162" w:author="Ewan Carr" w:date="2023-02-28T18:08:00Z"/>
        </w:trPr>
        <w:tc>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Change w:id="1163" w:author="Ewan Carr" w:date="2023-02-28T18:08: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737093D5" w14:textId="77777777" w:rsidR="009D249B" w:rsidRPr="009D249B" w:rsidRDefault="009D249B">
            <w:pPr>
              <w:ind w:left="150" w:right="150"/>
              <w:rPr>
                <w:ins w:id="1164" w:author="Ewan Carr" w:date="2023-02-28T18:08:00Z"/>
                <w:color w:val="333333"/>
                <w:sz w:val="16"/>
                <w:szCs w:val="16"/>
                <w:rPrChange w:id="1165" w:author="Ewan Carr" w:date="2023-02-28T18:08:00Z">
                  <w:rPr>
                    <w:ins w:id="1166" w:author="Ewan Carr" w:date="2023-02-28T18:08:00Z"/>
                    <w:color w:val="333333"/>
                    <w:sz w:val="27"/>
                    <w:szCs w:val="27"/>
                  </w:rPr>
                </w:rPrChange>
              </w:rPr>
              <w:pPrChange w:id="1167" w:author="Ewan Carr" w:date="2023-02-28T18:08:00Z">
                <w:pPr>
                  <w:spacing w:before="150" w:after="150"/>
                  <w:ind w:left="150" w:right="150"/>
                </w:pPr>
              </w:pPrChange>
            </w:pPr>
            <w:ins w:id="1168" w:author="Ewan Carr" w:date="2023-02-28T18:08:00Z">
              <w:r w:rsidRPr="009D249B">
                <w:rPr>
                  <w:color w:val="333333"/>
                  <w:sz w:val="16"/>
                  <w:szCs w:val="16"/>
                  <w:rPrChange w:id="1169" w:author="Ewan Carr" w:date="2023-02-28T18:08:00Z">
                    <w:rPr>
                      <w:color w:val="333333"/>
                      <w:sz w:val="27"/>
                      <w:szCs w:val="27"/>
                    </w:rPr>
                  </w:rPrChange>
                </w:rPr>
                <w:t>Sleep efficiency, median</w:t>
              </w:r>
            </w:ins>
          </w:p>
        </w:tc>
        <w:tc>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Change w:id="1170" w:author="Ewan Carr" w:date="2023-02-28T18:08: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40E44D7D" w14:textId="77777777" w:rsidR="009D249B" w:rsidRPr="009D249B" w:rsidRDefault="009D249B">
            <w:pPr>
              <w:ind w:left="150" w:right="150"/>
              <w:jc w:val="center"/>
              <w:rPr>
                <w:ins w:id="1171" w:author="Ewan Carr" w:date="2023-02-28T18:08:00Z"/>
                <w:color w:val="333333"/>
                <w:sz w:val="16"/>
                <w:szCs w:val="16"/>
                <w:rPrChange w:id="1172" w:author="Ewan Carr" w:date="2023-02-28T18:08:00Z">
                  <w:rPr>
                    <w:ins w:id="1173" w:author="Ewan Carr" w:date="2023-02-28T18:08:00Z"/>
                    <w:color w:val="333333"/>
                    <w:sz w:val="27"/>
                    <w:szCs w:val="27"/>
                  </w:rPr>
                </w:rPrChange>
              </w:rPr>
              <w:pPrChange w:id="1174" w:author="Ewan Carr" w:date="2023-02-28T18:08:00Z">
                <w:pPr>
                  <w:spacing w:before="150" w:after="150"/>
                  <w:ind w:left="150" w:right="150"/>
                  <w:jc w:val="center"/>
                </w:pPr>
              </w:pPrChange>
            </w:pPr>
            <w:ins w:id="1175" w:author="Ewan Carr" w:date="2023-02-28T18:08:00Z">
              <w:r w:rsidRPr="009D249B">
                <w:rPr>
                  <w:color w:val="333333"/>
                  <w:sz w:val="16"/>
                  <w:szCs w:val="16"/>
                  <w:rPrChange w:id="1176" w:author="Ewan Carr" w:date="2023-02-28T18:08:00Z">
                    <w:rPr>
                      <w:color w:val="333333"/>
                      <w:sz w:val="27"/>
                      <w:szCs w:val="27"/>
                    </w:rPr>
                  </w:rPrChange>
                </w:rPr>
                <w:t>-0·2 [-0.7, 0.1]</w:t>
              </w:r>
            </w:ins>
          </w:p>
        </w:tc>
        <w:tc>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Change w:id="1177" w:author="Ewan Carr" w:date="2023-02-28T18:08: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117D78AC" w14:textId="77777777" w:rsidR="009D249B" w:rsidRPr="009D249B" w:rsidRDefault="009D249B">
            <w:pPr>
              <w:ind w:left="150" w:right="150"/>
              <w:jc w:val="center"/>
              <w:rPr>
                <w:ins w:id="1178" w:author="Ewan Carr" w:date="2023-02-28T18:08:00Z"/>
                <w:color w:val="333333"/>
                <w:sz w:val="16"/>
                <w:szCs w:val="16"/>
                <w:rPrChange w:id="1179" w:author="Ewan Carr" w:date="2023-02-28T18:08:00Z">
                  <w:rPr>
                    <w:ins w:id="1180" w:author="Ewan Carr" w:date="2023-02-28T18:08:00Z"/>
                    <w:color w:val="333333"/>
                    <w:sz w:val="27"/>
                    <w:szCs w:val="27"/>
                  </w:rPr>
                </w:rPrChange>
              </w:rPr>
              <w:pPrChange w:id="1181" w:author="Ewan Carr" w:date="2023-02-28T18:08:00Z">
                <w:pPr>
                  <w:spacing w:before="150" w:after="150"/>
                  <w:ind w:left="150" w:right="150"/>
                  <w:jc w:val="center"/>
                </w:pPr>
              </w:pPrChange>
            </w:pPr>
            <w:ins w:id="1182" w:author="Ewan Carr" w:date="2023-02-28T18:08:00Z">
              <w:r w:rsidRPr="009D249B">
                <w:rPr>
                  <w:color w:val="333333"/>
                  <w:sz w:val="16"/>
                  <w:szCs w:val="16"/>
                  <w:rPrChange w:id="1183" w:author="Ewan Carr" w:date="2023-02-28T18:08:00Z">
                    <w:rPr>
                      <w:color w:val="333333"/>
                      <w:sz w:val="27"/>
                      <w:szCs w:val="27"/>
                    </w:rPr>
                  </w:rPrChange>
                </w:rPr>
                <w:t>-0·2 [-0.6, 0.2]</w:t>
              </w:r>
            </w:ins>
          </w:p>
        </w:tc>
        <w:tc>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Change w:id="1184" w:author="Ewan Carr" w:date="2023-02-28T18:08: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158B242C" w14:textId="77777777" w:rsidR="009D249B" w:rsidRPr="009D249B" w:rsidRDefault="009D249B">
            <w:pPr>
              <w:ind w:left="150" w:right="150"/>
              <w:jc w:val="center"/>
              <w:rPr>
                <w:ins w:id="1185" w:author="Ewan Carr" w:date="2023-02-28T18:08:00Z"/>
                <w:color w:val="333333"/>
                <w:sz w:val="16"/>
                <w:szCs w:val="16"/>
                <w:rPrChange w:id="1186" w:author="Ewan Carr" w:date="2023-02-28T18:08:00Z">
                  <w:rPr>
                    <w:ins w:id="1187" w:author="Ewan Carr" w:date="2023-02-28T18:08:00Z"/>
                    <w:color w:val="333333"/>
                    <w:sz w:val="27"/>
                    <w:szCs w:val="27"/>
                  </w:rPr>
                </w:rPrChange>
              </w:rPr>
              <w:pPrChange w:id="1188" w:author="Ewan Carr" w:date="2023-02-28T18:08:00Z">
                <w:pPr>
                  <w:spacing w:before="150" w:after="150"/>
                  <w:ind w:left="150" w:right="150"/>
                  <w:jc w:val="center"/>
                </w:pPr>
              </w:pPrChange>
            </w:pPr>
            <w:ins w:id="1189" w:author="Ewan Carr" w:date="2023-02-28T18:08:00Z">
              <w:r w:rsidRPr="009D249B">
                <w:rPr>
                  <w:color w:val="333333"/>
                  <w:sz w:val="16"/>
                  <w:szCs w:val="16"/>
                  <w:rPrChange w:id="1190" w:author="Ewan Carr" w:date="2023-02-28T18:08:00Z">
                    <w:rPr>
                      <w:color w:val="333333"/>
                      <w:sz w:val="27"/>
                      <w:szCs w:val="27"/>
                    </w:rPr>
                  </w:rPrChange>
                </w:rPr>
                <w:t>-0·1 [-0.5, 0.2]</w:t>
              </w:r>
            </w:ins>
          </w:p>
        </w:tc>
        <w:tc>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Change w:id="1191" w:author="Ewan Carr" w:date="2023-02-28T18:08: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15F75C9E" w14:textId="77777777" w:rsidR="009D249B" w:rsidRPr="009D249B" w:rsidRDefault="009D249B">
            <w:pPr>
              <w:ind w:left="150" w:right="150"/>
              <w:jc w:val="center"/>
              <w:rPr>
                <w:ins w:id="1192" w:author="Ewan Carr" w:date="2023-02-28T18:08:00Z"/>
                <w:color w:val="333333"/>
                <w:sz w:val="16"/>
                <w:szCs w:val="16"/>
                <w:rPrChange w:id="1193" w:author="Ewan Carr" w:date="2023-02-28T18:08:00Z">
                  <w:rPr>
                    <w:ins w:id="1194" w:author="Ewan Carr" w:date="2023-02-28T18:08:00Z"/>
                    <w:color w:val="333333"/>
                    <w:sz w:val="27"/>
                    <w:szCs w:val="27"/>
                  </w:rPr>
                </w:rPrChange>
              </w:rPr>
              <w:pPrChange w:id="1195" w:author="Ewan Carr" w:date="2023-02-28T18:08:00Z">
                <w:pPr>
                  <w:spacing w:before="150" w:after="150"/>
                  <w:ind w:left="150" w:right="150"/>
                  <w:jc w:val="center"/>
                </w:pPr>
              </w:pPrChange>
            </w:pPr>
            <w:ins w:id="1196" w:author="Ewan Carr" w:date="2023-02-28T18:08:00Z">
              <w:r w:rsidRPr="009D249B">
                <w:rPr>
                  <w:color w:val="333333"/>
                  <w:sz w:val="16"/>
                  <w:szCs w:val="16"/>
                  <w:rPrChange w:id="1197" w:author="Ewan Carr" w:date="2023-02-28T18:08:00Z">
                    <w:rPr>
                      <w:color w:val="333333"/>
                      <w:sz w:val="27"/>
                      <w:szCs w:val="27"/>
                    </w:rPr>
                  </w:rPrChange>
                </w:rPr>
                <w:t>-0·1 [-0.4, 0.3]</w:t>
              </w:r>
            </w:ins>
          </w:p>
        </w:tc>
      </w:tr>
      <w:tr w:rsidR="009D249B" w:rsidRPr="009D249B" w14:paraId="7A5CC114" w14:textId="77777777" w:rsidTr="009D249B">
        <w:trPr>
          <w:trHeight w:val="20"/>
          <w:ins w:id="1198" w:author="Ewan Carr" w:date="2023-02-28T18:08:00Z"/>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199"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F1EE6AD" w14:textId="77777777" w:rsidR="009D249B" w:rsidRPr="009D249B" w:rsidRDefault="009D249B">
            <w:pPr>
              <w:ind w:left="150" w:right="150"/>
              <w:rPr>
                <w:ins w:id="1200" w:author="Ewan Carr" w:date="2023-02-28T18:08:00Z"/>
                <w:color w:val="333333"/>
                <w:sz w:val="16"/>
                <w:szCs w:val="16"/>
                <w:rPrChange w:id="1201" w:author="Ewan Carr" w:date="2023-02-28T18:08:00Z">
                  <w:rPr>
                    <w:ins w:id="1202" w:author="Ewan Carr" w:date="2023-02-28T18:08:00Z"/>
                    <w:color w:val="333333"/>
                    <w:sz w:val="27"/>
                    <w:szCs w:val="27"/>
                  </w:rPr>
                </w:rPrChange>
              </w:rPr>
              <w:pPrChange w:id="1203" w:author="Ewan Carr" w:date="2023-02-28T18:08:00Z">
                <w:pPr>
                  <w:spacing w:before="150" w:after="150"/>
                  <w:ind w:left="150" w:right="150"/>
                </w:pPr>
              </w:pPrChange>
            </w:pPr>
            <w:ins w:id="1204" w:author="Ewan Carr" w:date="2023-02-28T18:08:00Z">
              <w:r w:rsidRPr="009D249B">
                <w:rPr>
                  <w:color w:val="333333"/>
                  <w:sz w:val="16"/>
                  <w:szCs w:val="16"/>
                  <w:rPrChange w:id="1205" w:author="Ewan Carr" w:date="2023-02-28T18:08:00Z">
                    <w:rPr>
                      <w:color w:val="333333"/>
                      <w:sz w:val="27"/>
                      <w:szCs w:val="27"/>
                    </w:rPr>
                  </w:rPrChange>
                </w:rPr>
                <w:t>Sleep fragmentation index, median</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206"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3F846133" w14:textId="77777777" w:rsidR="009D249B" w:rsidRPr="009D249B" w:rsidRDefault="009D249B">
            <w:pPr>
              <w:ind w:left="150" w:right="150"/>
              <w:jc w:val="center"/>
              <w:rPr>
                <w:ins w:id="1207" w:author="Ewan Carr" w:date="2023-02-28T18:08:00Z"/>
                <w:color w:val="333333"/>
                <w:sz w:val="16"/>
                <w:szCs w:val="16"/>
                <w:rPrChange w:id="1208" w:author="Ewan Carr" w:date="2023-02-28T18:08:00Z">
                  <w:rPr>
                    <w:ins w:id="1209" w:author="Ewan Carr" w:date="2023-02-28T18:08:00Z"/>
                    <w:color w:val="333333"/>
                    <w:sz w:val="27"/>
                    <w:szCs w:val="27"/>
                  </w:rPr>
                </w:rPrChange>
              </w:rPr>
              <w:pPrChange w:id="1210" w:author="Ewan Carr" w:date="2023-02-28T18:08:00Z">
                <w:pPr>
                  <w:spacing w:before="150" w:after="150"/>
                  <w:ind w:left="150" w:right="150"/>
                  <w:jc w:val="center"/>
                </w:pPr>
              </w:pPrChange>
            </w:pPr>
            <w:ins w:id="1211" w:author="Ewan Carr" w:date="2023-02-28T18:08:00Z">
              <w:r w:rsidRPr="009D249B">
                <w:rPr>
                  <w:color w:val="333333"/>
                  <w:sz w:val="16"/>
                  <w:szCs w:val="16"/>
                  <w:rPrChange w:id="1212" w:author="Ewan Carr" w:date="2023-02-28T18:08:00Z">
                    <w:rPr>
                      <w:color w:val="333333"/>
                      <w:sz w:val="27"/>
                      <w:szCs w:val="27"/>
                    </w:rPr>
                  </w:rPrChange>
                </w:rPr>
                <w:t>0·4 [0.0, 0.8]</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213"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491C003" w14:textId="77777777" w:rsidR="009D249B" w:rsidRPr="009D249B" w:rsidRDefault="009D249B">
            <w:pPr>
              <w:ind w:left="150" w:right="150"/>
              <w:jc w:val="center"/>
              <w:rPr>
                <w:ins w:id="1214" w:author="Ewan Carr" w:date="2023-02-28T18:08:00Z"/>
                <w:color w:val="333333"/>
                <w:sz w:val="16"/>
                <w:szCs w:val="16"/>
                <w:rPrChange w:id="1215" w:author="Ewan Carr" w:date="2023-02-28T18:08:00Z">
                  <w:rPr>
                    <w:ins w:id="1216" w:author="Ewan Carr" w:date="2023-02-28T18:08:00Z"/>
                    <w:color w:val="333333"/>
                    <w:sz w:val="27"/>
                    <w:szCs w:val="27"/>
                  </w:rPr>
                </w:rPrChange>
              </w:rPr>
              <w:pPrChange w:id="1217" w:author="Ewan Carr" w:date="2023-02-28T18:08:00Z">
                <w:pPr>
                  <w:spacing w:before="150" w:after="150"/>
                  <w:ind w:left="150" w:right="150"/>
                  <w:jc w:val="center"/>
                </w:pPr>
              </w:pPrChange>
            </w:pPr>
            <w:ins w:id="1218" w:author="Ewan Carr" w:date="2023-02-28T18:08:00Z">
              <w:r w:rsidRPr="009D249B">
                <w:rPr>
                  <w:color w:val="333333"/>
                  <w:sz w:val="16"/>
                  <w:szCs w:val="16"/>
                  <w:rPrChange w:id="1219" w:author="Ewan Carr" w:date="2023-02-28T18:08:00Z">
                    <w:rPr>
                      <w:color w:val="333333"/>
                      <w:sz w:val="27"/>
                      <w:szCs w:val="27"/>
                    </w:rPr>
                  </w:rPrChange>
                </w:rPr>
                <w:t>0·3 [-0.1, 0.7]</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220"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76800ECD" w14:textId="77777777" w:rsidR="009D249B" w:rsidRPr="009D249B" w:rsidRDefault="009D249B">
            <w:pPr>
              <w:ind w:left="150" w:right="150"/>
              <w:jc w:val="center"/>
              <w:rPr>
                <w:ins w:id="1221" w:author="Ewan Carr" w:date="2023-02-28T18:08:00Z"/>
                <w:color w:val="333333"/>
                <w:sz w:val="16"/>
                <w:szCs w:val="16"/>
                <w:rPrChange w:id="1222" w:author="Ewan Carr" w:date="2023-02-28T18:08:00Z">
                  <w:rPr>
                    <w:ins w:id="1223" w:author="Ewan Carr" w:date="2023-02-28T18:08:00Z"/>
                    <w:color w:val="333333"/>
                    <w:sz w:val="27"/>
                    <w:szCs w:val="27"/>
                  </w:rPr>
                </w:rPrChange>
              </w:rPr>
              <w:pPrChange w:id="1224" w:author="Ewan Carr" w:date="2023-02-28T18:08:00Z">
                <w:pPr>
                  <w:spacing w:before="150" w:after="150"/>
                  <w:ind w:left="150" w:right="150"/>
                  <w:jc w:val="center"/>
                </w:pPr>
              </w:pPrChange>
            </w:pPr>
            <w:ins w:id="1225" w:author="Ewan Carr" w:date="2023-02-28T18:08:00Z">
              <w:r w:rsidRPr="009D249B">
                <w:rPr>
                  <w:color w:val="333333"/>
                  <w:sz w:val="16"/>
                  <w:szCs w:val="16"/>
                  <w:rPrChange w:id="1226" w:author="Ewan Carr" w:date="2023-02-28T18:08:00Z">
                    <w:rPr>
                      <w:color w:val="333333"/>
                      <w:sz w:val="27"/>
                      <w:szCs w:val="27"/>
                    </w:rPr>
                  </w:rPrChange>
                </w:rPr>
                <w:t>0·3 [-0.1, 0.7]</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227"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29C4B4E7" w14:textId="77777777" w:rsidR="009D249B" w:rsidRPr="009D249B" w:rsidRDefault="009D249B">
            <w:pPr>
              <w:ind w:left="150" w:right="150"/>
              <w:jc w:val="center"/>
              <w:rPr>
                <w:ins w:id="1228" w:author="Ewan Carr" w:date="2023-02-28T18:08:00Z"/>
                <w:color w:val="333333"/>
                <w:sz w:val="16"/>
                <w:szCs w:val="16"/>
                <w:rPrChange w:id="1229" w:author="Ewan Carr" w:date="2023-02-28T18:08:00Z">
                  <w:rPr>
                    <w:ins w:id="1230" w:author="Ewan Carr" w:date="2023-02-28T18:08:00Z"/>
                    <w:color w:val="333333"/>
                    <w:sz w:val="27"/>
                    <w:szCs w:val="27"/>
                  </w:rPr>
                </w:rPrChange>
              </w:rPr>
              <w:pPrChange w:id="1231" w:author="Ewan Carr" w:date="2023-02-28T18:08:00Z">
                <w:pPr>
                  <w:spacing w:before="150" w:after="150"/>
                  <w:ind w:left="150" w:right="150"/>
                  <w:jc w:val="center"/>
                </w:pPr>
              </w:pPrChange>
            </w:pPr>
            <w:ins w:id="1232" w:author="Ewan Carr" w:date="2023-02-28T18:08:00Z">
              <w:r w:rsidRPr="009D249B">
                <w:rPr>
                  <w:color w:val="333333"/>
                  <w:sz w:val="16"/>
                  <w:szCs w:val="16"/>
                  <w:rPrChange w:id="1233" w:author="Ewan Carr" w:date="2023-02-28T18:08:00Z">
                    <w:rPr>
                      <w:color w:val="333333"/>
                      <w:sz w:val="27"/>
                      <w:szCs w:val="27"/>
                    </w:rPr>
                  </w:rPrChange>
                </w:rPr>
                <w:t>0·2 [-0.2, 0.6]</w:t>
              </w:r>
            </w:ins>
          </w:p>
        </w:tc>
      </w:tr>
      <w:tr w:rsidR="009D249B" w:rsidRPr="009D249B" w14:paraId="39A295F1" w14:textId="77777777" w:rsidTr="009D249B">
        <w:trPr>
          <w:trHeight w:val="20"/>
          <w:ins w:id="1234" w:author="Ewan Carr" w:date="2023-02-28T18:08:00Z"/>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235"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3682130" w14:textId="77777777" w:rsidR="009D249B" w:rsidRPr="009D249B" w:rsidRDefault="009D249B">
            <w:pPr>
              <w:ind w:left="150" w:right="150"/>
              <w:rPr>
                <w:ins w:id="1236" w:author="Ewan Carr" w:date="2023-02-28T18:08:00Z"/>
                <w:color w:val="333333"/>
                <w:sz w:val="16"/>
                <w:szCs w:val="16"/>
                <w:rPrChange w:id="1237" w:author="Ewan Carr" w:date="2023-02-28T18:08:00Z">
                  <w:rPr>
                    <w:ins w:id="1238" w:author="Ewan Carr" w:date="2023-02-28T18:08:00Z"/>
                    <w:color w:val="333333"/>
                    <w:sz w:val="27"/>
                    <w:szCs w:val="27"/>
                  </w:rPr>
                </w:rPrChange>
              </w:rPr>
              <w:pPrChange w:id="1239" w:author="Ewan Carr" w:date="2023-02-28T18:08:00Z">
                <w:pPr>
                  <w:spacing w:before="150" w:after="150"/>
                  <w:ind w:left="150" w:right="150"/>
                </w:pPr>
              </w:pPrChange>
            </w:pPr>
            <w:ins w:id="1240" w:author="Ewan Carr" w:date="2023-02-28T18:08:00Z">
              <w:r w:rsidRPr="009D249B">
                <w:rPr>
                  <w:color w:val="333333"/>
                  <w:sz w:val="16"/>
                  <w:szCs w:val="16"/>
                  <w:rPrChange w:id="1241" w:author="Ewan Carr" w:date="2023-02-28T18:08:00Z">
                    <w:rPr>
                      <w:color w:val="333333"/>
                      <w:sz w:val="27"/>
                      <w:szCs w:val="27"/>
                    </w:rPr>
                  </w:rPrChange>
                </w:rPr>
                <w:t>Sleep onset latency, median</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242"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CCE1144" w14:textId="77777777" w:rsidR="009D249B" w:rsidRPr="009D249B" w:rsidRDefault="009D249B">
            <w:pPr>
              <w:ind w:left="150" w:right="150"/>
              <w:jc w:val="center"/>
              <w:rPr>
                <w:ins w:id="1243" w:author="Ewan Carr" w:date="2023-02-28T18:08:00Z"/>
                <w:color w:val="333333"/>
                <w:sz w:val="16"/>
                <w:szCs w:val="16"/>
                <w:rPrChange w:id="1244" w:author="Ewan Carr" w:date="2023-02-28T18:08:00Z">
                  <w:rPr>
                    <w:ins w:id="1245" w:author="Ewan Carr" w:date="2023-02-28T18:08:00Z"/>
                    <w:color w:val="333333"/>
                    <w:sz w:val="27"/>
                    <w:szCs w:val="27"/>
                  </w:rPr>
                </w:rPrChange>
              </w:rPr>
              <w:pPrChange w:id="1246" w:author="Ewan Carr" w:date="2023-02-28T18:08:00Z">
                <w:pPr>
                  <w:spacing w:before="150" w:after="150"/>
                  <w:ind w:left="150" w:right="150"/>
                  <w:jc w:val="center"/>
                </w:pPr>
              </w:pPrChange>
            </w:pPr>
            <w:ins w:id="1247" w:author="Ewan Carr" w:date="2023-02-28T18:08:00Z">
              <w:r w:rsidRPr="009D249B">
                <w:rPr>
                  <w:color w:val="333333"/>
                  <w:sz w:val="16"/>
                  <w:szCs w:val="16"/>
                  <w:rPrChange w:id="1248" w:author="Ewan Carr" w:date="2023-02-28T18:08:00Z">
                    <w:rPr>
                      <w:color w:val="333333"/>
                      <w:sz w:val="27"/>
                      <w:szCs w:val="27"/>
                    </w:rPr>
                  </w:rPrChange>
                </w:rPr>
                <w:t>0·1 [-0.5, 0.6]</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249"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68794DF2" w14:textId="77777777" w:rsidR="009D249B" w:rsidRPr="009D249B" w:rsidRDefault="009D249B">
            <w:pPr>
              <w:ind w:left="150" w:right="150"/>
              <w:jc w:val="center"/>
              <w:rPr>
                <w:ins w:id="1250" w:author="Ewan Carr" w:date="2023-02-28T18:08:00Z"/>
                <w:color w:val="333333"/>
                <w:sz w:val="16"/>
                <w:szCs w:val="16"/>
                <w:rPrChange w:id="1251" w:author="Ewan Carr" w:date="2023-02-28T18:08:00Z">
                  <w:rPr>
                    <w:ins w:id="1252" w:author="Ewan Carr" w:date="2023-02-28T18:08:00Z"/>
                    <w:color w:val="333333"/>
                    <w:sz w:val="27"/>
                    <w:szCs w:val="27"/>
                  </w:rPr>
                </w:rPrChange>
              </w:rPr>
              <w:pPrChange w:id="1253" w:author="Ewan Carr" w:date="2023-02-28T18:08:00Z">
                <w:pPr>
                  <w:spacing w:before="150" w:after="150"/>
                  <w:ind w:left="150" w:right="150"/>
                  <w:jc w:val="center"/>
                </w:pPr>
              </w:pPrChange>
            </w:pPr>
            <w:ins w:id="1254" w:author="Ewan Carr" w:date="2023-02-28T18:08:00Z">
              <w:r w:rsidRPr="009D249B">
                <w:rPr>
                  <w:color w:val="333333"/>
                  <w:sz w:val="16"/>
                  <w:szCs w:val="16"/>
                  <w:rPrChange w:id="1255" w:author="Ewan Carr" w:date="2023-02-28T18:08:00Z">
                    <w:rPr>
                      <w:color w:val="333333"/>
                      <w:sz w:val="27"/>
                      <w:szCs w:val="27"/>
                    </w:rPr>
                  </w:rPrChange>
                </w:rPr>
                <w:t>-0·0 [-0.5, 0.5]</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256"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10B01A81" w14:textId="77777777" w:rsidR="009D249B" w:rsidRPr="009D249B" w:rsidRDefault="009D249B">
            <w:pPr>
              <w:ind w:left="150" w:right="150"/>
              <w:jc w:val="center"/>
              <w:rPr>
                <w:ins w:id="1257" w:author="Ewan Carr" w:date="2023-02-28T18:08:00Z"/>
                <w:color w:val="333333"/>
                <w:sz w:val="16"/>
                <w:szCs w:val="16"/>
                <w:rPrChange w:id="1258" w:author="Ewan Carr" w:date="2023-02-28T18:08:00Z">
                  <w:rPr>
                    <w:ins w:id="1259" w:author="Ewan Carr" w:date="2023-02-28T18:08:00Z"/>
                    <w:color w:val="333333"/>
                    <w:sz w:val="27"/>
                    <w:szCs w:val="27"/>
                  </w:rPr>
                </w:rPrChange>
              </w:rPr>
              <w:pPrChange w:id="1260" w:author="Ewan Carr" w:date="2023-02-28T18:08:00Z">
                <w:pPr>
                  <w:spacing w:before="150" w:after="150"/>
                  <w:ind w:left="150" w:right="150"/>
                  <w:jc w:val="center"/>
                </w:pPr>
              </w:pPrChange>
            </w:pPr>
            <w:ins w:id="1261" w:author="Ewan Carr" w:date="2023-02-28T18:08:00Z">
              <w:r w:rsidRPr="009D249B">
                <w:rPr>
                  <w:color w:val="333333"/>
                  <w:sz w:val="16"/>
                  <w:szCs w:val="16"/>
                  <w:rPrChange w:id="1262" w:author="Ewan Carr" w:date="2023-02-28T18:08:00Z">
                    <w:rPr>
                      <w:color w:val="333333"/>
                      <w:sz w:val="27"/>
                      <w:szCs w:val="27"/>
                    </w:rPr>
                  </w:rPrChange>
                </w:rPr>
                <w:t>0·0 [-0.4, 0.5]</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263"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4EF57551" w14:textId="77777777" w:rsidR="009D249B" w:rsidRPr="009D249B" w:rsidRDefault="009D249B">
            <w:pPr>
              <w:ind w:left="150" w:right="150"/>
              <w:jc w:val="center"/>
              <w:rPr>
                <w:ins w:id="1264" w:author="Ewan Carr" w:date="2023-02-28T18:08:00Z"/>
                <w:color w:val="333333"/>
                <w:sz w:val="16"/>
                <w:szCs w:val="16"/>
                <w:rPrChange w:id="1265" w:author="Ewan Carr" w:date="2023-02-28T18:08:00Z">
                  <w:rPr>
                    <w:ins w:id="1266" w:author="Ewan Carr" w:date="2023-02-28T18:08:00Z"/>
                    <w:color w:val="333333"/>
                    <w:sz w:val="27"/>
                    <w:szCs w:val="27"/>
                  </w:rPr>
                </w:rPrChange>
              </w:rPr>
              <w:pPrChange w:id="1267" w:author="Ewan Carr" w:date="2023-02-28T18:08:00Z">
                <w:pPr>
                  <w:spacing w:before="150" w:after="150"/>
                  <w:ind w:left="150" w:right="150"/>
                  <w:jc w:val="center"/>
                </w:pPr>
              </w:pPrChange>
            </w:pPr>
            <w:ins w:id="1268" w:author="Ewan Carr" w:date="2023-02-28T18:08:00Z">
              <w:r w:rsidRPr="009D249B">
                <w:rPr>
                  <w:color w:val="333333"/>
                  <w:sz w:val="16"/>
                  <w:szCs w:val="16"/>
                  <w:rPrChange w:id="1269" w:author="Ewan Carr" w:date="2023-02-28T18:08:00Z">
                    <w:rPr>
                      <w:color w:val="333333"/>
                      <w:sz w:val="27"/>
                      <w:szCs w:val="27"/>
                    </w:rPr>
                  </w:rPrChange>
                </w:rPr>
                <w:t>-0·1 [-0.5, 0.4]</w:t>
              </w:r>
            </w:ins>
          </w:p>
        </w:tc>
      </w:tr>
      <w:tr w:rsidR="009D249B" w:rsidRPr="009D249B" w14:paraId="0A39CDB3" w14:textId="77777777" w:rsidTr="009D249B">
        <w:trPr>
          <w:trHeight w:val="20"/>
          <w:ins w:id="1270" w:author="Ewan Carr" w:date="2023-02-28T18:08:00Z"/>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271"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2D5F1F82" w14:textId="77777777" w:rsidR="009D249B" w:rsidRPr="009D249B" w:rsidRDefault="009D249B">
            <w:pPr>
              <w:ind w:left="150" w:right="150"/>
              <w:rPr>
                <w:ins w:id="1272" w:author="Ewan Carr" w:date="2023-02-28T18:08:00Z"/>
                <w:color w:val="333333"/>
                <w:sz w:val="16"/>
                <w:szCs w:val="16"/>
                <w:rPrChange w:id="1273" w:author="Ewan Carr" w:date="2023-02-28T18:08:00Z">
                  <w:rPr>
                    <w:ins w:id="1274" w:author="Ewan Carr" w:date="2023-02-28T18:08:00Z"/>
                    <w:color w:val="333333"/>
                    <w:sz w:val="27"/>
                    <w:szCs w:val="27"/>
                  </w:rPr>
                </w:rPrChange>
              </w:rPr>
              <w:pPrChange w:id="1275" w:author="Ewan Carr" w:date="2023-02-28T18:08:00Z">
                <w:pPr>
                  <w:spacing w:before="150" w:after="150"/>
                  <w:ind w:left="150" w:right="150"/>
                </w:pPr>
              </w:pPrChange>
            </w:pPr>
            <w:ins w:id="1276" w:author="Ewan Carr" w:date="2023-02-28T18:08:00Z">
              <w:r w:rsidRPr="009D249B">
                <w:rPr>
                  <w:color w:val="333333"/>
                  <w:sz w:val="16"/>
                  <w:szCs w:val="16"/>
                  <w:rPrChange w:id="1277" w:author="Ewan Carr" w:date="2023-02-28T18:08:00Z">
                    <w:rPr>
                      <w:color w:val="333333"/>
                      <w:sz w:val="27"/>
                      <w:szCs w:val="27"/>
                    </w:rPr>
                  </w:rPrChange>
                </w:rPr>
                <w:t>Sleep onset latency, variance</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278"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354899B7" w14:textId="77777777" w:rsidR="009D249B" w:rsidRPr="009D249B" w:rsidRDefault="009D249B">
            <w:pPr>
              <w:ind w:left="150" w:right="150"/>
              <w:jc w:val="center"/>
              <w:rPr>
                <w:ins w:id="1279" w:author="Ewan Carr" w:date="2023-02-28T18:08:00Z"/>
                <w:color w:val="333333"/>
                <w:sz w:val="16"/>
                <w:szCs w:val="16"/>
                <w:rPrChange w:id="1280" w:author="Ewan Carr" w:date="2023-02-28T18:08:00Z">
                  <w:rPr>
                    <w:ins w:id="1281" w:author="Ewan Carr" w:date="2023-02-28T18:08:00Z"/>
                    <w:color w:val="333333"/>
                    <w:sz w:val="27"/>
                    <w:szCs w:val="27"/>
                  </w:rPr>
                </w:rPrChange>
              </w:rPr>
              <w:pPrChange w:id="1282" w:author="Ewan Carr" w:date="2023-02-28T18:08:00Z">
                <w:pPr>
                  <w:spacing w:before="150" w:after="150"/>
                  <w:ind w:left="150" w:right="150"/>
                  <w:jc w:val="center"/>
                </w:pPr>
              </w:pPrChange>
            </w:pPr>
            <w:ins w:id="1283" w:author="Ewan Carr" w:date="2023-02-28T18:08:00Z">
              <w:r w:rsidRPr="009D249B">
                <w:rPr>
                  <w:color w:val="333333"/>
                  <w:sz w:val="16"/>
                  <w:szCs w:val="16"/>
                  <w:rPrChange w:id="1284" w:author="Ewan Carr" w:date="2023-02-28T18:08:00Z">
                    <w:rPr>
                      <w:color w:val="333333"/>
                      <w:sz w:val="27"/>
                      <w:szCs w:val="27"/>
                    </w:rPr>
                  </w:rPrChange>
                </w:rPr>
                <w:t>0·1 [-0.2, 0.5]</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285"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3D3DD301" w14:textId="77777777" w:rsidR="009D249B" w:rsidRPr="009D249B" w:rsidRDefault="009D249B">
            <w:pPr>
              <w:ind w:left="150" w:right="150"/>
              <w:jc w:val="center"/>
              <w:rPr>
                <w:ins w:id="1286" w:author="Ewan Carr" w:date="2023-02-28T18:08:00Z"/>
                <w:color w:val="333333"/>
                <w:sz w:val="16"/>
                <w:szCs w:val="16"/>
                <w:rPrChange w:id="1287" w:author="Ewan Carr" w:date="2023-02-28T18:08:00Z">
                  <w:rPr>
                    <w:ins w:id="1288" w:author="Ewan Carr" w:date="2023-02-28T18:08:00Z"/>
                    <w:color w:val="333333"/>
                    <w:sz w:val="27"/>
                    <w:szCs w:val="27"/>
                  </w:rPr>
                </w:rPrChange>
              </w:rPr>
              <w:pPrChange w:id="1289" w:author="Ewan Carr" w:date="2023-02-28T18:08:00Z">
                <w:pPr>
                  <w:spacing w:before="150" w:after="150"/>
                  <w:ind w:left="150" w:right="150"/>
                  <w:jc w:val="center"/>
                </w:pPr>
              </w:pPrChange>
            </w:pPr>
            <w:ins w:id="1290" w:author="Ewan Carr" w:date="2023-02-28T18:08:00Z">
              <w:r w:rsidRPr="009D249B">
                <w:rPr>
                  <w:color w:val="333333"/>
                  <w:sz w:val="16"/>
                  <w:szCs w:val="16"/>
                  <w:rPrChange w:id="1291" w:author="Ewan Carr" w:date="2023-02-28T18:08:00Z">
                    <w:rPr>
                      <w:color w:val="333333"/>
                      <w:sz w:val="27"/>
                      <w:szCs w:val="27"/>
                    </w:rPr>
                  </w:rPrChange>
                </w:rPr>
                <w:t>0·2 [-0.2, 0.5]</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292"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07D498D2" w14:textId="77777777" w:rsidR="009D249B" w:rsidRPr="009D249B" w:rsidRDefault="009D249B">
            <w:pPr>
              <w:ind w:left="150" w:right="150"/>
              <w:jc w:val="center"/>
              <w:rPr>
                <w:ins w:id="1293" w:author="Ewan Carr" w:date="2023-02-28T18:08:00Z"/>
                <w:color w:val="333333"/>
                <w:sz w:val="16"/>
                <w:szCs w:val="16"/>
                <w:rPrChange w:id="1294" w:author="Ewan Carr" w:date="2023-02-28T18:08:00Z">
                  <w:rPr>
                    <w:ins w:id="1295" w:author="Ewan Carr" w:date="2023-02-28T18:08:00Z"/>
                    <w:color w:val="333333"/>
                    <w:sz w:val="27"/>
                    <w:szCs w:val="27"/>
                  </w:rPr>
                </w:rPrChange>
              </w:rPr>
              <w:pPrChange w:id="1296" w:author="Ewan Carr" w:date="2023-02-28T18:08:00Z">
                <w:pPr>
                  <w:spacing w:before="150" w:after="150"/>
                  <w:ind w:left="150" w:right="150"/>
                  <w:jc w:val="center"/>
                </w:pPr>
              </w:pPrChange>
            </w:pPr>
            <w:ins w:id="1297" w:author="Ewan Carr" w:date="2023-02-28T18:08:00Z">
              <w:r w:rsidRPr="009D249B">
                <w:rPr>
                  <w:color w:val="333333"/>
                  <w:sz w:val="16"/>
                  <w:szCs w:val="16"/>
                  <w:rPrChange w:id="1298" w:author="Ewan Carr" w:date="2023-02-28T18:08:00Z">
                    <w:rPr>
                      <w:color w:val="333333"/>
                      <w:sz w:val="27"/>
                      <w:szCs w:val="27"/>
                    </w:rPr>
                  </w:rPrChange>
                </w:rPr>
                <w:t>0·1 [-0.2, 0.5]</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299"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01F76066" w14:textId="77777777" w:rsidR="009D249B" w:rsidRPr="009D249B" w:rsidRDefault="009D249B">
            <w:pPr>
              <w:ind w:left="150" w:right="150"/>
              <w:jc w:val="center"/>
              <w:rPr>
                <w:ins w:id="1300" w:author="Ewan Carr" w:date="2023-02-28T18:08:00Z"/>
                <w:color w:val="333333"/>
                <w:sz w:val="16"/>
                <w:szCs w:val="16"/>
                <w:rPrChange w:id="1301" w:author="Ewan Carr" w:date="2023-02-28T18:08:00Z">
                  <w:rPr>
                    <w:ins w:id="1302" w:author="Ewan Carr" w:date="2023-02-28T18:08:00Z"/>
                    <w:color w:val="333333"/>
                    <w:sz w:val="27"/>
                    <w:szCs w:val="27"/>
                  </w:rPr>
                </w:rPrChange>
              </w:rPr>
              <w:pPrChange w:id="1303" w:author="Ewan Carr" w:date="2023-02-28T18:08:00Z">
                <w:pPr>
                  <w:spacing w:before="150" w:after="150"/>
                  <w:ind w:left="150" w:right="150"/>
                  <w:jc w:val="center"/>
                </w:pPr>
              </w:pPrChange>
            </w:pPr>
            <w:ins w:id="1304" w:author="Ewan Carr" w:date="2023-02-28T18:08:00Z">
              <w:r w:rsidRPr="009D249B">
                <w:rPr>
                  <w:color w:val="333333"/>
                  <w:sz w:val="16"/>
                  <w:szCs w:val="16"/>
                  <w:rPrChange w:id="1305" w:author="Ewan Carr" w:date="2023-02-28T18:08:00Z">
                    <w:rPr>
                      <w:color w:val="333333"/>
                      <w:sz w:val="27"/>
                      <w:szCs w:val="27"/>
                    </w:rPr>
                  </w:rPrChange>
                </w:rPr>
                <w:t>0·1 [-0.2, 0.5]</w:t>
              </w:r>
            </w:ins>
          </w:p>
        </w:tc>
      </w:tr>
      <w:tr w:rsidR="009D249B" w:rsidRPr="009D249B" w14:paraId="7C154C4B" w14:textId="77777777" w:rsidTr="009D249B">
        <w:trPr>
          <w:trHeight w:val="20"/>
          <w:ins w:id="1306" w:author="Ewan Carr" w:date="2023-02-28T18:08:00Z"/>
        </w:trPr>
        <w:tc>
          <w:tcPr>
            <w:tcW w:w="0" w:type="auto"/>
            <w:gridSpan w:val="5"/>
            <w:tcBorders>
              <w:top w:val="single" w:sz="12" w:space="0" w:color="D3D3D3"/>
              <w:left w:val="nil"/>
              <w:bottom w:val="single" w:sz="12" w:space="0" w:color="D3D3D3"/>
              <w:right w:val="nil"/>
            </w:tcBorders>
            <w:shd w:val="clear" w:color="auto" w:fill="FFFFFF"/>
            <w:tcMar>
              <w:top w:w="120" w:type="dxa"/>
              <w:left w:w="75" w:type="dxa"/>
              <w:bottom w:w="120" w:type="dxa"/>
              <w:right w:w="75" w:type="dxa"/>
            </w:tcMar>
            <w:vAlign w:val="center"/>
            <w:hideMark/>
            <w:tcPrChange w:id="1307" w:author="Ewan Carr" w:date="2023-02-28T18:08:00Z">
              <w:tcPr>
                <w:tcW w:w="0" w:type="auto"/>
                <w:gridSpan w:val="5"/>
                <w:tcBorders>
                  <w:top w:val="single" w:sz="12" w:space="0" w:color="D3D3D3"/>
                  <w:left w:val="nil"/>
                  <w:bottom w:val="single" w:sz="12" w:space="0" w:color="D3D3D3"/>
                  <w:right w:val="nil"/>
                </w:tcBorders>
                <w:shd w:val="clear" w:color="auto" w:fill="FFFFFF"/>
                <w:tcMar>
                  <w:top w:w="120" w:type="dxa"/>
                  <w:left w:w="75" w:type="dxa"/>
                  <w:bottom w:w="120" w:type="dxa"/>
                  <w:right w:w="75" w:type="dxa"/>
                </w:tcMar>
                <w:vAlign w:val="center"/>
                <w:hideMark/>
              </w:tcPr>
            </w:tcPrChange>
          </w:tcPr>
          <w:p w14:paraId="6694F8AF" w14:textId="77777777" w:rsidR="009D249B" w:rsidRPr="009D249B" w:rsidRDefault="009D249B" w:rsidP="009D249B">
            <w:pPr>
              <w:rPr>
                <w:ins w:id="1308" w:author="Ewan Carr" w:date="2023-02-28T18:08:00Z"/>
                <w:b/>
                <w:bCs/>
                <w:color w:val="333333"/>
                <w:sz w:val="16"/>
                <w:szCs w:val="16"/>
                <w:rPrChange w:id="1309" w:author="Ewan Carr" w:date="2023-02-28T18:08:00Z">
                  <w:rPr>
                    <w:ins w:id="1310" w:author="Ewan Carr" w:date="2023-02-28T18:08:00Z"/>
                    <w:b/>
                    <w:bCs/>
                    <w:color w:val="333333"/>
                  </w:rPr>
                </w:rPrChange>
              </w:rPr>
            </w:pPr>
            <w:ins w:id="1311" w:author="Ewan Carr" w:date="2023-02-28T18:08:00Z">
              <w:r w:rsidRPr="009D249B">
                <w:rPr>
                  <w:b/>
                  <w:bCs/>
                  <w:color w:val="333333"/>
                  <w:sz w:val="16"/>
                  <w:szCs w:val="16"/>
                  <w:rPrChange w:id="1312" w:author="Ewan Carr" w:date="2023-02-28T18:08:00Z">
                    <w:rPr>
                      <w:b/>
                      <w:bCs/>
                      <w:color w:val="333333"/>
                    </w:rPr>
                  </w:rPrChange>
                </w:rPr>
                <w:t>Sleep Regularity</w:t>
              </w:r>
            </w:ins>
          </w:p>
        </w:tc>
      </w:tr>
      <w:tr w:rsidR="009D249B" w:rsidRPr="009D249B" w14:paraId="4FE9CFD0" w14:textId="77777777" w:rsidTr="009D249B">
        <w:trPr>
          <w:trHeight w:val="20"/>
          <w:ins w:id="1313" w:author="Ewan Carr" w:date="2023-02-28T18:08:00Z"/>
        </w:trPr>
        <w:tc>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Change w:id="1314" w:author="Ewan Carr" w:date="2023-02-28T18:08: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581CDE64" w14:textId="77777777" w:rsidR="009D249B" w:rsidRPr="009D249B" w:rsidRDefault="009D249B">
            <w:pPr>
              <w:ind w:left="150" w:right="150"/>
              <w:rPr>
                <w:ins w:id="1315" w:author="Ewan Carr" w:date="2023-02-28T18:08:00Z"/>
                <w:color w:val="333333"/>
                <w:sz w:val="16"/>
                <w:szCs w:val="16"/>
                <w:rPrChange w:id="1316" w:author="Ewan Carr" w:date="2023-02-28T18:08:00Z">
                  <w:rPr>
                    <w:ins w:id="1317" w:author="Ewan Carr" w:date="2023-02-28T18:08:00Z"/>
                    <w:color w:val="333333"/>
                    <w:sz w:val="27"/>
                    <w:szCs w:val="27"/>
                  </w:rPr>
                </w:rPrChange>
              </w:rPr>
              <w:pPrChange w:id="1318" w:author="Ewan Carr" w:date="2023-02-28T18:08:00Z">
                <w:pPr>
                  <w:spacing w:before="150" w:after="150"/>
                  <w:ind w:left="150" w:right="150"/>
                </w:pPr>
              </w:pPrChange>
            </w:pPr>
            <w:ins w:id="1319" w:author="Ewan Carr" w:date="2023-02-28T18:08:00Z">
              <w:r w:rsidRPr="009D249B">
                <w:rPr>
                  <w:color w:val="333333"/>
                  <w:sz w:val="16"/>
                  <w:szCs w:val="16"/>
                  <w:rPrChange w:id="1320" w:author="Ewan Carr" w:date="2023-02-28T18:08:00Z">
                    <w:rPr>
                      <w:color w:val="333333"/>
                      <w:sz w:val="27"/>
                      <w:szCs w:val="27"/>
                    </w:rPr>
                  </w:rPrChange>
                </w:rPr>
                <w:t>Sleep midpoint, median</w:t>
              </w:r>
            </w:ins>
          </w:p>
        </w:tc>
        <w:tc>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Change w:id="1321" w:author="Ewan Carr" w:date="2023-02-28T18:08: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668C99FD" w14:textId="77777777" w:rsidR="009D249B" w:rsidRPr="009D249B" w:rsidRDefault="009D249B">
            <w:pPr>
              <w:ind w:left="150" w:right="150"/>
              <w:jc w:val="center"/>
              <w:rPr>
                <w:ins w:id="1322" w:author="Ewan Carr" w:date="2023-02-28T18:08:00Z"/>
                <w:color w:val="333333"/>
                <w:sz w:val="16"/>
                <w:szCs w:val="16"/>
                <w:rPrChange w:id="1323" w:author="Ewan Carr" w:date="2023-02-28T18:08:00Z">
                  <w:rPr>
                    <w:ins w:id="1324" w:author="Ewan Carr" w:date="2023-02-28T18:08:00Z"/>
                    <w:color w:val="333333"/>
                    <w:sz w:val="27"/>
                    <w:szCs w:val="27"/>
                  </w:rPr>
                </w:rPrChange>
              </w:rPr>
              <w:pPrChange w:id="1325" w:author="Ewan Carr" w:date="2023-02-28T18:08:00Z">
                <w:pPr>
                  <w:spacing w:before="150" w:after="150"/>
                  <w:ind w:left="150" w:right="150"/>
                  <w:jc w:val="center"/>
                </w:pPr>
              </w:pPrChange>
            </w:pPr>
            <w:ins w:id="1326" w:author="Ewan Carr" w:date="2023-02-28T18:08:00Z">
              <w:r w:rsidRPr="009D249B">
                <w:rPr>
                  <w:color w:val="333333"/>
                  <w:sz w:val="16"/>
                  <w:szCs w:val="16"/>
                  <w:rPrChange w:id="1327" w:author="Ewan Carr" w:date="2023-02-28T18:08:00Z">
                    <w:rPr>
                      <w:color w:val="333333"/>
                      <w:sz w:val="27"/>
                      <w:szCs w:val="27"/>
                    </w:rPr>
                  </w:rPrChange>
                </w:rPr>
                <w:t>1·0 [0.5, 1.5]</w:t>
              </w:r>
            </w:ins>
          </w:p>
        </w:tc>
        <w:tc>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Change w:id="1328" w:author="Ewan Carr" w:date="2023-02-28T18:08: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3AFC5BD2" w14:textId="77777777" w:rsidR="009D249B" w:rsidRPr="009D249B" w:rsidRDefault="009D249B">
            <w:pPr>
              <w:ind w:left="150" w:right="150"/>
              <w:jc w:val="center"/>
              <w:rPr>
                <w:ins w:id="1329" w:author="Ewan Carr" w:date="2023-02-28T18:08:00Z"/>
                <w:color w:val="333333"/>
                <w:sz w:val="16"/>
                <w:szCs w:val="16"/>
                <w:rPrChange w:id="1330" w:author="Ewan Carr" w:date="2023-02-28T18:08:00Z">
                  <w:rPr>
                    <w:ins w:id="1331" w:author="Ewan Carr" w:date="2023-02-28T18:08:00Z"/>
                    <w:color w:val="333333"/>
                    <w:sz w:val="27"/>
                    <w:szCs w:val="27"/>
                  </w:rPr>
                </w:rPrChange>
              </w:rPr>
              <w:pPrChange w:id="1332" w:author="Ewan Carr" w:date="2023-02-28T18:08:00Z">
                <w:pPr>
                  <w:spacing w:before="150" w:after="150"/>
                  <w:ind w:left="150" w:right="150"/>
                  <w:jc w:val="center"/>
                </w:pPr>
              </w:pPrChange>
            </w:pPr>
            <w:ins w:id="1333" w:author="Ewan Carr" w:date="2023-02-28T18:08:00Z">
              <w:r w:rsidRPr="009D249B">
                <w:rPr>
                  <w:color w:val="333333"/>
                  <w:sz w:val="16"/>
                  <w:szCs w:val="16"/>
                  <w:rPrChange w:id="1334" w:author="Ewan Carr" w:date="2023-02-28T18:08:00Z">
                    <w:rPr>
                      <w:color w:val="333333"/>
                      <w:sz w:val="27"/>
                      <w:szCs w:val="27"/>
                    </w:rPr>
                  </w:rPrChange>
                </w:rPr>
                <w:t>0·8 [0.4, 1.3]</w:t>
              </w:r>
            </w:ins>
          </w:p>
        </w:tc>
        <w:tc>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Change w:id="1335" w:author="Ewan Carr" w:date="2023-02-28T18:08: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7E5B6A1E" w14:textId="77777777" w:rsidR="009D249B" w:rsidRPr="009D249B" w:rsidRDefault="009D249B">
            <w:pPr>
              <w:ind w:left="150" w:right="150"/>
              <w:jc w:val="center"/>
              <w:rPr>
                <w:ins w:id="1336" w:author="Ewan Carr" w:date="2023-02-28T18:08:00Z"/>
                <w:color w:val="333333"/>
                <w:sz w:val="16"/>
                <w:szCs w:val="16"/>
                <w:rPrChange w:id="1337" w:author="Ewan Carr" w:date="2023-02-28T18:08:00Z">
                  <w:rPr>
                    <w:ins w:id="1338" w:author="Ewan Carr" w:date="2023-02-28T18:08:00Z"/>
                    <w:color w:val="333333"/>
                    <w:sz w:val="27"/>
                    <w:szCs w:val="27"/>
                  </w:rPr>
                </w:rPrChange>
              </w:rPr>
              <w:pPrChange w:id="1339" w:author="Ewan Carr" w:date="2023-02-28T18:08:00Z">
                <w:pPr>
                  <w:spacing w:before="150" w:after="150"/>
                  <w:ind w:left="150" w:right="150"/>
                  <w:jc w:val="center"/>
                </w:pPr>
              </w:pPrChange>
            </w:pPr>
            <w:ins w:id="1340" w:author="Ewan Carr" w:date="2023-02-28T18:08:00Z">
              <w:r w:rsidRPr="009D249B">
                <w:rPr>
                  <w:color w:val="333333"/>
                  <w:sz w:val="16"/>
                  <w:szCs w:val="16"/>
                  <w:rPrChange w:id="1341" w:author="Ewan Carr" w:date="2023-02-28T18:08:00Z">
                    <w:rPr>
                      <w:color w:val="333333"/>
                      <w:sz w:val="27"/>
                      <w:szCs w:val="27"/>
                    </w:rPr>
                  </w:rPrChange>
                </w:rPr>
                <w:t>0·9 [0.4, 1.3]</w:t>
              </w:r>
            </w:ins>
          </w:p>
        </w:tc>
        <w:tc>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Change w:id="1342" w:author="Ewan Carr" w:date="2023-02-28T18:08:00Z">
              <w:tcPr>
                <w:tcW w:w="0" w:type="auto"/>
                <w:tcBorders>
                  <w:top w:val="single" w:sz="12" w:space="0" w:color="D3D3D3"/>
                  <w:left w:val="nil"/>
                  <w:right w:val="nil"/>
                </w:tcBorders>
                <w:shd w:val="clear" w:color="auto" w:fill="FFFFFF"/>
                <w:tcMar>
                  <w:top w:w="120" w:type="dxa"/>
                  <w:left w:w="75" w:type="dxa"/>
                  <w:bottom w:w="120" w:type="dxa"/>
                  <w:right w:w="75" w:type="dxa"/>
                </w:tcMar>
                <w:vAlign w:val="center"/>
                <w:hideMark/>
              </w:tcPr>
            </w:tcPrChange>
          </w:tcPr>
          <w:p w14:paraId="1402F125" w14:textId="77777777" w:rsidR="009D249B" w:rsidRPr="009D249B" w:rsidRDefault="009D249B">
            <w:pPr>
              <w:ind w:left="150" w:right="150"/>
              <w:jc w:val="center"/>
              <w:rPr>
                <w:ins w:id="1343" w:author="Ewan Carr" w:date="2023-02-28T18:08:00Z"/>
                <w:color w:val="333333"/>
                <w:sz w:val="16"/>
                <w:szCs w:val="16"/>
                <w:rPrChange w:id="1344" w:author="Ewan Carr" w:date="2023-02-28T18:08:00Z">
                  <w:rPr>
                    <w:ins w:id="1345" w:author="Ewan Carr" w:date="2023-02-28T18:08:00Z"/>
                    <w:color w:val="333333"/>
                    <w:sz w:val="27"/>
                    <w:szCs w:val="27"/>
                  </w:rPr>
                </w:rPrChange>
              </w:rPr>
              <w:pPrChange w:id="1346" w:author="Ewan Carr" w:date="2023-02-28T18:08:00Z">
                <w:pPr>
                  <w:spacing w:before="150" w:after="150"/>
                  <w:ind w:left="150" w:right="150"/>
                  <w:jc w:val="center"/>
                </w:pPr>
              </w:pPrChange>
            </w:pPr>
            <w:ins w:id="1347" w:author="Ewan Carr" w:date="2023-02-28T18:08:00Z">
              <w:r w:rsidRPr="009D249B">
                <w:rPr>
                  <w:color w:val="333333"/>
                  <w:sz w:val="16"/>
                  <w:szCs w:val="16"/>
                  <w:rPrChange w:id="1348" w:author="Ewan Carr" w:date="2023-02-28T18:08:00Z">
                    <w:rPr>
                      <w:color w:val="333333"/>
                      <w:sz w:val="27"/>
                      <w:szCs w:val="27"/>
                    </w:rPr>
                  </w:rPrChange>
                </w:rPr>
                <w:t>0·7 [0.3, 1.1]</w:t>
              </w:r>
            </w:ins>
          </w:p>
        </w:tc>
      </w:tr>
      <w:tr w:rsidR="009D249B" w:rsidRPr="009D249B" w14:paraId="24A4EA3B" w14:textId="77777777" w:rsidTr="009D249B">
        <w:trPr>
          <w:trHeight w:val="20"/>
          <w:ins w:id="1349" w:author="Ewan Carr" w:date="2023-02-28T18:08:00Z"/>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350"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7D64151" w14:textId="77777777" w:rsidR="009D249B" w:rsidRPr="009D249B" w:rsidRDefault="009D249B">
            <w:pPr>
              <w:ind w:left="150" w:right="150"/>
              <w:rPr>
                <w:ins w:id="1351" w:author="Ewan Carr" w:date="2023-02-28T18:08:00Z"/>
                <w:color w:val="333333"/>
                <w:sz w:val="16"/>
                <w:szCs w:val="16"/>
                <w:rPrChange w:id="1352" w:author="Ewan Carr" w:date="2023-02-28T18:08:00Z">
                  <w:rPr>
                    <w:ins w:id="1353" w:author="Ewan Carr" w:date="2023-02-28T18:08:00Z"/>
                    <w:color w:val="333333"/>
                    <w:sz w:val="27"/>
                    <w:szCs w:val="27"/>
                  </w:rPr>
                </w:rPrChange>
              </w:rPr>
              <w:pPrChange w:id="1354" w:author="Ewan Carr" w:date="2023-02-28T18:08:00Z">
                <w:pPr>
                  <w:spacing w:before="150" w:after="150"/>
                  <w:ind w:left="150" w:right="150"/>
                </w:pPr>
              </w:pPrChange>
            </w:pPr>
            <w:ins w:id="1355" w:author="Ewan Carr" w:date="2023-02-28T18:08:00Z">
              <w:r w:rsidRPr="009D249B">
                <w:rPr>
                  <w:color w:val="333333"/>
                  <w:sz w:val="16"/>
                  <w:szCs w:val="16"/>
                  <w:rPrChange w:id="1356" w:author="Ewan Carr" w:date="2023-02-28T18:08:00Z">
                    <w:rPr>
                      <w:color w:val="333333"/>
                      <w:sz w:val="27"/>
                      <w:szCs w:val="27"/>
                    </w:rPr>
                  </w:rPrChange>
                </w:rPr>
                <w:t>Sleep midpoint, variance</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357"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194A9B3" w14:textId="77777777" w:rsidR="009D249B" w:rsidRPr="009D249B" w:rsidRDefault="009D249B">
            <w:pPr>
              <w:ind w:left="150" w:right="150"/>
              <w:jc w:val="center"/>
              <w:rPr>
                <w:ins w:id="1358" w:author="Ewan Carr" w:date="2023-02-28T18:08:00Z"/>
                <w:color w:val="333333"/>
                <w:sz w:val="16"/>
                <w:szCs w:val="16"/>
                <w:rPrChange w:id="1359" w:author="Ewan Carr" w:date="2023-02-28T18:08:00Z">
                  <w:rPr>
                    <w:ins w:id="1360" w:author="Ewan Carr" w:date="2023-02-28T18:08:00Z"/>
                    <w:color w:val="333333"/>
                    <w:sz w:val="27"/>
                    <w:szCs w:val="27"/>
                  </w:rPr>
                </w:rPrChange>
              </w:rPr>
              <w:pPrChange w:id="1361" w:author="Ewan Carr" w:date="2023-02-28T18:08:00Z">
                <w:pPr>
                  <w:spacing w:before="150" w:after="150"/>
                  <w:ind w:left="150" w:right="150"/>
                  <w:jc w:val="center"/>
                </w:pPr>
              </w:pPrChange>
            </w:pPr>
            <w:ins w:id="1362" w:author="Ewan Carr" w:date="2023-02-28T18:08:00Z">
              <w:r w:rsidRPr="009D249B">
                <w:rPr>
                  <w:color w:val="333333"/>
                  <w:sz w:val="16"/>
                  <w:szCs w:val="16"/>
                  <w:rPrChange w:id="1363" w:author="Ewan Carr" w:date="2023-02-28T18:08:00Z">
                    <w:rPr>
                      <w:color w:val="333333"/>
                      <w:sz w:val="27"/>
                      <w:szCs w:val="27"/>
                    </w:rPr>
                  </w:rPrChange>
                </w:rPr>
                <w:t>0·9 [0.5, 1.3]</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364"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4F3F19BC" w14:textId="77777777" w:rsidR="009D249B" w:rsidRPr="009D249B" w:rsidRDefault="009D249B">
            <w:pPr>
              <w:ind w:left="150" w:right="150"/>
              <w:jc w:val="center"/>
              <w:rPr>
                <w:ins w:id="1365" w:author="Ewan Carr" w:date="2023-02-28T18:08:00Z"/>
                <w:color w:val="333333"/>
                <w:sz w:val="16"/>
                <w:szCs w:val="16"/>
                <w:rPrChange w:id="1366" w:author="Ewan Carr" w:date="2023-02-28T18:08:00Z">
                  <w:rPr>
                    <w:ins w:id="1367" w:author="Ewan Carr" w:date="2023-02-28T18:08:00Z"/>
                    <w:color w:val="333333"/>
                    <w:sz w:val="27"/>
                    <w:szCs w:val="27"/>
                  </w:rPr>
                </w:rPrChange>
              </w:rPr>
              <w:pPrChange w:id="1368" w:author="Ewan Carr" w:date="2023-02-28T18:08:00Z">
                <w:pPr>
                  <w:spacing w:before="150" w:after="150"/>
                  <w:ind w:left="150" w:right="150"/>
                  <w:jc w:val="center"/>
                </w:pPr>
              </w:pPrChange>
            </w:pPr>
            <w:ins w:id="1369" w:author="Ewan Carr" w:date="2023-02-28T18:08:00Z">
              <w:r w:rsidRPr="009D249B">
                <w:rPr>
                  <w:color w:val="333333"/>
                  <w:sz w:val="16"/>
                  <w:szCs w:val="16"/>
                  <w:rPrChange w:id="1370" w:author="Ewan Carr" w:date="2023-02-28T18:08:00Z">
                    <w:rPr>
                      <w:color w:val="333333"/>
                      <w:sz w:val="27"/>
                      <w:szCs w:val="27"/>
                    </w:rPr>
                  </w:rPrChange>
                </w:rPr>
                <w:t>0·7 [0.3, 1.0]</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371"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42CB15BE" w14:textId="77777777" w:rsidR="009D249B" w:rsidRPr="009D249B" w:rsidRDefault="009D249B">
            <w:pPr>
              <w:ind w:left="150" w:right="150"/>
              <w:jc w:val="center"/>
              <w:rPr>
                <w:ins w:id="1372" w:author="Ewan Carr" w:date="2023-02-28T18:08:00Z"/>
                <w:color w:val="333333"/>
                <w:sz w:val="16"/>
                <w:szCs w:val="16"/>
                <w:rPrChange w:id="1373" w:author="Ewan Carr" w:date="2023-02-28T18:08:00Z">
                  <w:rPr>
                    <w:ins w:id="1374" w:author="Ewan Carr" w:date="2023-02-28T18:08:00Z"/>
                    <w:color w:val="333333"/>
                    <w:sz w:val="27"/>
                    <w:szCs w:val="27"/>
                  </w:rPr>
                </w:rPrChange>
              </w:rPr>
              <w:pPrChange w:id="1375" w:author="Ewan Carr" w:date="2023-02-28T18:08:00Z">
                <w:pPr>
                  <w:spacing w:before="150" w:after="150"/>
                  <w:ind w:left="150" w:right="150"/>
                  <w:jc w:val="center"/>
                </w:pPr>
              </w:pPrChange>
            </w:pPr>
            <w:ins w:id="1376" w:author="Ewan Carr" w:date="2023-02-28T18:08:00Z">
              <w:r w:rsidRPr="009D249B">
                <w:rPr>
                  <w:color w:val="333333"/>
                  <w:sz w:val="16"/>
                  <w:szCs w:val="16"/>
                  <w:rPrChange w:id="1377" w:author="Ewan Carr" w:date="2023-02-28T18:08:00Z">
                    <w:rPr>
                      <w:color w:val="333333"/>
                      <w:sz w:val="27"/>
                      <w:szCs w:val="27"/>
                    </w:rPr>
                  </w:rPrChange>
                </w:rPr>
                <w:t>0·7 [0.4, 1.1]</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378"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040DE8B4" w14:textId="77777777" w:rsidR="009D249B" w:rsidRPr="009D249B" w:rsidRDefault="009D249B">
            <w:pPr>
              <w:ind w:left="150" w:right="150"/>
              <w:jc w:val="center"/>
              <w:rPr>
                <w:ins w:id="1379" w:author="Ewan Carr" w:date="2023-02-28T18:08:00Z"/>
                <w:color w:val="333333"/>
                <w:sz w:val="16"/>
                <w:szCs w:val="16"/>
                <w:rPrChange w:id="1380" w:author="Ewan Carr" w:date="2023-02-28T18:08:00Z">
                  <w:rPr>
                    <w:ins w:id="1381" w:author="Ewan Carr" w:date="2023-02-28T18:08:00Z"/>
                    <w:color w:val="333333"/>
                    <w:sz w:val="27"/>
                    <w:szCs w:val="27"/>
                  </w:rPr>
                </w:rPrChange>
              </w:rPr>
              <w:pPrChange w:id="1382" w:author="Ewan Carr" w:date="2023-02-28T18:08:00Z">
                <w:pPr>
                  <w:spacing w:before="150" w:after="150"/>
                  <w:ind w:left="150" w:right="150"/>
                  <w:jc w:val="center"/>
                </w:pPr>
              </w:pPrChange>
            </w:pPr>
            <w:ins w:id="1383" w:author="Ewan Carr" w:date="2023-02-28T18:08:00Z">
              <w:r w:rsidRPr="009D249B">
                <w:rPr>
                  <w:color w:val="333333"/>
                  <w:sz w:val="16"/>
                  <w:szCs w:val="16"/>
                  <w:rPrChange w:id="1384" w:author="Ewan Carr" w:date="2023-02-28T18:08:00Z">
                    <w:rPr>
                      <w:color w:val="333333"/>
                      <w:sz w:val="27"/>
                      <w:szCs w:val="27"/>
                    </w:rPr>
                  </w:rPrChange>
                </w:rPr>
                <w:t>0·5 [0.2, 0.9]</w:t>
              </w:r>
            </w:ins>
          </w:p>
        </w:tc>
      </w:tr>
      <w:tr w:rsidR="009D249B" w:rsidRPr="009D249B" w14:paraId="20B6BBFF" w14:textId="77777777" w:rsidTr="009D249B">
        <w:trPr>
          <w:trHeight w:val="20"/>
          <w:ins w:id="1385" w:author="Ewan Carr" w:date="2023-02-28T18:08:00Z"/>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386"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65BA8CAF" w14:textId="77777777" w:rsidR="009D249B" w:rsidRPr="009D249B" w:rsidRDefault="009D249B">
            <w:pPr>
              <w:ind w:left="150" w:right="150"/>
              <w:rPr>
                <w:ins w:id="1387" w:author="Ewan Carr" w:date="2023-02-28T18:08:00Z"/>
                <w:color w:val="333333"/>
                <w:sz w:val="16"/>
                <w:szCs w:val="16"/>
                <w:rPrChange w:id="1388" w:author="Ewan Carr" w:date="2023-02-28T18:08:00Z">
                  <w:rPr>
                    <w:ins w:id="1389" w:author="Ewan Carr" w:date="2023-02-28T18:08:00Z"/>
                    <w:color w:val="333333"/>
                    <w:sz w:val="27"/>
                    <w:szCs w:val="27"/>
                  </w:rPr>
                </w:rPrChange>
              </w:rPr>
              <w:pPrChange w:id="1390" w:author="Ewan Carr" w:date="2023-02-28T18:08:00Z">
                <w:pPr>
                  <w:spacing w:before="150" w:after="150"/>
                  <w:ind w:left="150" w:right="150"/>
                </w:pPr>
              </w:pPrChange>
            </w:pPr>
            <w:ins w:id="1391" w:author="Ewan Carr" w:date="2023-02-28T18:08:00Z">
              <w:r w:rsidRPr="009D249B">
                <w:rPr>
                  <w:color w:val="333333"/>
                  <w:sz w:val="16"/>
                  <w:szCs w:val="16"/>
                  <w:rPrChange w:id="1392" w:author="Ewan Carr" w:date="2023-02-28T18:08:00Z">
                    <w:rPr>
                      <w:color w:val="333333"/>
                      <w:sz w:val="27"/>
                      <w:szCs w:val="27"/>
                    </w:rPr>
                  </w:rPrChange>
                </w:rPr>
                <w:t>Social jet lag</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393"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40B3F8B4" w14:textId="77777777" w:rsidR="009D249B" w:rsidRPr="009D249B" w:rsidRDefault="009D249B">
            <w:pPr>
              <w:ind w:left="150" w:right="150"/>
              <w:jc w:val="center"/>
              <w:rPr>
                <w:ins w:id="1394" w:author="Ewan Carr" w:date="2023-02-28T18:08:00Z"/>
                <w:color w:val="333333"/>
                <w:sz w:val="16"/>
                <w:szCs w:val="16"/>
                <w:rPrChange w:id="1395" w:author="Ewan Carr" w:date="2023-02-28T18:08:00Z">
                  <w:rPr>
                    <w:ins w:id="1396" w:author="Ewan Carr" w:date="2023-02-28T18:08:00Z"/>
                    <w:color w:val="333333"/>
                    <w:sz w:val="27"/>
                    <w:szCs w:val="27"/>
                  </w:rPr>
                </w:rPrChange>
              </w:rPr>
              <w:pPrChange w:id="1397" w:author="Ewan Carr" w:date="2023-02-28T18:08:00Z">
                <w:pPr>
                  <w:spacing w:before="150" w:after="150"/>
                  <w:ind w:left="150" w:right="150"/>
                  <w:jc w:val="center"/>
                </w:pPr>
              </w:pPrChange>
            </w:pPr>
            <w:ins w:id="1398" w:author="Ewan Carr" w:date="2023-02-28T18:08:00Z">
              <w:r w:rsidRPr="009D249B">
                <w:rPr>
                  <w:color w:val="333333"/>
                  <w:sz w:val="16"/>
                  <w:szCs w:val="16"/>
                  <w:rPrChange w:id="1399" w:author="Ewan Carr" w:date="2023-02-28T18:08:00Z">
                    <w:rPr>
                      <w:color w:val="333333"/>
                      <w:sz w:val="27"/>
                      <w:szCs w:val="27"/>
                    </w:rPr>
                  </w:rPrChange>
                </w:rPr>
                <w:t>-0·2 [-0.6, 0.2]</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400"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358F724" w14:textId="77777777" w:rsidR="009D249B" w:rsidRPr="009D249B" w:rsidRDefault="009D249B">
            <w:pPr>
              <w:ind w:left="150" w:right="150"/>
              <w:jc w:val="center"/>
              <w:rPr>
                <w:ins w:id="1401" w:author="Ewan Carr" w:date="2023-02-28T18:08:00Z"/>
                <w:color w:val="333333"/>
                <w:sz w:val="16"/>
                <w:szCs w:val="16"/>
                <w:rPrChange w:id="1402" w:author="Ewan Carr" w:date="2023-02-28T18:08:00Z">
                  <w:rPr>
                    <w:ins w:id="1403" w:author="Ewan Carr" w:date="2023-02-28T18:08:00Z"/>
                    <w:color w:val="333333"/>
                    <w:sz w:val="27"/>
                    <w:szCs w:val="27"/>
                  </w:rPr>
                </w:rPrChange>
              </w:rPr>
              <w:pPrChange w:id="1404" w:author="Ewan Carr" w:date="2023-02-28T18:08:00Z">
                <w:pPr>
                  <w:spacing w:before="150" w:after="150"/>
                  <w:ind w:left="150" w:right="150"/>
                  <w:jc w:val="center"/>
                </w:pPr>
              </w:pPrChange>
            </w:pPr>
            <w:ins w:id="1405" w:author="Ewan Carr" w:date="2023-02-28T18:08:00Z">
              <w:r w:rsidRPr="009D249B">
                <w:rPr>
                  <w:color w:val="333333"/>
                  <w:sz w:val="16"/>
                  <w:szCs w:val="16"/>
                  <w:rPrChange w:id="1406" w:author="Ewan Carr" w:date="2023-02-28T18:08:00Z">
                    <w:rPr>
                      <w:color w:val="333333"/>
                      <w:sz w:val="27"/>
                      <w:szCs w:val="27"/>
                    </w:rPr>
                  </w:rPrChange>
                </w:rPr>
                <w:t>-0·2 [-0.6, 0.2]</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407"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170E138C" w14:textId="77777777" w:rsidR="009D249B" w:rsidRPr="009D249B" w:rsidRDefault="009D249B">
            <w:pPr>
              <w:ind w:left="150" w:right="150"/>
              <w:jc w:val="center"/>
              <w:rPr>
                <w:ins w:id="1408" w:author="Ewan Carr" w:date="2023-02-28T18:08:00Z"/>
                <w:color w:val="333333"/>
                <w:sz w:val="16"/>
                <w:szCs w:val="16"/>
                <w:rPrChange w:id="1409" w:author="Ewan Carr" w:date="2023-02-28T18:08:00Z">
                  <w:rPr>
                    <w:ins w:id="1410" w:author="Ewan Carr" w:date="2023-02-28T18:08:00Z"/>
                    <w:color w:val="333333"/>
                    <w:sz w:val="27"/>
                    <w:szCs w:val="27"/>
                  </w:rPr>
                </w:rPrChange>
              </w:rPr>
              <w:pPrChange w:id="1411" w:author="Ewan Carr" w:date="2023-02-28T18:08:00Z">
                <w:pPr>
                  <w:spacing w:before="150" w:after="150"/>
                  <w:ind w:left="150" w:right="150"/>
                  <w:jc w:val="center"/>
                </w:pPr>
              </w:pPrChange>
            </w:pPr>
            <w:ins w:id="1412" w:author="Ewan Carr" w:date="2023-02-28T18:08:00Z">
              <w:r w:rsidRPr="009D249B">
                <w:rPr>
                  <w:color w:val="333333"/>
                  <w:sz w:val="16"/>
                  <w:szCs w:val="16"/>
                  <w:rPrChange w:id="1413" w:author="Ewan Carr" w:date="2023-02-28T18:08:00Z">
                    <w:rPr>
                      <w:color w:val="333333"/>
                      <w:sz w:val="27"/>
                      <w:szCs w:val="27"/>
                    </w:rPr>
                  </w:rPrChange>
                </w:rPr>
                <w:t>-0·1 [-0.4, 0.3]</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414"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121091D1" w14:textId="77777777" w:rsidR="009D249B" w:rsidRPr="009D249B" w:rsidRDefault="009D249B">
            <w:pPr>
              <w:ind w:left="150" w:right="150"/>
              <w:jc w:val="center"/>
              <w:rPr>
                <w:ins w:id="1415" w:author="Ewan Carr" w:date="2023-02-28T18:08:00Z"/>
                <w:color w:val="333333"/>
                <w:sz w:val="16"/>
                <w:szCs w:val="16"/>
                <w:rPrChange w:id="1416" w:author="Ewan Carr" w:date="2023-02-28T18:08:00Z">
                  <w:rPr>
                    <w:ins w:id="1417" w:author="Ewan Carr" w:date="2023-02-28T18:08:00Z"/>
                    <w:color w:val="333333"/>
                    <w:sz w:val="27"/>
                    <w:szCs w:val="27"/>
                  </w:rPr>
                </w:rPrChange>
              </w:rPr>
              <w:pPrChange w:id="1418" w:author="Ewan Carr" w:date="2023-02-28T18:08:00Z">
                <w:pPr>
                  <w:spacing w:before="150" w:after="150"/>
                  <w:ind w:left="150" w:right="150"/>
                  <w:jc w:val="center"/>
                </w:pPr>
              </w:pPrChange>
            </w:pPr>
            <w:ins w:id="1419" w:author="Ewan Carr" w:date="2023-02-28T18:08:00Z">
              <w:r w:rsidRPr="009D249B">
                <w:rPr>
                  <w:color w:val="333333"/>
                  <w:sz w:val="16"/>
                  <w:szCs w:val="16"/>
                  <w:rPrChange w:id="1420" w:author="Ewan Carr" w:date="2023-02-28T18:08:00Z">
                    <w:rPr>
                      <w:color w:val="333333"/>
                      <w:sz w:val="27"/>
                      <w:szCs w:val="27"/>
                    </w:rPr>
                  </w:rPrChange>
                </w:rPr>
                <w:t>-0·1 [-0.4, 0.3]</w:t>
              </w:r>
            </w:ins>
          </w:p>
        </w:tc>
      </w:tr>
      <w:tr w:rsidR="009D249B" w:rsidRPr="009D249B" w14:paraId="1C813814" w14:textId="77777777" w:rsidTr="009D249B">
        <w:trPr>
          <w:trHeight w:val="20"/>
          <w:ins w:id="1421" w:author="Ewan Carr" w:date="2023-02-28T18:08:00Z"/>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422"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1D56DA8A" w14:textId="77777777" w:rsidR="009D249B" w:rsidRPr="009D249B" w:rsidRDefault="009D249B">
            <w:pPr>
              <w:ind w:left="150" w:right="150"/>
              <w:rPr>
                <w:ins w:id="1423" w:author="Ewan Carr" w:date="2023-02-28T18:08:00Z"/>
                <w:color w:val="333333"/>
                <w:sz w:val="16"/>
                <w:szCs w:val="16"/>
                <w:rPrChange w:id="1424" w:author="Ewan Carr" w:date="2023-02-28T18:08:00Z">
                  <w:rPr>
                    <w:ins w:id="1425" w:author="Ewan Carr" w:date="2023-02-28T18:08:00Z"/>
                    <w:color w:val="333333"/>
                    <w:sz w:val="27"/>
                    <w:szCs w:val="27"/>
                  </w:rPr>
                </w:rPrChange>
              </w:rPr>
              <w:pPrChange w:id="1426" w:author="Ewan Carr" w:date="2023-02-28T18:08:00Z">
                <w:pPr>
                  <w:spacing w:before="150" w:after="150"/>
                  <w:ind w:left="150" w:right="150"/>
                </w:pPr>
              </w:pPrChange>
            </w:pPr>
            <w:ins w:id="1427" w:author="Ewan Carr" w:date="2023-02-28T18:08:00Z">
              <w:r w:rsidRPr="009D249B">
                <w:rPr>
                  <w:color w:val="333333"/>
                  <w:sz w:val="16"/>
                  <w:szCs w:val="16"/>
                  <w:rPrChange w:id="1428" w:author="Ewan Carr" w:date="2023-02-28T18:08:00Z">
                    <w:rPr>
                      <w:color w:val="333333"/>
                      <w:sz w:val="27"/>
                      <w:szCs w:val="27"/>
                    </w:rPr>
                  </w:rPrChange>
                </w:rPr>
                <w:t>Δ Sleep midpoint, median</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429"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280A9CC0" w14:textId="77777777" w:rsidR="009D249B" w:rsidRPr="009D249B" w:rsidRDefault="009D249B">
            <w:pPr>
              <w:ind w:left="150" w:right="150"/>
              <w:jc w:val="center"/>
              <w:rPr>
                <w:ins w:id="1430" w:author="Ewan Carr" w:date="2023-02-28T18:08:00Z"/>
                <w:color w:val="333333"/>
                <w:sz w:val="16"/>
                <w:szCs w:val="16"/>
                <w:rPrChange w:id="1431" w:author="Ewan Carr" w:date="2023-02-28T18:08:00Z">
                  <w:rPr>
                    <w:ins w:id="1432" w:author="Ewan Carr" w:date="2023-02-28T18:08:00Z"/>
                    <w:color w:val="333333"/>
                    <w:sz w:val="27"/>
                    <w:szCs w:val="27"/>
                  </w:rPr>
                </w:rPrChange>
              </w:rPr>
              <w:pPrChange w:id="1433" w:author="Ewan Carr" w:date="2023-02-28T18:08:00Z">
                <w:pPr>
                  <w:spacing w:before="150" w:after="150"/>
                  <w:ind w:left="150" w:right="150"/>
                  <w:jc w:val="center"/>
                </w:pPr>
              </w:pPrChange>
            </w:pPr>
            <w:ins w:id="1434" w:author="Ewan Carr" w:date="2023-02-28T18:08:00Z">
              <w:r w:rsidRPr="009D249B">
                <w:rPr>
                  <w:color w:val="333333"/>
                  <w:sz w:val="16"/>
                  <w:szCs w:val="16"/>
                  <w:rPrChange w:id="1435" w:author="Ewan Carr" w:date="2023-02-28T18:08:00Z">
                    <w:rPr>
                      <w:color w:val="333333"/>
                      <w:sz w:val="27"/>
                      <w:szCs w:val="27"/>
                    </w:rPr>
                  </w:rPrChange>
                </w:rPr>
                <w:t>0·6 [0.3, 1.0]</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436"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3A2C4991" w14:textId="77777777" w:rsidR="009D249B" w:rsidRPr="009D249B" w:rsidRDefault="009D249B">
            <w:pPr>
              <w:ind w:left="150" w:right="150"/>
              <w:jc w:val="center"/>
              <w:rPr>
                <w:ins w:id="1437" w:author="Ewan Carr" w:date="2023-02-28T18:08:00Z"/>
                <w:color w:val="333333"/>
                <w:sz w:val="16"/>
                <w:szCs w:val="16"/>
                <w:rPrChange w:id="1438" w:author="Ewan Carr" w:date="2023-02-28T18:08:00Z">
                  <w:rPr>
                    <w:ins w:id="1439" w:author="Ewan Carr" w:date="2023-02-28T18:08:00Z"/>
                    <w:color w:val="333333"/>
                    <w:sz w:val="27"/>
                    <w:szCs w:val="27"/>
                  </w:rPr>
                </w:rPrChange>
              </w:rPr>
              <w:pPrChange w:id="1440" w:author="Ewan Carr" w:date="2023-02-28T18:08:00Z">
                <w:pPr>
                  <w:spacing w:before="150" w:after="150"/>
                  <w:ind w:left="150" w:right="150"/>
                  <w:jc w:val="center"/>
                </w:pPr>
              </w:pPrChange>
            </w:pPr>
            <w:ins w:id="1441" w:author="Ewan Carr" w:date="2023-02-28T18:08:00Z">
              <w:r w:rsidRPr="009D249B">
                <w:rPr>
                  <w:color w:val="333333"/>
                  <w:sz w:val="16"/>
                  <w:szCs w:val="16"/>
                  <w:rPrChange w:id="1442" w:author="Ewan Carr" w:date="2023-02-28T18:08:00Z">
                    <w:rPr>
                      <w:color w:val="333333"/>
                      <w:sz w:val="27"/>
                      <w:szCs w:val="27"/>
                    </w:rPr>
                  </w:rPrChange>
                </w:rPr>
                <w:t>0·5 [0.2, 0.9]</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443"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00F1505" w14:textId="77777777" w:rsidR="009D249B" w:rsidRPr="009D249B" w:rsidRDefault="009D249B">
            <w:pPr>
              <w:ind w:left="150" w:right="150"/>
              <w:jc w:val="center"/>
              <w:rPr>
                <w:ins w:id="1444" w:author="Ewan Carr" w:date="2023-02-28T18:08:00Z"/>
                <w:color w:val="333333"/>
                <w:sz w:val="16"/>
                <w:szCs w:val="16"/>
                <w:rPrChange w:id="1445" w:author="Ewan Carr" w:date="2023-02-28T18:08:00Z">
                  <w:rPr>
                    <w:ins w:id="1446" w:author="Ewan Carr" w:date="2023-02-28T18:08:00Z"/>
                    <w:color w:val="333333"/>
                    <w:sz w:val="27"/>
                    <w:szCs w:val="27"/>
                  </w:rPr>
                </w:rPrChange>
              </w:rPr>
              <w:pPrChange w:id="1447" w:author="Ewan Carr" w:date="2023-02-28T18:08:00Z">
                <w:pPr>
                  <w:spacing w:before="150" w:after="150"/>
                  <w:ind w:left="150" w:right="150"/>
                  <w:jc w:val="center"/>
                </w:pPr>
              </w:pPrChange>
            </w:pPr>
            <w:ins w:id="1448" w:author="Ewan Carr" w:date="2023-02-28T18:08:00Z">
              <w:r w:rsidRPr="009D249B">
                <w:rPr>
                  <w:color w:val="333333"/>
                  <w:sz w:val="16"/>
                  <w:szCs w:val="16"/>
                  <w:rPrChange w:id="1449" w:author="Ewan Carr" w:date="2023-02-28T18:08:00Z">
                    <w:rPr>
                      <w:color w:val="333333"/>
                      <w:sz w:val="27"/>
                      <w:szCs w:val="27"/>
                    </w:rPr>
                  </w:rPrChange>
                </w:rPr>
                <w:t>0·4 [0.1, 0.8]</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450"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6DA63662" w14:textId="77777777" w:rsidR="009D249B" w:rsidRPr="009D249B" w:rsidRDefault="009D249B">
            <w:pPr>
              <w:ind w:left="150" w:right="150"/>
              <w:jc w:val="center"/>
              <w:rPr>
                <w:ins w:id="1451" w:author="Ewan Carr" w:date="2023-02-28T18:08:00Z"/>
                <w:color w:val="333333"/>
                <w:sz w:val="16"/>
                <w:szCs w:val="16"/>
                <w:rPrChange w:id="1452" w:author="Ewan Carr" w:date="2023-02-28T18:08:00Z">
                  <w:rPr>
                    <w:ins w:id="1453" w:author="Ewan Carr" w:date="2023-02-28T18:08:00Z"/>
                    <w:color w:val="333333"/>
                    <w:sz w:val="27"/>
                    <w:szCs w:val="27"/>
                  </w:rPr>
                </w:rPrChange>
              </w:rPr>
              <w:pPrChange w:id="1454" w:author="Ewan Carr" w:date="2023-02-28T18:08:00Z">
                <w:pPr>
                  <w:spacing w:before="150" w:after="150"/>
                  <w:ind w:left="150" w:right="150"/>
                  <w:jc w:val="center"/>
                </w:pPr>
              </w:pPrChange>
            </w:pPr>
            <w:ins w:id="1455" w:author="Ewan Carr" w:date="2023-02-28T18:08:00Z">
              <w:r w:rsidRPr="009D249B">
                <w:rPr>
                  <w:color w:val="333333"/>
                  <w:sz w:val="16"/>
                  <w:szCs w:val="16"/>
                  <w:rPrChange w:id="1456" w:author="Ewan Carr" w:date="2023-02-28T18:08:00Z">
                    <w:rPr>
                      <w:color w:val="333333"/>
                      <w:sz w:val="27"/>
                      <w:szCs w:val="27"/>
                    </w:rPr>
                  </w:rPrChange>
                </w:rPr>
                <w:t>0·4 [0.1, 0.7]</w:t>
              </w:r>
            </w:ins>
          </w:p>
        </w:tc>
      </w:tr>
      <w:tr w:rsidR="009D249B" w:rsidRPr="009D249B" w14:paraId="72959779" w14:textId="77777777" w:rsidTr="009D249B">
        <w:trPr>
          <w:trHeight w:val="20"/>
          <w:ins w:id="1457" w:author="Ewan Carr" w:date="2023-02-28T18:08:00Z"/>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458"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24510F17" w14:textId="77777777" w:rsidR="009D249B" w:rsidRPr="009D249B" w:rsidRDefault="009D249B">
            <w:pPr>
              <w:ind w:left="150" w:right="150"/>
              <w:rPr>
                <w:ins w:id="1459" w:author="Ewan Carr" w:date="2023-02-28T18:08:00Z"/>
                <w:color w:val="333333"/>
                <w:sz w:val="16"/>
                <w:szCs w:val="16"/>
                <w:rPrChange w:id="1460" w:author="Ewan Carr" w:date="2023-02-28T18:08:00Z">
                  <w:rPr>
                    <w:ins w:id="1461" w:author="Ewan Carr" w:date="2023-02-28T18:08:00Z"/>
                    <w:color w:val="333333"/>
                    <w:sz w:val="27"/>
                    <w:szCs w:val="27"/>
                  </w:rPr>
                </w:rPrChange>
              </w:rPr>
              <w:pPrChange w:id="1462" w:author="Ewan Carr" w:date="2023-02-28T18:08:00Z">
                <w:pPr>
                  <w:spacing w:before="150" w:after="150"/>
                  <w:ind w:left="150" w:right="150"/>
                </w:pPr>
              </w:pPrChange>
            </w:pPr>
            <w:ins w:id="1463" w:author="Ewan Carr" w:date="2023-02-28T18:08:00Z">
              <w:r w:rsidRPr="009D249B">
                <w:rPr>
                  <w:color w:val="333333"/>
                  <w:sz w:val="16"/>
                  <w:szCs w:val="16"/>
                  <w:rPrChange w:id="1464" w:author="Ewan Carr" w:date="2023-02-28T18:08:00Z">
                    <w:rPr>
                      <w:color w:val="333333"/>
                      <w:sz w:val="27"/>
                      <w:szCs w:val="27"/>
                    </w:rPr>
                  </w:rPrChange>
                </w:rPr>
                <w:t>Δ Sleep midpoint, variance</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465"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4BCA532" w14:textId="77777777" w:rsidR="009D249B" w:rsidRPr="009D249B" w:rsidRDefault="009D249B">
            <w:pPr>
              <w:ind w:left="150" w:right="150"/>
              <w:jc w:val="center"/>
              <w:rPr>
                <w:ins w:id="1466" w:author="Ewan Carr" w:date="2023-02-28T18:08:00Z"/>
                <w:color w:val="333333"/>
                <w:sz w:val="16"/>
                <w:szCs w:val="16"/>
                <w:rPrChange w:id="1467" w:author="Ewan Carr" w:date="2023-02-28T18:08:00Z">
                  <w:rPr>
                    <w:ins w:id="1468" w:author="Ewan Carr" w:date="2023-02-28T18:08:00Z"/>
                    <w:color w:val="333333"/>
                    <w:sz w:val="27"/>
                    <w:szCs w:val="27"/>
                  </w:rPr>
                </w:rPrChange>
              </w:rPr>
              <w:pPrChange w:id="1469" w:author="Ewan Carr" w:date="2023-02-28T18:08:00Z">
                <w:pPr>
                  <w:spacing w:before="150" w:after="150"/>
                  <w:ind w:left="150" w:right="150"/>
                  <w:jc w:val="center"/>
                </w:pPr>
              </w:pPrChange>
            </w:pPr>
            <w:ins w:id="1470" w:author="Ewan Carr" w:date="2023-02-28T18:08:00Z">
              <w:r w:rsidRPr="009D249B">
                <w:rPr>
                  <w:color w:val="333333"/>
                  <w:sz w:val="16"/>
                  <w:szCs w:val="16"/>
                  <w:rPrChange w:id="1471" w:author="Ewan Carr" w:date="2023-02-28T18:08:00Z">
                    <w:rPr>
                      <w:color w:val="333333"/>
                      <w:sz w:val="27"/>
                      <w:szCs w:val="27"/>
                    </w:rPr>
                  </w:rPrChange>
                </w:rPr>
                <w:t>0·2 [-0.2, 0.5]</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472"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641A3FB6" w14:textId="77777777" w:rsidR="009D249B" w:rsidRPr="009D249B" w:rsidRDefault="009D249B">
            <w:pPr>
              <w:ind w:left="150" w:right="150"/>
              <w:jc w:val="center"/>
              <w:rPr>
                <w:ins w:id="1473" w:author="Ewan Carr" w:date="2023-02-28T18:08:00Z"/>
                <w:color w:val="333333"/>
                <w:sz w:val="16"/>
                <w:szCs w:val="16"/>
                <w:rPrChange w:id="1474" w:author="Ewan Carr" w:date="2023-02-28T18:08:00Z">
                  <w:rPr>
                    <w:ins w:id="1475" w:author="Ewan Carr" w:date="2023-02-28T18:08:00Z"/>
                    <w:color w:val="333333"/>
                    <w:sz w:val="27"/>
                    <w:szCs w:val="27"/>
                  </w:rPr>
                </w:rPrChange>
              </w:rPr>
              <w:pPrChange w:id="1476" w:author="Ewan Carr" w:date="2023-02-28T18:08:00Z">
                <w:pPr>
                  <w:spacing w:before="150" w:after="150"/>
                  <w:ind w:left="150" w:right="150"/>
                  <w:jc w:val="center"/>
                </w:pPr>
              </w:pPrChange>
            </w:pPr>
            <w:ins w:id="1477" w:author="Ewan Carr" w:date="2023-02-28T18:08:00Z">
              <w:r w:rsidRPr="009D249B">
                <w:rPr>
                  <w:color w:val="333333"/>
                  <w:sz w:val="16"/>
                  <w:szCs w:val="16"/>
                  <w:rPrChange w:id="1478" w:author="Ewan Carr" w:date="2023-02-28T18:08:00Z">
                    <w:rPr>
                      <w:color w:val="333333"/>
                      <w:sz w:val="27"/>
                      <w:szCs w:val="27"/>
                    </w:rPr>
                  </w:rPrChange>
                </w:rPr>
                <w:t>0·1 [-0.3, 0.5]</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479"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5E0B0D12" w14:textId="77777777" w:rsidR="009D249B" w:rsidRPr="009D249B" w:rsidRDefault="009D249B">
            <w:pPr>
              <w:ind w:left="150" w:right="150"/>
              <w:jc w:val="center"/>
              <w:rPr>
                <w:ins w:id="1480" w:author="Ewan Carr" w:date="2023-02-28T18:08:00Z"/>
                <w:color w:val="333333"/>
                <w:sz w:val="16"/>
                <w:szCs w:val="16"/>
                <w:rPrChange w:id="1481" w:author="Ewan Carr" w:date="2023-02-28T18:08:00Z">
                  <w:rPr>
                    <w:ins w:id="1482" w:author="Ewan Carr" w:date="2023-02-28T18:08:00Z"/>
                    <w:color w:val="333333"/>
                    <w:sz w:val="27"/>
                    <w:szCs w:val="27"/>
                  </w:rPr>
                </w:rPrChange>
              </w:rPr>
              <w:pPrChange w:id="1483" w:author="Ewan Carr" w:date="2023-02-28T18:08:00Z">
                <w:pPr>
                  <w:spacing w:before="150" w:after="150"/>
                  <w:ind w:left="150" w:right="150"/>
                  <w:jc w:val="center"/>
                </w:pPr>
              </w:pPrChange>
            </w:pPr>
            <w:ins w:id="1484" w:author="Ewan Carr" w:date="2023-02-28T18:08:00Z">
              <w:r w:rsidRPr="009D249B">
                <w:rPr>
                  <w:color w:val="333333"/>
                  <w:sz w:val="16"/>
                  <w:szCs w:val="16"/>
                  <w:rPrChange w:id="1485" w:author="Ewan Carr" w:date="2023-02-28T18:08:00Z">
                    <w:rPr>
                      <w:color w:val="333333"/>
                      <w:sz w:val="27"/>
                      <w:szCs w:val="27"/>
                    </w:rPr>
                  </w:rPrChange>
                </w:rPr>
                <w:t>0·2 [-0.2, 0.5]</w:t>
              </w:r>
            </w:ins>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Change w:id="1486" w:author="Ewan Carr" w:date="2023-02-28T18:08:00Z">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tcPrChange>
          </w:tcPr>
          <w:p w14:paraId="69015137" w14:textId="77777777" w:rsidR="009D249B" w:rsidRPr="009D249B" w:rsidRDefault="009D249B">
            <w:pPr>
              <w:ind w:left="150" w:right="150"/>
              <w:jc w:val="center"/>
              <w:rPr>
                <w:ins w:id="1487" w:author="Ewan Carr" w:date="2023-02-28T18:08:00Z"/>
                <w:color w:val="333333"/>
                <w:sz w:val="16"/>
                <w:szCs w:val="16"/>
                <w:rPrChange w:id="1488" w:author="Ewan Carr" w:date="2023-02-28T18:08:00Z">
                  <w:rPr>
                    <w:ins w:id="1489" w:author="Ewan Carr" w:date="2023-02-28T18:08:00Z"/>
                    <w:color w:val="333333"/>
                    <w:sz w:val="27"/>
                    <w:szCs w:val="27"/>
                  </w:rPr>
                </w:rPrChange>
              </w:rPr>
              <w:pPrChange w:id="1490" w:author="Ewan Carr" w:date="2023-02-28T18:08:00Z">
                <w:pPr>
                  <w:spacing w:before="150" w:after="150"/>
                  <w:ind w:left="150" w:right="150"/>
                  <w:jc w:val="center"/>
                </w:pPr>
              </w:pPrChange>
            </w:pPr>
            <w:ins w:id="1491" w:author="Ewan Carr" w:date="2023-02-28T18:08:00Z">
              <w:r w:rsidRPr="009D249B">
                <w:rPr>
                  <w:color w:val="333333"/>
                  <w:sz w:val="16"/>
                  <w:szCs w:val="16"/>
                  <w:rPrChange w:id="1492" w:author="Ewan Carr" w:date="2023-02-28T18:08:00Z">
                    <w:rPr>
                      <w:color w:val="333333"/>
                      <w:sz w:val="27"/>
                      <w:szCs w:val="27"/>
                    </w:rPr>
                  </w:rPrChange>
                </w:rPr>
                <w:t>0·2 [-0.2, 0.5]</w:t>
              </w:r>
            </w:ins>
          </w:p>
        </w:tc>
      </w:tr>
    </w:tbl>
    <w:p w14:paraId="1DE07B36" w14:textId="77777777" w:rsidR="009D249B" w:rsidRPr="001F2132" w:rsidRDefault="009D249B"/>
    <w:p w14:paraId="028C44F7" w14:textId="77777777" w:rsidR="007D641C" w:rsidRDefault="007D641C">
      <w:pPr>
        <w:spacing w:before="240" w:after="120" w:line="276" w:lineRule="auto"/>
        <w:rPr>
          <w:ins w:id="1493" w:author="Ewan Carr" w:date="2023-02-28T18:13:00Z"/>
          <w:b/>
        </w:rPr>
      </w:pPr>
      <w:ins w:id="1494" w:author="Ewan Carr" w:date="2023-02-28T18:13:00Z">
        <w:r>
          <w:rPr>
            <w:b/>
          </w:rPr>
          <w:br w:type="page"/>
        </w:r>
      </w:ins>
    </w:p>
    <w:p w14:paraId="5C04A4BC" w14:textId="13EDB5D1" w:rsidR="00FF15A4" w:rsidRDefault="00FF15A4" w:rsidP="00146C7A">
      <w:pPr>
        <w:keepNext/>
        <w:rPr>
          <w:ins w:id="1495" w:author="Ewan Carr" w:date="2023-02-28T18:19:00Z"/>
          <w:b/>
        </w:rPr>
      </w:pPr>
      <w:ins w:id="1496" w:author="Ewan Carr" w:date="2023-02-28T18:19:00Z">
        <w:r>
          <w:rPr>
            <w:b/>
          </w:rPr>
          <w:lastRenderedPageBreak/>
          <w:t xml:space="preserve">Supplementary </w:t>
        </w:r>
      </w:ins>
    </w:p>
    <w:p w14:paraId="0BE6E311" w14:textId="24DD61FB" w:rsidR="00D17F57" w:rsidRPr="001F2132" w:rsidDel="00146C7A" w:rsidRDefault="007F05F8">
      <w:pPr>
        <w:keepNext/>
        <w:rPr>
          <w:del w:id="1497" w:author="Ewan Carr" w:date="2023-02-28T18:14:00Z"/>
        </w:rPr>
      </w:pPr>
      <w:r w:rsidRPr="001F2132">
        <w:rPr>
          <w:b/>
        </w:rPr>
        <w:t xml:space="preserve">Supplementary Figure </w:t>
      </w:r>
      <w:r w:rsidR="00CD227A" w:rsidRPr="001F2132">
        <w:rPr>
          <w:b/>
        </w:rPr>
        <w:t>2.</w:t>
      </w:r>
      <w:r w:rsidRPr="001F2132">
        <w:rPr>
          <w:b/>
        </w:rPr>
        <w:t>1.</w:t>
      </w:r>
      <w:r w:rsidRPr="001F2132">
        <w:t xml:space="preserve"> </w:t>
      </w:r>
      <w:ins w:id="1498" w:author="Ewan Carr" w:date="2023-02-28T18:08:00Z">
        <w:r w:rsidR="00FA3261">
          <w:t>Distribution of sleep</w:t>
        </w:r>
      </w:ins>
      <w:del w:id="1499" w:author="Ewan Carr" w:date="2023-02-28T18:08:00Z">
        <w:r w:rsidRPr="001F2132" w:rsidDel="00FA3261">
          <w:delText>Sleep</w:delText>
        </w:r>
      </w:del>
      <w:r w:rsidRPr="001F2132">
        <w:t xml:space="preserve"> </w:t>
      </w:r>
      <w:del w:id="1500" w:author="Ewan Carr" w:date="2023-02-28T18:08:00Z">
        <w:r w:rsidRPr="001F2132" w:rsidDel="00FA3261">
          <w:delText>measures</w:delText>
        </w:r>
      </w:del>
      <w:ins w:id="1501" w:author="Ewan Carr" w:date="2023-02-28T18:08:00Z">
        <w:r w:rsidR="00FA3261">
          <w:t>features</w:t>
        </w:r>
      </w:ins>
      <w:del w:id="1502" w:author="Ewan Carr" w:date="2023-02-28T18:08:00Z">
        <w:r w:rsidRPr="001F2132" w:rsidDel="00FA3261">
          <w:delText>, original scales</w:delText>
        </w:r>
      </w:del>
    </w:p>
    <w:p w14:paraId="6DCAC71B" w14:textId="77777777" w:rsidR="007D641C" w:rsidRDefault="007D641C">
      <w:pPr>
        <w:keepNext/>
        <w:rPr>
          <w:ins w:id="1503" w:author="Ewan Carr" w:date="2023-02-28T18:14:00Z"/>
        </w:rPr>
        <w:pPrChange w:id="1504" w:author="Ewan Carr" w:date="2023-02-28T18:14:00Z">
          <w:pPr>
            <w:spacing w:before="240" w:after="120" w:line="276" w:lineRule="auto"/>
          </w:pPr>
        </w:pPrChange>
      </w:pPr>
    </w:p>
    <w:p w14:paraId="744B6200" w14:textId="232CD7FE" w:rsidR="007D641C" w:rsidRDefault="00F62AB8">
      <w:pPr>
        <w:spacing w:before="240" w:after="120" w:line="276" w:lineRule="auto"/>
        <w:rPr>
          <w:ins w:id="1505" w:author="Ewan Carr" w:date="2023-02-28T18:13:00Z"/>
        </w:rPr>
      </w:pPr>
      <w:ins w:id="1506" w:author="Ewan Carr" w:date="2023-02-28T18:18:00Z">
        <w:r>
          <w:rPr>
            <w:noProof/>
          </w:rPr>
          <w:drawing>
            <wp:inline distT="0" distB="0" distL="0" distR="0" wp14:anchorId="0A66ECB0" wp14:editId="66CE511B">
              <wp:extent cx="5943600" cy="7641590"/>
              <wp:effectExtent l="0" t="0" r="0" b="3810"/>
              <wp:docPr id="17" name="Picture 1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inline>
          </w:drawing>
        </w:r>
      </w:ins>
      <w:ins w:id="1507" w:author="Ewan Carr" w:date="2023-02-28T18:13:00Z">
        <w:r w:rsidR="007D641C">
          <w:br w:type="page"/>
        </w:r>
      </w:ins>
    </w:p>
    <w:p w14:paraId="33A1CD6E" w14:textId="2F94A359" w:rsidR="00D17F57" w:rsidRPr="001F2132" w:rsidDel="006C0069" w:rsidRDefault="007F05F8">
      <w:pPr>
        <w:rPr>
          <w:del w:id="1508" w:author="Ewan Carr" w:date="2023-02-28T18:16:00Z"/>
        </w:rPr>
      </w:pPr>
      <w:del w:id="1509" w:author="Ewan Carr" w:date="2023-02-28T18:13:00Z">
        <w:r w:rsidRPr="001F2132" w:rsidDel="007D641C">
          <w:rPr>
            <w:noProof/>
          </w:rPr>
          <w:lastRenderedPageBreak/>
          <w:drawing>
            <wp:inline distT="114300" distB="114300" distL="114300" distR="114300" wp14:anchorId="15543FF5" wp14:editId="53B66833">
              <wp:extent cx="5537555" cy="7705259"/>
              <wp:effectExtent l="0" t="0" r="0" b="381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543393" cy="7713383"/>
                      </a:xfrm>
                      <a:prstGeom prst="rect">
                        <a:avLst/>
                      </a:prstGeom>
                      <a:ln/>
                    </pic:spPr>
                  </pic:pic>
                </a:graphicData>
              </a:graphic>
            </wp:inline>
          </w:drawing>
        </w:r>
      </w:del>
    </w:p>
    <w:p w14:paraId="6152CF06" w14:textId="7DD56065" w:rsidR="00D17F57" w:rsidRDefault="007F05F8">
      <w:pPr>
        <w:rPr>
          <w:ins w:id="1510" w:author="Ewan Carr" w:date="2023-02-28T18:09:00Z"/>
        </w:rPr>
      </w:pPr>
      <w:r w:rsidRPr="001F2132">
        <w:rPr>
          <w:b/>
        </w:rPr>
        <w:t xml:space="preserve">Supplementary Figure </w:t>
      </w:r>
      <w:r w:rsidR="00CD227A" w:rsidRPr="001F2132">
        <w:rPr>
          <w:b/>
        </w:rPr>
        <w:t>2.</w:t>
      </w:r>
      <w:r w:rsidRPr="001F2132">
        <w:rPr>
          <w:b/>
        </w:rPr>
        <w:t>2.</w:t>
      </w:r>
      <w:r w:rsidRPr="001F2132">
        <w:t xml:space="preserve"> </w:t>
      </w:r>
      <w:ins w:id="1511" w:author="Ewan Carr" w:date="2023-02-28T18:09:00Z">
        <w:r w:rsidR="00940189">
          <w:t>Distribution of s</w:t>
        </w:r>
      </w:ins>
      <w:del w:id="1512" w:author="Ewan Carr" w:date="2023-02-28T18:09:00Z">
        <w:r w:rsidRPr="001F2132" w:rsidDel="00940189">
          <w:delText>S</w:delText>
        </w:r>
      </w:del>
      <w:r w:rsidRPr="001F2132">
        <w:t>leep measures</w:t>
      </w:r>
      <w:ins w:id="1513" w:author="Ewan Carr" w:date="2023-02-28T18:09:00Z">
        <w:r w:rsidR="00940189">
          <w:t xml:space="preserve"> after transformation and </w:t>
        </w:r>
      </w:ins>
      <w:del w:id="1514" w:author="Ewan Carr" w:date="2023-02-28T18:09:00Z">
        <w:r w:rsidRPr="001F2132" w:rsidDel="00940189">
          <w:delText xml:space="preserve">, transformed and </w:delText>
        </w:r>
      </w:del>
      <w:r w:rsidRPr="001F2132">
        <w:t>scal</w:t>
      </w:r>
      <w:ins w:id="1515" w:author="Ewan Carr" w:date="2023-02-28T18:09:00Z">
        <w:r w:rsidR="00940189">
          <w:t>ing</w:t>
        </w:r>
      </w:ins>
      <w:del w:id="1516" w:author="Ewan Carr" w:date="2023-02-28T18:09:00Z">
        <w:r w:rsidRPr="001F2132" w:rsidDel="00940189">
          <w:delText>ed</w:delText>
        </w:r>
      </w:del>
    </w:p>
    <w:p w14:paraId="7DE0079C" w14:textId="77777777" w:rsidR="00786F2A" w:rsidRPr="001F2132" w:rsidRDefault="00786F2A"/>
    <w:p w14:paraId="40DCFFC2" w14:textId="2A769686" w:rsidR="00D17F57" w:rsidRPr="001F2132" w:rsidRDefault="007F05F8">
      <w:del w:id="1517" w:author="Ewan Carr" w:date="2023-02-28T18:16:00Z">
        <w:r w:rsidRPr="001F2132" w:rsidDel="006C0069">
          <w:rPr>
            <w:noProof/>
          </w:rPr>
          <w:drawing>
            <wp:inline distT="114300" distB="114300" distL="114300" distR="114300" wp14:anchorId="4700DC21" wp14:editId="496EA016">
              <wp:extent cx="5611091" cy="7481454"/>
              <wp:effectExtent l="0" t="0" r="254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659484" cy="7545978"/>
                      </a:xfrm>
                      <a:prstGeom prst="rect">
                        <a:avLst/>
                      </a:prstGeom>
                      <a:ln/>
                    </pic:spPr>
                  </pic:pic>
                </a:graphicData>
              </a:graphic>
            </wp:inline>
          </w:drawing>
        </w:r>
      </w:del>
      <w:ins w:id="1518" w:author="Ewan Carr" w:date="2023-02-28T18:19:00Z">
        <w:r w:rsidR="00F62AB8">
          <w:rPr>
            <w:noProof/>
          </w:rPr>
          <w:drawing>
            <wp:inline distT="0" distB="0" distL="0" distR="0" wp14:anchorId="22796A6C" wp14:editId="61595D87">
              <wp:extent cx="5943600" cy="7641590"/>
              <wp:effectExtent l="0" t="0" r="0" b="3810"/>
              <wp:docPr id="18" name="Picture 1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arrow&#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inline>
          </w:drawing>
        </w:r>
      </w:ins>
    </w:p>
    <w:sectPr w:rsidR="00D17F57" w:rsidRPr="001F2132">
      <w:headerReference w:type="default" r:id="rId2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6" w:author="Ewan Carr" w:date="2023-02-28T18:19:00Z" w:initials="EC">
    <w:p w14:paraId="01EF8D53" w14:textId="2D788897" w:rsidR="00FF15A4" w:rsidRDefault="00FF15A4">
      <w:pPr>
        <w:pStyle w:val="CommentText"/>
      </w:pPr>
      <w:r>
        <w:rPr>
          <w:rStyle w:val="CommentReference"/>
        </w:rPr>
        <w:annotationRef/>
      </w:r>
      <w:r>
        <w:t>This title is a bit awkward.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EF8D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8C445" w16cex:dateUtc="2023-02-28T18: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EF8D53" w16cid:durableId="27A8C4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843A0" w14:textId="77777777" w:rsidR="00F12F0D" w:rsidRDefault="00F12F0D">
      <w:r>
        <w:separator/>
      </w:r>
    </w:p>
  </w:endnote>
  <w:endnote w:type="continuationSeparator" w:id="0">
    <w:p w14:paraId="6A58325B" w14:textId="77777777" w:rsidR="00F12F0D" w:rsidRDefault="00F12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951E2" w14:textId="77777777" w:rsidR="00F12F0D" w:rsidRDefault="00F12F0D">
      <w:r>
        <w:separator/>
      </w:r>
    </w:p>
  </w:footnote>
  <w:footnote w:type="continuationSeparator" w:id="0">
    <w:p w14:paraId="7AEB9459" w14:textId="77777777" w:rsidR="00F12F0D" w:rsidRDefault="00F12F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32ABA" w14:textId="77777777" w:rsidR="00D17F57" w:rsidRDefault="00D17F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989"/>
    <w:multiLevelType w:val="hybridMultilevel"/>
    <w:tmpl w:val="D326D14C"/>
    <w:lvl w:ilvl="0" w:tplc="E430BA38">
      <w:numFmt w:val="decimal"/>
      <w:lvlText w:val="%1."/>
      <w:lvlJc w:val="left"/>
      <w:pPr>
        <w:ind w:left="720" w:hanging="360"/>
      </w:pPr>
      <w:rPr>
        <w:rFonts w:hint="default"/>
        <w:b/>
        <w:i w:val="0"/>
        <w:sz w:val="22"/>
        <w:szCs w:val="22"/>
      </w:rPr>
    </w:lvl>
    <w:lvl w:ilvl="1" w:tplc="E430BA38">
      <w:numFmt w:val="decimal"/>
      <w:lvlText w:val="%2."/>
      <w:lvlJc w:val="left"/>
      <w:pPr>
        <w:ind w:left="1440" w:hanging="360"/>
      </w:pPr>
      <w:rPr>
        <w:rFonts w:hint="default"/>
        <w:b/>
        <w:i w:val="0"/>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F731A6"/>
    <w:multiLevelType w:val="hybridMultilevel"/>
    <w:tmpl w:val="2676E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F0F"/>
    <w:multiLevelType w:val="multilevel"/>
    <w:tmpl w:val="5E289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3830C6"/>
    <w:multiLevelType w:val="hybridMultilevel"/>
    <w:tmpl w:val="31444912"/>
    <w:lvl w:ilvl="0" w:tplc="AEE868CC">
      <w:numFmt w:val="decimal"/>
      <w:lvlText w:val="%1."/>
      <w:lvlJc w:val="left"/>
      <w:pPr>
        <w:ind w:left="1440" w:hanging="360"/>
      </w:pPr>
      <w:rPr>
        <w:rFonts w:hint="default"/>
        <w:b/>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30710A81"/>
    <w:multiLevelType w:val="multilevel"/>
    <w:tmpl w:val="39E465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1914945"/>
    <w:multiLevelType w:val="hybridMultilevel"/>
    <w:tmpl w:val="F536D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196D7B"/>
    <w:multiLevelType w:val="multilevel"/>
    <w:tmpl w:val="C80AC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486E1A"/>
    <w:multiLevelType w:val="hybridMultilevel"/>
    <w:tmpl w:val="498872A2"/>
    <w:lvl w:ilvl="0" w:tplc="47B425C2">
      <w:start w:val="1"/>
      <w:numFmt w:val="bullet"/>
      <w:lvlText w:val=""/>
      <w:lvlJc w:val="left"/>
      <w:pPr>
        <w:ind w:left="720" w:hanging="360"/>
      </w:pPr>
      <w:rPr>
        <w:rFonts w:ascii="Symbol" w:hAnsi="Symbol"/>
      </w:rPr>
    </w:lvl>
    <w:lvl w:ilvl="1" w:tplc="0940395C">
      <w:start w:val="1"/>
      <w:numFmt w:val="bullet"/>
      <w:lvlText w:val=""/>
      <w:lvlJc w:val="left"/>
      <w:pPr>
        <w:ind w:left="720" w:hanging="360"/>
      </w:pPr>
      <w:rPr>
        <w:rFonts w:ascii="Symbol" w:hAnsi="Symbol"/>
      </w:rPr>
    </w:lvl>
    <w:lvl w:ilvl="2" w:tplc="FA564364">
      <w:start w:val="1"/>
      <w:numFmt w:val="bullet"/>
      <w:lvlText w:val=""/>
      <w:lvlJc w:val="left"/>
      <w:pPr>
        <w:ind w:left="720" w:hanging="360"/>
      </w:pPr>
      <w:rPr>
        <w:rFonts w:ascii="Symbol" w:hAnsi="Symbol"/>
      </w:rPr>
    </w:lvl>
    <w:lvl w:ilvl="3" w:tplc="C3F63D42">
      <w:start w:val="1"/>
      <w:numFmt w:val="bullet"/>
      <w:lvlText w:val=""/>
      <w:lvlJc w:val="left"/>
      <w:pPr>
        <w:ind w:left="720" w:hanging="360"/>
      </w:pPr>
      <w:rPr>
        <w:rFonts w:ascii="Symbol" w:hAnsi="Symbol"/>
      </w:rPr>
    </w:lvl>
    <w:lvl w:ilvl="4" w:tplc="83CA4518">
      <w:start w:val="1"/>
      <w:numFmt w:val="bullet"/>
      <w:lvlText w:val=""/>
      <w:lvlJc w:val="left"/>
      <w:pPr>
        <w:ind w:left="720" w:hanging="360"/>
      </w:pPr>
      <w:rPr>
        <w:rFonts w:ascii="Symbol" w:hAnsi="Symbol"/>
      </w:rPr>
    </w:lvl>
    <w:lvl w:ilvl="5" w:tplc="30C42578">
      <w:start w:val="1"/>
      <w:numFmt w:val="bullet"/>
      <w:lvlText w:val=""/>
      <w:lvlJc w:val="left"/>
      <w:pPr>
        <w:ind w:left="720" w:hanging="360"/>
      </w:pPr>
      <w:rPr>
        <w:rFonts w:ascii="Symbol" w:hAnsi="Symbol"/>
      </w:rPr>
    </w:lvl>
    <w:lvl w:ilvl="6" w:tplc="D0DC0CC8">
      <w:start w:val="1"/>
      <w:numFmt w:val="bullet"/>
      <w:lvlText w:val=""/>
      <w:lvlJc w:val="left"/>
      <w:pPr>
        <w:ind w:left="720" w:hanging="360"/>
      </w:pPr>
      <w:rPr>
        <w:rFonts w:ascii="Symbol" w:hAnsi="Symbol"/>
      </w:rPr>
    </w:lvl>
    <w:lvl w:ilvl="7" w:tplc="AC1C428A">
      <w:start w:val="1"/>
      <w:numFmt w:val="bullet"/>
      <w:lvlText w:val=""/>
      <w:lvlJc w:val="left"/>
      <w:pPr>
        <w:ind w:left="720" w:hanging="360"/>
      </w:pPr>
      <w:rPr>
        <w:rFonts w:ascii="Symbol" w:hAnsi="Symbol"/>
      </w:rPr>
    </w:lvl>
    <w:lvl w:ilvl="8" w:tplc="02282D8E">
      <w:start w:val="1"/>
      <w:numFmt w:val="bullet"/>
      <w:lvlText w:val=""/>
      <w:lvlJc w:val="left"/>
      <w:pPr>
        <w:ind w:left="720" w:hanging="360"/>
      </w:pPr>
      <w:rPr>
        <w:rFonts w:ascii="Symbol" w:hAnsi="Symbol"/>
      </w:rPr>
    </w:lvl>
  </w:abstractNum>
  <w:abstractNum w:abstractNumId="8" w15:restartNumberingAfterBreak="0">
    <w:nsid w:val="40750116"/>
    <w:multiLevelType w:val="hybridMultilevel"/>
    <w:tmpl w:val="E160DAFE"/>
    <w:lvl w:ilvl="0" w:tplc="AEE868CC">
      <w:numFmt w:val="decimal"/>
      <w:lvlText w:val="%1."/>
      <w:lvlJc w:val="left"/>
      <w:pPr>
        <w:ind w:left="1440" w:hanging="360"/>
      </w:pPr>
      <w:rPr>
        <w:rFonts w:hint="default"/>
        <w:b/>
      </w:r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48330197"/>
    <w:multiLevelType w:val="hybridMultilevel"/>
    <w:tmpl w:val="D326D14C"/>
    <w:lvl w:ilvl="0" w:tplc="E430BA38">
      <w:numFmt w:val="decimal"/>
      <w:lvlText w:val="%1."/>
      <w:lvlJc w:val="left"/>
      <w:pPr>
        <w:ind w:left="1494" w:hanging="360"/>
      </w:pPr>
      <w:rPr>
        <w:rFonts w:hint="default"/>
        <w:b/>
        <w:i w:val="0"/>
        <w:sz w:val="22"/>
        <w:szCs w:val="22"/>
      </w:rPr>
    </w:lvl>
    <w:lvl w:ilvl="1" w:tplc="E430BA38">
      <w:numFmt w:val="decimal"/>
      <w:lvlText w:val="%2."/>
      <w:lvlJc w:val="left"/>
      <w:pPr>
        <w:ind w:left="2214" w:hanging="360"/>
      </w:pPr>
      <w:rPr>
        <w:rFonts w:hint="default"/>
        <w:b/>
        <w:i w:val="0"/>
      </w:rPr>
    </w:lvl>
    <w:lvl w:ilvl="2" w:tplc="0809001B">
      <w:start w:val="1"/>
      <w:numFmt w:val="lowerRoman"/>
      <w:lvlText w:val="%3."/>
      <w:lvlJc w:val="right"/>
      <w:pPr>
        <w:ind w:left="2934" w:hanging="180"/>
      </w:pPr>
    </w:lvl>
    <w:lvl w:ilvl="3" w:tplc="0809000F">
      <w:start w:val="1"/>
      <w:numFmt w:val="decimal"/>
      <w:lvlText w:val="%4."/>
      <w:lvlJc w:val="left"/>
      <w:pPr>
        <w:ind w:left="3654" w:hanging="360"/>
      </w:pPr>
    </w:lvl>
    <w:lvl w:ilvl="4" w:tplc="08090019">
      <w:start w:val="1"/>
      <w:numFmt w:val="lowerLetter"/>
      <w:lvlText w:val="%5."/>
      <w:lvlJc w:val="left"/>
      <w:pPr>
        <w:ind w:left="4374" w:hanging="360"/>
      </w:pPr>
    </w:lvl>
    <w:lvl w:ilvl="5" w:tplc="0809001B">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0" w15:restartNumberingAfterBreak="0">
    <w:nsid w:val="48EC5474"/>
    <w:multiLevelType w:val="hybridMultilevel"/>
    <w:tmpl w:val="FCC4AE0E"/>
    <w:lvl w:ilvl="0" w:tplc="B0C291E4">
      <w:start w:val="1"/>
      <w:numFmt w:val="decimal"/>
      <w:lvlText w:val="%1."/>
      <w:lvlJc w:val="left"/>
      <w:pPr>
        <w:ind w:left="720" w:hanging="360"/>
      </w:pPr>
      <w:rPr>
        <w:rFonts w:hint="default"/>
        <w:b w:val="0"/>
        <w:i w:val="0"/>
        <w:sz w:val="22"/>
        <w:szCs w:val="22"/>
      </w:rPr>
    </w:lvl>
    <w:lvl w:ilvl="1" w:tplc="B4D4AF26">
      <w:numFmt w:val="decimal"/>
      <w:lvlText w:val="%2."/>
      <w:lvlJc w:val="left"/>
      <w:pPr>
        <w:ind w:left="1440" w:hanging="360"/>
      </w:pPr>
      <w:rPr>
        <w:rFonts w:hint="default"/>
        <w:b/>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A3098"/>
    <w:multiLevelType w:val="hybridMultilevel"/>
    <w:tmpl w:val="F4585AB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383300"/>
    <w:multiLevelType w:val="hybridMultilevel"/>
    <w:tmpl w:val="31444912"/>
    <w:lvl w:ilvl="0" w:tplc="AEE868CC">
      <w:numFmt w:val="decimal"/>
      <w:lvlText w:val="%1."/>
      <w:lvlJc w:val="left"/>
      <w:pPr>
        <w:ind w:left="1440" w:hanging="360"/>
      </w:pPr>
      <w:rPr>
        <w:rFonts w:hint="default"/>
        <w:b/>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4D7C407E"/>
    <w:multiLevelType w:val="multilevel"/>
    <w:tmpl w:val="C70ED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0DC48EB"/>
    <w:multiLevelType w:val="hybridMultilevel"/>
    <w:tmpl w:val="363AE11C"/>
    <w:lvl w:ilvl="0" w:tplc="808C0AD8">
      <w:start w:val="1"/>
      <w:numFmt w:val="bullet"/>
      <w:lvlText w:val=""/>
      <w:lvlJc w:val="left"/>
      <w:pPr>
        <w:ind w:left="1080" w:hanging="360"/>
      </w:pPr>
      <w:rPr>
        <w:rFonts w:ascii="Symbol" w:hAnsi="Symbol"/>
      </w:rPr>
    </w:lvl>
    <w:lvl w:ilvl="1" w:tplc="863061EC">
      <w:start w:val="1"/>
      <w:numFmt w:val="bullet"/>
      <w:lvlText w:val=""/>
      <w:lvlJc w:val="left"/>
      <w:pPr>
        <w:ind w:left="1080" w:hanging="360"/>
      </w:pPr>
      <w:rPr>
        <w:rFonts w:ascii="Symbol" w:hAnsi="Symbol"/>
      </w:rPr>
    </w:lvl>
    <w:lvl w:ilvl="2" w:tplc="02CCC9C2">
      <w:start w:val="1"/>
      <w:numFmt w:val="bullet"/>
      <w:lvlText w:val=""/>
      <w:lvlJc w:val="left"/>
      <w:pPr>
        <w:ind w:left="1080" w:hanging="360"/>
      </w:pPr>
      <w:rPr>
        <w:rFonts w:ascii="Symbol" w:hAnsi="Symbol"/>
      </w:rPr>
    </w:lvl>
    <w:lvl w:ilvl="3" w:tplc="B8144AE4">
      <w:start w:val="1"/>
      <w:numFmt w:val="bullet"/>
      <w:lvlText w:val=""/>
      <w:lvlJc w:val="left"/>
      <w:pPr>
        <w:ind w:left="1080" w:hanging="360"/>
      </w:pPr>
      <w:rPr>
        <w:rFonts w:ascii="Symbol" w:hAnsi="Symbol"/>
      </w:rPr>
    </w:lvl>
    <w:lvl w:ilvl="4" w:tplc="601EC46A">
      <w:start w:val="1"/>
      <w:numFmt w:val="bullet"/>
      <w:lvlText w:val=""/>
      <w:lvlJc w:val="left"/>
      <w:pPr>
        <w:ind w:left="1080" w:hanging="360"/>
      </w:pPr>
      <w:rPr>
        <w:rFonts w:ascii="Symbol" w:hAnsi="Symbol"/>
      </w:rPr>
    </w:lvl>
    <w:lvl w:ilvl="5" w:tplc="AACA8E50">
      <w:start w:val="1"/>
      <w:numFmt w:val="bullet"/>
      <w:lvlText w:val=""/>
      <w:lvlJc w:val="left"/>
      <w:pPr>
        <w:ind w:left="1080" w:hanging="360"/>
      </w:pPr>
      <w:rPr>
        <w:rFonts w:ascii="Symbol" w:hAnsi="Symbol"/>
      </w:rPr>
    </w:lvl>
    <w:lvl w:ilvl="6" w:tplc="FCA28A04">
      <w:start w:val="1"/>
      <w:numFmt w:val="bullet"/>
      <w:lvlText w:val=""/>
      <w:lvlJc w:val="left"/>
      <w:pPr>
        <w:ind w:left="1080" w:hanging="360"/>
      </w:pPr>
      <w:rPr>
        <w:rFonts w:ascii="Symbol" w:hAnsi="Symbol"/>
      </w:rPr>
    </w:lvl>
    <w:lvl w:ilvl="7" w:tplc="594C3884">
      <w:start w:val="1"/>
      <w:numFmt w:val="bullet"/>
      <w:lvlText w:val=""/>
      <w:lvlJc w:val="left"/>
      <w:pPr>
        <w:ind w:left="1080" w:hanging="360"/>
      </w:pPr>
      <w:rPr>
        <w:rFonts w:ascii="Symbol" w:hAnsi="Symbol"/>
      </w:rPr>
    </w:lvl>
    <w:lvl w:ilvl="8" w:tplc="7966BE2E">
      <w:start w:val="1"/>
      <w:numFmt w:val="bullet"/>
      <w:lvlText w:val=""/>
      <w:lvlJc w:val="left"/>
      <w:pPr>
        <w:ind w:left="1080" w:hanging="360"/>
      </w:pPr>
      <w:rPr>
        <w:rFonts w:ascii="Symbol" w:hAnsi="Symbol"/>
      </w:rPr>
    </w:lvl>
  </w:abstractNum>
  <w:abstractNum w:abstractNumId="15" w15:restartNumberingAfterBreak="0">
    <w:nsid w:val="52320480"/>
    <w:multiLevelType w:val="hybridMultilevel"/>
    <w:tmpl w:val="31444912"/>
    <w:lvl w:ilvl="0" w:tplc="AEE868CC">
      <w:numFmt w:val="decimal"/>
      <w:lvlText w:val="%1."/>
      <w:lvlJc w:val="left"/>
      <w:pPr>
        <w:ind w:left="1440" w:hanging="360"/>
      </w:pPr>
      <w:rPr>
        <w:rFonts w:hint="default"/>
        <w:b/>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55235ADC"/>
    <w:multiLevelType w:val="hybridMultilevel"/>
    <w:tmpl w:val="ED46393C"/>
    <w:lvl w:ilvl="0" w:tplc="0809000F">
      <w:start w:val="1"/>
      <w:numFmt w:val="decimal"/>
      <w:lvlText w:val="%1."/>
      <w:lvlJc w:val="left"/>
      <w:pPr>
        <w:ind w:left="720" w:hanging="360"/>
      </w:pPr>
      <w:rPr>
        <w:rFonts w:hint="default"/>
      </w:rPr>
    </w:lvl>
    <w:lvl w:ilvl="1" w:tplc="B4D4AF26">
      <w:numFmt w:val="decimal"/>
      <w:lvlText w:val="%2."/>
      <w:lvlJc w:val="left"/>
      <w:pPr>
        <w:ind w:left="1440" w:hanging="360"/>
      </w:pPr>
      <w:rPr>
        <w:rFonts w:hint="default"/>
        <w:b/>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81717B"/>
    <w:multiLevelType w:val="hybridMultilevel"/>
    <w:tmpl w:val="428420A0"/>
    <w:lvl w:ilvl="0" w:tplc="9A927E9C">
      <w:start w:val="1"/>
      <w:numFmt w:val="decimal"/>
      <w:lvlText w:val="%1."/>
      <w:lvlJc w:val="left"/>
      <w:pPr>
        <w:ind w:left="720" w:hanging="360"/>
      </w:pPr>
      <w:rPr>
        <w:rFonts w:hint="default"/>
      </w:rPr>
    </w:lvl>
    <w:lvl w:ilvl="1" w:tplc="B4D4AF26">
      <w:numFmt w:val="decimal"/>
      <w:lvlText w:val="%2."/>
      <w:lvlJc w:val="left"/>
      <w:pPr>
        <w:ind w:left="1440" w:hanging="360"/>
      </w:pPr>
      <w:rPr>
        <w:rFonts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BA6877"/>
    <w:multiLevelType w:val="multilevel"/>
    <w:tmpl w:val="C4E2C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461F59"/>
    <w:multiLevelType w:val="hybridMultilevel"/>
    <w:tmpl w:val="9F10D7EE"/>
    <w:lvl w:ilvl="0" w:tplc="62FA8996">
      <w:start w:val="1"/>
      <w:numFmt w:val="bullet"/>
      <w:lvlText w:val=""/>
      <w:lvlJc w:val="left"/>
      <w:pPr>
        <w:ind w:left="1080" w:hanging="360"/>
      </w:pPr>
      <w:rPr>
        <w:rFonts w:ascii="Symbol" w:hAnsi="Symbol"/>
      </w:rPr>
    </w:lvl>
    <w:lvl w:ilvl="1" w:tplc="C166E810">
      <w:start w:val="1"/>
      <w:numFmt w:val="bullet"/>
      <w:lvlText w:val=""/>
      <w:lvlJc w:val="left"/>
      <w:pPr>
        <w:ind w:left="1080" w:hanging="360"/>
      </w:pPr>
      <w:rPr>
        <w:rFonts w:ascii="Symbol" w:hAnsi="Symbol"/>
      </w:rPr>
    </w:lvl>
    <w:lvl w:ilvl="2" w:tplc="3FCCD382">
      <w:start w:val="1"/>
      <w:numFmt w:val="bullet"/>
      <w:lvlText w:val=""/>
      <w:lvlJc w:val="left"/>
      <w:pPr>
        <w:ind w:left="1080" w:hanging="360"/>
      </w:pPr>
      <w:rPr>
        <w:rFonts w:ascii="Symbol" w:hAnsi="Symbol"/>
      </w:rPr>
    </w:lvl>
    <w:lvl w:ilvl="3" w:tplc="D6EE17DA">
      <w:start w:val="1"/>
      <w:numFmt w:val="bullet"/>
      <w:lvlText w:val=""/>
      <w:lvlJc w:val="left"/>
      <w:pPr>
        <w:ind w:left="1080" w:hanging="360"/>
      </w:pPr>
      <w:rPr>
        <w:rFonts w:ascii="Symbol" w:hAnsi="Symbol"/>
      </w:rPr>
    </w:lvl>
    <w:lvl w:ilvl="4" w:tplc="4FE2E1AE">
      <w:start w:val="1"/>
      <w:numFmt w:val="bullet"/>
      <w:lvlText w:val=""/>
      <w:lvlJc w:val="left"/>
      <w:pPr>
        <w:ind w:left="1080" w:hanging="360"/>
      </w:pPr>
      <w:rPr>
        <w:rFonts w:ascii="Symbol" w:hAnsi="Symbol"/>
      </w:rPr>
    </w:lvl>
    <w:lvl w:ilvl="5" w:tplc="887EB29A">
      <w:start w:val="1"/>
      <w:numFmt w:val="bullet"/>
      <w:lvlText w:val=""/>
      <w:lvlJc w:val="left"/>
      <w:pPr>
        <w:ind w:left="1080" w:hanging="360"/>
      </w:pPr>
      <w:rPr>
        <w:rFonts w:ascii="Symbol" w:hAnsi="Symbol"/>
      </w:rPr>
    </w:lvl>
    <w:lvl w:ilvl="6" w:tplc="2AAC64AA">
      <w:start w:val="1"/>
      <w:numFmt w:val="bullet"/>
      <w:lvlText w:val=""/>
      <w:lvlJc w:val="left"/>
      <w:pPr>
        <w:ind w:left="1080" w:hanging="360"/>
      </w:pPr>
      <w:rPr>
        <w:rFonts w:ascii="Symbol" w:hAnsi="Symbol"/>
      </w:rPr>
    </w:lvl>
    <w:lvl w:ilvl="7" w:tplc="619AC0CC">
      <w:start w:val="1"/>
      <w:numFmt w:val="bullet"/>
      <w:lvlText w:val=""/>
      <w:lvlJc w:val="left"/>
      <w:pPr>
        <w:ind w:left="1080" w:hanging="360"/>
      </w:pPr>
      <w:rPr>
        <w:rFonts w:ascii="Symbol" w:hAnsi="Symbol"/>
      </w:rPr>
    </w:lvl>
    <w:lvl w:ilvl="8" w:tplc="F90CC57C">
      <w:start w:val="1"/>
      <w:numFmt w:val="bullet"/>
      <w:lvlText w:val=""/>
      <w:lvlJc w:val="left"/>
      <w:pPr>
        <w:ind w:left="1080" w:hanging="360"/>
      </w:pPr>
      <w:rPr>
        <w:rFonts w:ascii="Symbol" w:hAnsi="Symbol"/>
      </w:rPr>
    </w:lvl>
  </w:abstractNum>
  <w:abstractNum w:abstractNumId="20" w15:restartNumberingAfterBreak="0">
    <w:nsid w:val="5FC8468D"/>
    <w:multiLevelType w:val="hybridMultilevel"/>
    <w:tmpl w:val="3E0A5FA6"/>
    <w:lvl w:ilvl="0" w:tplc="0809000F">
      <w:start w:val="1"/>
      <w:numFmt w:val="decimal"/>
      <w:lvlText w:val="%1."/>
      <w:lvlJc w:val="left"/>
      <w:pPr>
        <w:ind w:left="720" w:hanging="360"/>
      </w:pPr>
      <w:rPr>
        <w:rFonts w:hint="default"/>
      </w:rPr>
    </w:lvl>
    <w:lvl w:ilvl="1" w:tplc="B4D4AF26">
      <w:numFmt w:val="decimal"/>
      <w:lvlText w:val="%2."/>
      <w:lvlJc w:val="left"/>
      <w:pPr>
        <w:ind w:left="1440" w:hanging="360"/>
      </w:pPr>
      <w:rPr>
        <w:rFonts w:hint="default"/>
        <w:b/>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77A0D7A"/>
    <w:multiLevelType w:val="hybridMultilevel"/>
    <w:tmpl w:val="B0AC27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8AB46F3"/>
    <w:multiLevelType w:val="hybridMultilevel"/>
    <w:tmpl w:val="3196C650"/>
    <w:lvl w:ilvl="0" w:tplc="A40621CC">
      <w:start w:val="1"/>
      <w:numFmt w:val="bullet"/>
      <w:lvlText w:val=""/>
      <w:lvlJc w:val="left"/>
      <w:pPr>
        <w:ind w:left="1080" w:hanging="360"/>
      </w:pPr>
      <w:rPr>
        <w:rFonts w:ascii="Symbol" w:hAnsi="Symbol"/>
      </w:rPr>
    </w:lvl>
    <w:lvl w:ilvl="1" w:tplc="CFC45180">
      <w:start w:val="1"/>
      <w:numFmt w:val="bullet"/>
      <w:lvlText w:val=""/>
      <w:lvlJc w:val="left"/>
      <w:pPr>
        <w:ind w:left="1080" w:hanging="360"/>
      </w:pPr>
      <w:rPr>
        <w:rFonts w:ascii="Symbol" w:hAnsi="Symbol"/>
      </w:rPr>
    </w:lvl>
    <w:lvl w:ilvl="2" w:tplc="1B02825E">
      <w:start w:val="1"/>
      <w:numFmt w:val="bullet"/>
      <w:lvlText w:val=""/>
      <w:lvlJc w:val="left"/>
      <w:pPr>
        <w:ind w:left="1080" w:hanging="360"/>
      </w:pPr>
      <w:rPr>
        <w:rFonts w:ascii="Symbol" w:hAnsi="Symbol"/>
      </w:rPr>
    </w:lvl>
    <w:lvl w:ilvl="3" w:tplc="D83E8184">
      <w:start w:val="1"/>
      <w:numFmt w:val="bullet"/>
      <w:lvlText w:val=""/>
      <w:lvlJc w:val="left"/>
      <w:pPr>
        <w:ind w:left="1080" w:hanging="360"/>
      </w:pPr>
      <w:rPr>
        <w:rFonts w:ascii="Symbol" w:hAnsi="Symbol"/>
      </w:rPr>
    </w:lvl>
    <w:lvl w:ilvl="4" w:tplc="24E6E328">
      <w:start w:val="1"/>
      <w:numFmt w:val="bullet"/>
      <w:lvlText w:val=""/>
      <w:lvlJc w:val="left"/>
      <w:pPr>
        <w:ind w:left="1080" w:hanging="360"/>
      </w:pPr>
      <w:rPr>
        <w:rFonts w:ascii="Symbol" w:hAnsi="Symbol"/>
      </w:rPr>
    </w:lvl>
    <w:lvl w:ilvl="5" w:tplc="0BA4EFD0">
      <w:start w:val="1"/>
      <w:numFmt w:val="bullet"/>
      <w:lvlText w:val=""/>
      <w:lvlJc w:val="left"/>
      <w:pPr>
        <w:ind w:left="1080" w:hanging="360"/>
      </w:pPr>
      <w:rPr>
        <w:rFonts w:ascii="Symbol" w:hAnsi="Symbol"/>
      </w:rPr>
    </w:lvl>
    <w:lvl w:ilvl="6" w:tplc="92BEF194">
      <w:start w:val="1"/>
      <w:numFmt w:val="bullet"/>
      <w:lvlText w:val=""/>
      <w:lvlJc w:val="left"/>
      <w:pPr>
        <w:ind w:left="1080" w:hanging="360"/>
      </w:pPr>
      <w:rPr>
        <w:rFonts w:ascii="Symbol" w:hAnsi="Symbol"/>
      </w:rPr>
    </w:lvl>
    <w:lvl w:ilvl="7" w:tplc="533C9CB4">
      <w:start w:val="1"/>
      <w:numFmt w:val="bullet"/>
      <w:lvlText w:val=""/>
      <w:lvlJc w:val="left"/>
      <w:pPr>
        <w:ind w:left="1080" w:hanging="360"/>
      </w:pPr>
      <w:rPr>
        <w:rFonts w:ascii="Symbol" w:hAnsi="Symbol"/>
      </w:rPr>
    </w:lvl>
    <w:lvl w:ilvl="8" w:tplc="3B78BF02">
      <w:start w:val="1"/>
      <w:numFmt w:val="bullet"/>
      <w:lvlText w:val=""/>
      <w:lvlJc w:val="left"/>
      <w:pPr>
        <w:ind w:left="1080" w:hanging="360"/>
      </w:pPr>
      <w:rPr>
        <w:rFonts w:ascii="Symbol" w:hAnsi="Symbol"/>
      </w:rPr>
    </w:lvl>
  </w:abstractNum>
  <w:abstractNum w:abstractNumId="23" w15:restartNumberingAfterBreak="0">
    <w:nsid w:val="6AF04446"/>
    <w:multiLevelType w:val="hybridMultilevel"/>
    <w:tmpl w:val="5C0230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F653B5C"/>
    <w:multiLevelType w:val="hybridMultilevel"/>
    <w:tmpl w:val="C034248E"/>
    <w:lvl w:ilvl="0" w:tplc="C11E1C94">
      <w:start w:val="3"/>
      <w:numFmt w:val="decimal"/>
      <w:lvlText w:val="%1."/>
      <w:lvlJc w:val="left"/>
      <w:pPr>
        <w:ind w:left="1494" w:hanging="360"/>
      </w:pPr>
      <w:rPr>
        <w:rFonts w:hint="default"/>
        <w:b/>
        <w:i w:val="0"/>
        <w:sz w:val="22"/>
        <w:szCs w:val="22"/>
      </w:rPr>
    </w:lvl>
    <w:lvl w:ilvl="1" w:tplc="800A636C">
      <w:numFmt w:val="decimal"/>
      <w:lvlText w:val="%2."/>
      <w:lvlJc w:val="left"/>
      <w:pPr>
        <w:ind w:left="1440" w:hanging="360"/>
      </w:pPr>
      <w:rPr>
        <w:rFonts w:hint="default"/>
        <w:b/>
        <w:sz w:val="20"/>
        <w:szCs w:val="20"/>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A02EC4"/>
    <w:multiLevelType w:val="hybridMultilevel"/>
    <w:tmpl w:val="C10437CA"/>
    <w:lvl w:ilvl="0" w:tplc="D28E2DDA">
      <w:start w:val="1"/>
      <w:numFmt w:val="bullet"/>
      <w:lvlText w:val=""/>
      <w:lvlJc w:val="left"/>
      <w:pPr>
        <w:ind w:left="1080" w:hanging="360"/>
      </w:pPr>
      <w:rPr>
        <w:rFonts w:ascii="Symbol" w:hAnsi="Symbol"/>
      </w:rPr>
    </w:lvl>
    <w:lvl w:ilvl="1" w:tplc="70BECC3A">
      <w:start w:val="1"/>
      <w:numFmt w:val="bullet"/>
      <w:lvlText w:val=""/>
      <w:lvlJc w:val="left"/>
      <w:pPr>
        <w:ind w:left="1080" w:hanging="360"/>
      </w:pPr>
      <w:rPr>
        <w:rFonts w:ascii="Symbol" w:hAnsi="Symbol"/>
      </w:rPr>
    </w:lvl>
    <w:lvl w:ilvl="2" w:tplc="855ED96C">
      <w:start w:val="1"/>
      <w:numFmt w:val="bullet"/>
      <w:lvlText w:val=""/>
      <w:lvlJc w:val="left"/>
      <w:pPr>
        <w:ind w:left="1080" w:hanging="360"/>
      </w:pPr>
      <w:rPr>
        <w:rFonts w:ascii="Symbol" w:hAnsi="Symbol"/>
      </w:rPr>
    </w:lvl>
    <w:lvl w:ilvl="3" w:tplc="9DDA413C">
      <w:start w:val="1"/>
      <w:numFmt w:val="bullet"/>
      <w:lvlText w:val=""/>
      <w:lvlJc w:val="left"/>
      <w:pPr>
        <w:ind w:left="1080" w:hanging="360"/>
      </w:pPr>
      <w:rPr>
        <w:rFonts w:ascii="Symbol" w:hAnsi="Symbol"/>
      </w:rPr>
    </w:lvl>
    <w:lvl w:ilvl="4" w:tplc="F1D03B1C">
      <w:start w:val="1"/>
      <w:numFmt w:val="bullet"/>
      <w:lvlText w:val=""/>
      <w:lvlJc w:val="left"/>
      <w:pPr>
        <w:ind w:left="1080" w:hanging="360"/>
      </w:pPr>
      <w:rPr>
        <w:rFonts w:ascii="Symbol" w:hAnsi="Symbol"/>
      </w:rPr>
    </w:lvl>
    <w:lvl w:ilvl="5" w:tplc="1C4E5B02">
      <w:start w:val="1"/>
      <w:numFmt w:val="bullet"/>
      <w:lvlText w:val=""/>
      <w:lvlJc w:val="left"/>
      <w:pPr>
        <w:ind w:left="1080" w:hanging="360"/>
      </w:pPr>
      <w:rPr>
        <w:rFonts w:ascii="Symbol" w:hAnsi="Symbol"/>
      </w:rPr>
    </w:lvl>
    <w:lvl w:ilvl="6" w:tplc="F84AD154">
      <w:start w:val="1"/>
      <w:numFmt w:val="bullet"/>
      <w:lvlText w:val=""/>
      <w:lvlJc w:val="left"/>
      <w:pPr>
        <w:ind w:left="1080" w:hanging="360"/>
      </w:pPr>
      <w:rPr>
        <w:rFonts w:ascii="Symbol" w:hAnsi="Symbol"/>
      </w:rPr>
    </w:lvl>
    <w:lvl w:ilvl="7" w:tplc="3FA2B5EA">
      <w:start w:val="1"/>
      <w:numFmt w:val="bullet"/>
      <w:lvlText w:val=""/>
      <w:lvlJc w:val="left"/>
      <w:pPr>
        <w:ind w:left="1080" w:hanging="360"/>
      </w:pPr>
      <w:rPr>
        <w:rFonts w:ascii="Symbol" w:hAnsi="Symbol"/>
      </w:rPr>
    </w:lvl>
    <w:lvl w:ilvl="8" w:tplc="77C2D7F0">
      <w:start w:val="1"/>
      <w:numFmt w:val="bullet"/>
      <w:lvlText w:val=""/>
      <w:lvlJc w:val="left"/>
      <w:pPr>
        <w:ind w:left="1080" w:hanging="360"/>
      </w:pPr>
      <w:rPr>
        <w:rFonts w:ascii="Symbol" w:hAnsi="Symbol"/>
      </w:rPr>
    </w:lvl>
  </w:abstractNum>
  <w:abstractNum w:abstractNumId="26" w15:restartNumberingAfterBreak="0">
    <w:nsid w:val="70665779"/>
    <w:multiLevelType w:val="hybridMultilevel"/>
    <w:tmpl w:val="A266B11C"/>
    <w:lvl w:ilvl="0" w:tplc="0809000F">
      <w:start w:val="1"/>
      <w:numFmt w:val="decimal"/>
      <w:lvlText w:val="%1."/>
      <w:lvlJc w:val="left"/>
      <w:pPr>
        <w:ind w:left="720" w:hanging="360"/>
      </w:pPr>
      <w:rPr>
        <w:rFonts w:hint="default"/>
      </w:rPr>
    </w:lvl>
    <w:lvl w:ilvl="1" w:tplc="800A636C">
      <w:numFmt w:val="decimal"/>
      <w:lvlText w:val="%2."/>
      <w:lvlJc w:val="left"/>
      <w:pPr>
        <w:ind w:left="1440" w:hanging="360"/>
      </w:pPr>
      <w:rPr>
        <w:rFonts w:hint="default"/>
        <w:b/>
        <w:sz w:val="20"/>
        <w:szCs w:val="20"/>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015E3E"/>
    <w:multiLevelType w:val="multilevel"/>
    <w:tmpl w:val="998AD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8DC6F83"/>
    <w:multiLevelType w:val="multilevel"/>
    <w:tmpl w:val="00EEFC0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numFmt w:val="decimal"/>
      <w:lvlText w:val="%3."/>
      <w:lvlJc w:val="left"/>
      <w:pPr>
        <w:tabs>
          <w:tab w:val="num" w:pos="2160"/>
        </w:tabs>
        <w:ind w:left="2160" w:hanging="360"/>
      </w:pPr>
      <w:rPr>
        <w:rFonts w:hint="default"/>
        <w:b/>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7BB06993"/>
    <w:multiLevelType w:val="hybridMultilevel"/>
    <w:tmpl w:val="82F45A26"/>
    <w:lvl w:ilvl="0" w:tplc="B0C291E4">
      <w:start w:val="1"/>
      <w:numFmt w:val="decimal"/>
      <w:lvlText w:val="%1."/>
      <w:lvlJc w:val="left"/>
      <w:pPr>
        <w:ind w:left="720" w:hanging="360"/>
      </w:pPr>
      <w:rPr>
        <w:rFonts w:hint="default"/>
        <w:b w:val="0"/>
        <w:i w:val="0"/>
        <w:sz w:val="22"/>
        <w:szCs w:val="22"/>
      </w:rPr>
    </w:lvl>
    <w:lvl w:ilvl="1" w:tplc="E430BA38">
      <w:numFmt w:val="decimal"/>
      <w:lvlText w:val="%2."/>
      <w:lvlJc w:val="left"/>
      <w:pPr>
        <w:ind w:left="1440" w:hanging="360"/>
      </w:pPr>
      <w:rPr>
        <w:rFonts w:hint="default"/>
        <w:b/>
        <w:i w:val="0"/>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0126545">
    <w:abstractNumId w:val="4"/>
  </w:num>
  <w:num w:numId="2" w16cid:durableId="1291402268">
    <w:abstractNumId w:val="2"/>
  </w:num>
  <w:num w:numId="3" w16cid:durableId="1006057155">
    <w:abstractNumId w:val="6"/>
  </w:num>
  <w:num w:numId="4" w16cid:durableId="1015110275">
    <w:abstractNumId w:val="13"/>
  </w:num>
  <w:num w:numId="5" w16cid:durableId="335813129">
    <w:abstractNumId w:val="18"/>
  </w:num>
  <w:num w:numId="6" w16cid:durableId="1013802341">
    <w:abstractNumId w:val="27"/>
  </w:num>
  <w:num w:numId="7" w16cid:durableId="1619801881">
    <w:abstractNumId w:val="26"/>
  </w:num>
  <w:num w:numId="8" w16cid:durableId="173955639">
    <w:abstractNumId w:val="20"/>
  </w:num>
  <w:num w:numId="9" w16cid:durableId="785470092">
    <w:abstractNumId w:val="29"/>
  </w:num>
  <w:num w:numId="10" w16cid:durableId="27611300">
    <w:abstractNumId w:val="17"/>
  </w:num>
  <w:num w:numId="11" w16cid:durableId="2040663429">
    <w:abstractNumId w:val="3"/>
  </w:num>
  <w:num w:numId="12" w16cid:durableId="1622497635">
    <w:abstractNumId w:val="8"/>
  </w:num>
  <w:num w:numId="13" w16cid:durableId="1651865732">
    <w:abstractNumId w:val="12"/>
  </w:num>
  <w:num w:numId="14" w16cid:durableId="873886018">
    <w:abstractNumId w:val="15"/>
  </w:num>
  <w:num w:numId="15" w16cid:durableId="957448109">
    <w:abstractNumId w:val="0"/>
  </w:num>
  <w:num w:numId="16" w16cid:durableId="1792364180">
    <w:abstractNumId w:val="9"/>
  </w:num>
  <w:num w:numId="17" w16cid:durableId="1300186614">
    <w:abstractNumId w:val="24"/>
  </w:num>
  <w:num w:numId="18" w16cid:durableId="84418947">
    <w:abstractNumId w:val="23"/>
  </w:num>
  <w:num w:numId="19" w16cid:durableId="1231115168">
    <w:abstractNumId w:val="21"/>
  </w:num>
  <w:num w:numId="20" w16cid:durableId="1844785038">
    <w:abstractNumId w:val="11"/>
  </w:num>
  <w:num w:numId="21" w16cid:durableId="354888913">
    <w:abstractNumId w:val="1"/>
  </w:num>
  <w:num w:numId="22" w16cid:durableId="370497102">
    <w:abstractNumId w:val="16"/>
  </w:num>
  <w:num w:numId="23" w16cid:durableId="950283930">
    <w:abstractNumId w:val="10"/>
  </w:num>
  <w:num w:numId="24" w16cid:durableId="1904674359">
    <w:abstractNumId w:val="28"/>
  </w:num>
  <w:num w:numId="25" w16cid:durableId="557978718">
    <w:abstractNumId w:val="5"/>
  </w:num>
  <w:num w:numId="26" w16cid:durableId="876696113">
    <w:abstractNumId w:val="22"/>
  </w:num>
  <w:num w:numId="27" w16cid:durableId="1108503537">
    <w:abstractNumId w:val="14"/>
  </w:num>
  <w:num w:numId="28" w16cid:durableId="1694720191">
    <w:abstractNumId w:val="19"/>
  </w:num>
  <w:num w:numId="29" w16cid:durableId="342628059">
    <w:abstractNumId w:val="7"/>
  </w:num>
  <w:num w:numId="30" w16cid:durableId="174286847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wan Carr">
    <w15:presenceInfo w15:providerId="AD" w15:userId="S::k1644956@kcl.ac.uk::ef4f7065-d166-46be-a09b-f7e1a8ecfd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F57"/>
    <w:rsid w:val="00010F28"/>
    <w:rsid w:val="00017A1C"/>
    <w:rsid w:val="00017E1D"/>
    <w:rsid w:val="00021F8F"/>
    <w:rsid w:val="000303BE"/>
    <w:rsid w:val="00034919"/>
    <w:rsid w:val="00037E60"/>
    <w:rsid w:val="00067193"/>
    <w:rsid w:val="00067FD1"/>
    <w:rsid w:val="000715F3"/>
    <w:rsid w:val="00077960"/>
    <w:rsid w:val="00093971"/>
    <w:rsid w:val="000A2A31"/>
    <w:rsid w:val="000A403E"/>
    <w:rsid w:val="000B6E96"/>
    <w:rsid w:val="000C67ED"/>
    <w:rsid w:val="000F245D"/>
    <w:rsid w:val="00122E3F"/>
    <w:rsid w:val="001239EE"/>
    <w:rsid w:val="00146C7A"/>
    <w:rsid w:val="00160CDB"/>
    <w:rsid w:val="00182E81"/>
    <w:rsid w:val="00185DD3"/>
    <w:rsid w:val="00192BBB"/>
    <w:rsid w:val="001A4A72"/>
    <w:rsid w:val="001A7ACC"/>
    <w:rsid w:val="001B009B"/>
    <w:rsid w:val="001B2A92"/>
    <w:rsid w:val="001B2D7B"/>
    <w:rsid w:val="001B61B8"/>
    <w:rsid w:val="001D09BA"/>
    <w:rsid w:val="001D25A3"/>
    <w:rsid w:val="001D7FA7"/>
    <w:rsid w:val="001E6485"/>
    <w:rsid w:val="001F2132"/>
    <w:rsid w:val="00200421"/>
    <w:rsid w:val="002108E4"/>
    <w:rsid w:val="00220FC7"/>
    <w:rsid w:val="002437A7"/>
    <w:rsid w:val="00243CC9"/>
    <w:rsid w:val="00261730"/>
    <w:rsid w:val="0026589F"/>
    <w:rsid w:val="0026665D"/>
    <w:rsid w:val="00276B0F"/>
    <w:rsid w:val="0027745A"/>
    <w:rsid w:val="00292D04"/>
    <w:rsid w:val="002D1594"/>
    <w:rsid w:val="002D6054"/>
    <w:rsid w:val="002E52A4"/>
    <w:rsid w:val="00300ECD"/>
    <w:rsid w:val="00306A33"/>
    <w:rsid w:val="00307D17"/>
    <w:rsid w:val="0032047B"/>
    <w:rsid w:val="003242BA"/>
    <w:rsid w:val="003407E7"/>
    <w:rsid w:val="00372D50"/>
    <w:rsid w:val="00375BAF"/>
    <w:rsid w:val="00390AED"/>
    <w:rsid w:val="003D296F"/>
    <w:rsid w:val="003D2AD3"/>
    <w:rsid w:val="003D45AF"/>
    <w:rsid w:val="004044E5"/>
    <w:rsid w:val="00412AB9"/>
    <w:rsid w:val="00412C87"/>
    <w:rsid w:val="00435DDB"/>
    <w:rsid w:val="00441669"/>
    <w:rsid w:val="004451C7"/>
    <w:rsid w:val="00452D43"/>
    <w:rsid w:val="00492AC3"/>
    <w:rsid w:val="004975D8"/>
    <w:rsid w:val="004A3C9E"/>
    <w:rsid w:val="004A4936"/>
    <w:rsid w:val="004B7E9E"/>
    <w:rsid w:val="004E2365"/>
    <w:rsid w:val="004E5C24"/>
    <w:rsid w:val="004E6E69"/>
    <w:rsid w:val="0052135F"/>
    <w:rsid w:val="00542FB4"/>
    <w:rsid w:val="00553C7A"/>
    <w:rsid w:val="0059688C"/>
    <w:rsid w:val="005A57E5"/>
    <w:rsid w:val="005F094A"/>
    <w:rsid w:val="00641ACE"/>
    <w:rsid w:val="006445A8"/>
    <w:rsid w:val="00647ABD"/>
    <w:rsid w:val="00653B83"/>
    <w:rsid w:val="00653C28"/>
    <w:rsid w:val="006678CD"/>
    <w:rsid w:val="006804B0"/>
    <w:rsid w:val="00681698"/>
    <w:rsid w:val="00693391"/>
    <w:rsid w:val="0069702C"/>
    <w:rsid w:val="006B0651"/>
    <w:rsid w:val="006B1247"/>
    <w:rsid w:val="006C0069"/>
    <w:rsid w:val="006C38C4"/>
    <w:rsid w:val="006E44F4"/>
    <w:rsid w:val="00735DDE"/>
    <w:rsid w:val="00762E80"/>
    <w:rsid w:val="00776C00"/>
    <w:rsid w:val="00786F2A"/>
    <w:rsid w:val="007928B3"/>
    <w:rsid w:val="007B7E98"/>
    <w:rsid w:val="007C5AA3"/>
    <w:rsid w:val="007C68CD"/>
    <w:rsid w:val="007D641C"/>
    <w:rsid w:val="007F05F8"/>
    <w:rsid w:val="00801C81"/>
    <w:rsid w:val="00802646"/>
    <w:rsid w:val="0081722B"/>
    <w:rsid w:val="008324AD"/>
    <w:rsid w:val="0083275E"/>
    <w:rsid w:val="008522B7"/>
    <w:rsid w:val="00853BC3"/>
    <w:rsid w:val="00856DEE"/>
    <w:rsid w:val="00875C3C"/>
    <w:rsid w:val="00884042"/>
    <w:rsid w:val="00886197"/>
    <w:rsid w:val="0089687A"/>
    <w:rsid w:val="00896A2A"/>
    <w:rsid w:val="008A5EE3"/>
    <w:rsid w:val="008C1B18"/>
    <w:rsid w:val="008D07A2"/>
    <w:rsid w:val="008E43EC"/>
    <w:rsid w:val="008F388C"/>
    <w:rsid w:val="00903F98"/>
    <w:rsid w:val="0090779C"/>
    <w:rsid w:val="009125E7"/>
    <w:rsid w:val="00916312"/>
    <w:rsid w:val="00927EBA"/>
    <w:rsid w:val="00940189"/>
    <w:rsid w:val="0095004E"/>
    <w:rsid w:val="009541C3"/>
    <w:rsid w:val="009542FE"/>
    <w:rsid w:val="00965028"/>
    <w:rsid w:val="0096739B"/>
    <w:rsid w:val="00975A2F"/>
    <w:rsid w:val="00993920"/>
    <w:rsid w:val="0099444B"/>
    <w:rsid w:val="009A330D"/>
    <w:rsid w:val="009A65B0"/>
    <w:rsid w:val="009B4883"/>
    <w:rsid w:val="009C013E"/>
    <w:rsid w:val="009D249B"/>
    <w:rsid w:val="009D603F"/>
    <w:rsid w:val="009D7525"/>
    <w:rsid w:val="009E3AE3"/>
    <w:rsid w:val="00A0265F"/>
    <w:rsid w:val="00A0650D"/>
    <w:rsid w:val="00A22B5E"/>
    <w:rsid w:val="00A25A0D"/>
    <w:rsid w:val="00A37C08"/>
    <w:rsid w:val="00A529D9"/>
    <w:rsid w:val="00A53A20"/>
    <w:rsid w:val="00A54195"/>
    <w:rsid w:val="00A62973"/>
    <w:rsid w:val="00A83087"/>
    <w:rsid w:val="00AA73CE"/>
    <w:rsid w:val="00AB278F"/>
    <w:rsid w:val="00AD44E1"/>
    <w:rsid w:val="00AE3BDE"/>
    <w:rsid w:val="00AE5F9A"/>
    <w:rsid w:val="00AF2078"/>
    <w:rsid w:val="00B03423"/>
    <w:rsid w:val="00B1407D"/>
    <w:rsid w:val="00B22D08"/>
    <w:rsid w:val="00B26688"/>
    <w:rsid w:val="00B36500"/>
    <w:rsid w:val="00B41EDD"/>
    <w:rsid w:val="00B94216"/>
    <w:rsid w:val="00B973D2"/>
    <w:rsid w:val="00BB5DF6"/>
    <w:rsid w:val="00BE31F7"/>
    <w:rsid w:val="00BE48F3"/>
    <w:rsid w:val="00C17D2F"/>
    <w:rsid w:val="00C20367"/>
    <w:rsid w:val="00C31A8A"/>
    <w:rsid w:val="00C4199B"/>
    <w:rsid w:val="00C466FD"/>
    <w:rsid w:val="00C60387"/>
    <w:rsid w:val="00C66A36"/>
    <w:rsid w:val="00C76208"/>
    <w:rsid w:val="00C842C9"/>
    <w:rsid w:val="00C85B33"/>
    <w:rsid w:val="00C977C4"/>
    <w:rsid w:val="00CA3446"/>
    <w:rsid w:val="00CA3FA1"/>
    <w:rsid w:val="00CA64DA"/>
    <w:rsid w:val="00CB0E83"/>
    <w:rsid w:val="00CB18DF"/>
    <w:rsid w:val="00CC25BA"/>
    <w:rsid w:val="00CC6C51"/>
    <w:rsid w:val="00CD21EF"/>
    <w:rsid w:val="00CD227A"/>
    <w:rsid w:val="00CD6C7A"/>
    <w:rsid w:val="00D17F57"/>
    <w:rsid w:val="00D20AA7"/>
    <w:rsid w:val="00D30A0C"/>
    <w:rsid w:val="00D34F14"/>
    <w:rsid w:val="00D368DF"/>
    <w:rsid w:val="00D54DE9"/>
    <w:rsid w:val="00D57BFF"/>
    <w:rsid w:val="00D674AB"/>
    <w:rsid w:val="00D677F5"/>
    <w:rsid w:val="00D92F85"/>
    <w:rsid w:val="00DA16F3"/>
    <w:rsid w:val="00DC2834"/>
    <w:rsid w:val="00DE574A"/>
    <w:rsid w:val="00DE7D49"/>
    <w:rsid w:val="00DF2036"/>
    <w:rsid w:val="00E05D76"/>
    <w:rsid w:val="00E20DD7"/>
    <w:rsid w:val="00E31741"/>
    <w:rsid w:val="00E500EE"/>
    <w:rsid w:val="00E54312"/>
    <w:rsid w:val="00E574AD"/>
    <w:rsid w:val="00E649B0"/>
    <w:rsid w:val="00E77591"/>
    <w:rsid w:val="00E80796"/>
    <w:rsid w:val="00EA22B9"/>
    <w:rsid w:val="00EA5AF7"/>
    <w:rsid w:val="00EC7EA1"/>
    <w:rsid w:val="00EE1542"/>
    <w:rsid w:val="00EE367B"/>
    <w:rsid w:val="00EF2E98"/>
    <w:rsid w:val="00F12F0D"/>
    <w:rsid w:val="00F2695A"/>
    <w:rsid w:val="00F3275C"/>
    <w:rsid w:val="00F439CA"/>
    <w:rsid w:val="00F509BB"/>
    <w:rsid w:val="00F520B6"/>
    <w:rsid w:val="00F62AB8"/>
    <w:rsid w:val="00F712DF"/>
    <w:rsid w:val="00F82D70"/>
    <w:rsid w:val="00F852C5"/>
    <w:rsid w:val="00F958DF"/>
    <w:rsid w:val="00F96648"/>
    <w:rsid w:val="00FA3261"/>
    <w:rsid w:val="00FB1322"/>
    <w:rsid w:val="00FD2F8D"/>
    <w:rsid w:val="00FE4258"/>
    <w:rsid w:val="00FF15A4"/>
    <w:rsid w:val="00FF46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691C1"/>
  <w15:docId w15:val="{845DDF19-F416-4E93-80B6-F0FF2B7DC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pacing w:before="24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49B"/>
    <w:pPr>
      <w:spacing w:before="0" w:after="0" w:line="240" w:lineRule="auto"/>
    </w:pPr>
    <w:rPr>
      <w:rFonts w:ascii="Times New Roman" w:eastAsia="Times New Roman" w:hAnsi="Times New Roman" w:cs="Times New Roman"/>
    </w:rPr>
  </w:style>
  <w:style w:type="paragraph" w:styleId="Heading1">
    <w:name w:val="heading 1"/>
    <w:basedOn w:val="Normal"/>
    <w:next w:val="Normal"/>
    <w:uiPriority w:val="9"/>
    <w:qFormat/>
    <w:rsid w:val="008C1B18"/>
    <w:pPr>
      <w:keepNext/>
      <w:keepLines/>
      <w:spacing w:before="400" w:after="120" w:line="276" w:lineRule="auto"/>
      <w:outlineLvl w:val="0"/>
    </w:pPr>
    <w:rPr>
      <w:rFonts w:eastAsia="Arial" w:cs="Arial"/>
      <w:b/>
      <w:sz w:val="36"/>
      <w:szCs w:val="40"/>
    </w:rPr>
  </w:style>
  <w:style w:type="paragraph" w:styleId="Heading2">
    <w:name w:val="heading 2"/>
    <w:basedOn w:val="Normal"/>
    <w:next w:val="Normal"/>
    <w:uiPriority w:val="9"/>
    <w:unhideWhenUsed/>
    <w:qFormat/>
    <w:rsid w:val="008C1B18"/>
    <w:pPr>
      <w:keepNext/>
      <w:keepLines/>
      <w:spacing w:before="360" w:after="120" w:line="276" w:lineRule="auto"/>
      <w:outlineLvl w:val="1"/>
    </w:pPr>
    <w:rPr>
      <w:rFonts w:eastAsia="Arial" w:cs="Arial"/>
      <w:b/>
      <w:sz w:val="28"/>
      <w:szCs w:val="32"/>
    </w:rPr>
  </w:style>
  <w:style w:type="paragraph" w:styleId="Heading3">
    <w:name w:val="heading 3"/>
    <w:basedOn w:val="Normal"/>
    <w:next w:val="Normal"/>
    <w:uiPriority w:val="9"/>
    <w:unhideWhenUsed/>
    <w:qFormat/>
    <w:rsid w:val="0026589F"/>
    <w:pPr>
      <w:keepNext/>
      <w:keepLines/>
      <w:spacing w:before="320" w:after="80" w:line="276" w:lineRule="auto"/>
      <w:outlineLvl w:val="2"/>
    </w:pPr>
    <w:rPr>
      <w:rFonts w:eastAsia="Arial" w:cs="Arial"/>
      <w:b/>
      <w:szCs w:val="28"/>
    </w:rPr>
  </w:style>
  <w:style w:type="paragraph" w:styleId="Heading4">
    <w:name w:val="heading 4"/>
    <w:basedOn w:val="Normal"/>
    <w:next w:val="Normal"/>
    <w:uiPriority w:val="9"/>
    <w:unhideWhenUsed/>
    <w:qFormat/>
    <w:pPr>
      <w:keepNext/>
      <w:keepLines/>
      <w:spacing w:before="280" w:after="80" w:line="276" w:lineRule="auto"/>
      <w:outlineLvl w:val="3"/>
    </w:pPr>
    <w:rPr>
      <w:rFonts w:eastAsia="Arial" w:cs="Arial"/>
      <w:color w:val="666666"/>
    </w:rPr>
  </w:style>
  <w:style w:type="paragraph" w:styleId="Heading5">
    <w:name w:val="heading 5"/>
    <w:basedOn w:val="Normal"/>
    <w:next w:val="Normal"/>
    <w:uiPriority w:val="9"/>
    <w:semiHidden/>
    <w:unhideWhenUsed/>
    <w:qFormat/>
    <w:pPr>
      <w:keepNext/>
      <w:keepLines/>
      <w:spacing w:before="240" w:after="80" w:line="276" w:lineRule="auto"/>
      <w:outlineLvl w:val="4"/>
    </w:pPr>
    <w:rPr>
      <w:rFonts w:eastAsia="Arial" w:cs="Arial"/>
      <w:color w:val="666666"/>
      <w:sz w:val="22"/>
      <w:szCs w:val="22"/>
    </w:rPr>
  </w:style>
  <w:style w:type="paragraph" w:styleId="Heading6">
    <w:name w:val="heading 6"/>
    <w:basedOn w:val="Normal"/>
    <w:next w:val="Normal"/>
    <w:uiPriority w:val="9"/>
    <w:semiHidden/>
    <w:unhideWhenUsed/>
    <w:qFormat/>
    <w:pPr>
      <w:keepNext/>
      <w:keepLines/>
      <w:spacing w:before="240" w:after="80" w:line="276" w:lineRule="auto"/>
      <w:outlineLvl w:val="5"/>
    </w:pPr>
    <w:rPr>
      <w:rFonts w:eastAsia="Arial" w:cs="Arial"/>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eastAsia="Arial" w:cs="Arial"/>
      <w:sz w:val="52"/>
      <w:szCs w:val="52"/>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ListParagraph">
    <w:name w:val="List Paragraph"/>
    <w:basedOn w:val="Normal"/>
    <w:uiPriority w:val="34"/>
    <w:qFormat/>
    <w:rsid w:val="00AE5F9A"/>
    <w:pPr>
      <w:spacing w:after="160" w:line="259" w:lineRule="auto"/>
      <w:ind w:left="720"/>
      <w:contextualSpacing/>
    </w:pPr>
    <w:rPr>
      <w:rFonts w:eastAsiaTheme="minorHAnsi" w:cstheme="minorBidi"/>
      <w:sz w:val="22"/>
      <w:szCs w:val="22"/>
      <w:lang w:eastAsia="en-US"/>
    </w:rPr>
  </w:style>
  <w:style w:type="table" w:styleId="TableGrid">
    <w:name w:val="Table Grid"/>
    <w:basedOn w:val="TableNormal"/>
    <w:uiPriority w:val="59"/>
    <w:rsid w:val="00AE5F9A"/>
    <w:pPr>
      <w:spacing w:before="0" w:after="0"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5F9A"/>
    <w:pPr>
      <w:tabs>
        <w:tab w:val="center" w:pos="4513"/>
        <w:tab w:val="right" w:pos="9026"/>
      </w:tabs>
    </w:pPr>
    <w:rPr>
      <w:rFonts w:eastAsiaTheme="minorHAnsi" w:cstheme="minorBidi"/>
      <w:sz w:val="22"/>
      <w:szCs w:val="22"/>
      <w:lang w:eastAsia="en-US"/>
    </w:rPr>
  </w:style>
  <w:style w:type="character" w:customStyle="1" w:styleId="HeaderChar">
    <w:name w:val="Header Char"/>
    <w:basedOn w:val="DefaultParagraphFont"/>
    <w:link w:val="Header"/>
    <w:uiPriority w:val="99"/>
    <w:rsid w:val="00AE5F9A"/>
    <w:rPr>
      <w:rFonts w:eastAsiaTheme="minorHAnsi" w:cstheme="minorBidi"/>
      <w:sz w:val="22"/>
      <w:szCs w:val="22"/>
      <w:lang w:eastAsia="en-US"/>
    </w:rPr>
  </w:style>
  <w:style w:type="paragraph" w:styleId="Footer">
    <w:name w:val="footer"/>
    <w:basedOn w:val="Normal"/>
    <w:link w:val="FooterChar"/>
    <w:uiPriority w:val="99"/>
    <w:unhideWhenUsed/>
    <w:rsid w:val="00AE5F9A"/>
    <w:pPr>
      <w:tabs>
        <w:tab w:val="center" w:pos="4513"/>
        <w:tab w:val="right" w:pos="9026"/>
      </w:tabs>
    </w:pPr>
    <w:rPr>
      <w:rFonts w:eastAsiaTheme="minorHAnsi" w:cstheme="minorBidi"/>
      <w:sz w:val="22"/>
      <w:szCs w:val="22"/>
      <w:lang w:eastAsia="en-US"/>
    </w:rPr>
  </w:style>
  <w:style w:type="character" w:customStyle="1" w:styleId="FooterChar">
    <w:name w:val="Footer Char"/>
    <w:basedOn w:val="DefaultParagraphFont"/>
    <w:link w:val="Footer"/>
    <w:uiPriority w:val="99"/>
    <w:rsid w:val="00AE5F9A"/>
    <w:rPr>
      <w:rFonts w:eastAsiaTheme="minorHAnsi" w:cstheme="minorBidi"/>
      <w:sz w:val="22"/>
      <w:szCs w:val="22"/>
      <w:lang w:eastAsia="en-US"/>
    </w:rPr>
  </w:style>
  <w:style w:type="character" w:styleId="CommentReference">
    <w:name w:val="annotation reference"/>
    <w:basedOn w:val="DefaultParagraphFont"/>
    <w:uiPriority w:val="99"/>
    <w:semiHidden/>
    <w:unhideWhenUsed/>
    <w:rsid w:val="004E5C24"/>
    <w:rPr>
      <w:sz w:val="16"/>
      <w:szCs w:val="16"/>
    </w:rPr>
  </w:style>
  <w:style w:type="paragraph" w:styleId="CommentText">
    <w:name w:val="annotation text"/>
    <w:basedOn w:val="Normal"/>
    <w:link w:val="CommentTextChar"/>
    <w:uiPriority w:val="99"/>
    <w:unhideWhenUsed/>
    <w:rsid w:val="004E5C24"/>
    <w:pPr>
      <w:spacing w:before="240" w:after="120"/>
    </w:pPr>
    <w:rPr>
      <w:rFonts w:eastAsia="Arial" w:cs="Arial"/>
      <w:sz w:val="20"/>
      <w:szCs w:val="20"/>
    </w:rPr>
  </w:style>
  <w:style w:type="character" w:customStyle="1" w:styleId="CommentTextChar">
    <w:name w:val="Comment Text Char"/>
    <w:basedOn w:val="DefaultParagraphFont"/>
    <w:link w:val="CommentText"/>
    <w:uiPriority w:val="99"/>
    <w:rsid w:val="004E5C24"/>
    <w:rPr>
      <w:sz w:val="20"/>
      <w:szCs w:val="20"/>
    </w:rPr>
  </w:style>
  <w:style w:type="paragraph" w:styleId="CommentSubject">
    <w:name w:val="annotation subject"/>
    <w:basedOn w:val="CommentText"/>
    <w:next w:val="CommentText"/>
    <w:link w:val="CommentSubjectChar"/>
    <w:uiPriority w:val="99"/>
    <w:semiHidden/>
    <w:unhideWhenUsed/>
    <w:rsid w:val="004E5C24"/>
    <w:rPr>
      <w:b/>
      <w:bCs/>
    </w:rPr>
  </w:style>
  <w:style w:type="character" w:customStyle="1" w:styleId="CommentSubjectChar">
    <w:name w:val="Comment Subject Char"/>
    <w:basedOn w:val="CommentTextChar"/>
    <w:link w:val="CommentSubject"/>
    <w:uiPriority w:val="99"/>
    <w:semiHidden/>
    <w:rsid w:val="004E5C24"/>
    <w:rPr>
      <w:b/>
      <w:bCs/>
      <w:sz w:val="20"/>
      <w:szCs w:val="20"/>
    </w:rPr>
  </w:style>
  <w:style w:type="paragraph" w:styleId="Bibliography">
    <w:name w:val="Bibliography"/>
    <w:basedOn w:val="Normal"/>
    <w:next w:val="Normal"/>
    <w:uiPriority w:val="37"/>
    <w:unhideWhenUsed/>
    <w:rsid w:val="004E6E69"/>
    <w:pPr>
      <w:tabs>
        <w:tab w:val="left" w:pos="384"/>
      </w:tabs>
      <w:spacing w:before="240" w:line="480" w:lineRule="auto"/>
      <w:ind w:left="384" w:hanging="384"/>
    </w:pPr>
    <w:rPr>
      <w:rFonts w:eastAsia="Arial" w:cs="Arial"/>
      <w:sz w:val="22"/>
    </w:rPr>
  </w:style>
  <w:style w:type="character" w:styleId="Hyperlink">
    <w:name w:val="Hyperlink"/>
    <w:basedOn w:val="DefaultParagraphFont"/>
    <w:uiPriority w:val="99"/>
    <w:unhideWhenUsed/>
    <w:rsid w:val="001A4A72"/>
    <w:rPr>
      <w:color w:val="0000FF" w:themeColor="hyperlink"/>
      <w:u w:val="single"/>
    </w:rPr>
  </w:style>
  <w:style w:type="character" w:styleId="UnresolvedMention">
    <w:name w:val="Unresolved Mention"/>
    <w:basedOn w:val="DefaultParagraphFont"/>
    <w:uiPriority w:val="99"/>
    <w:semiHidden/>
    <w:unhideWhenUsed/>
    <w:rsid w:val="001A4A72"/>
    <w:rPr>
      <w:color w:val="605E5C"/>
      <w:shd w:val="clear" w:color="auto" w:fill="E1DFDD"/>
    </w:rPr>
  </w:style>
  <w:style w:type="paragraph" w:styleId="Revision">
    <w:name w:val="Revision"/>
    <w:hidden/>
    <w:uiPriority w:val="99"/>
    <w:semiHidden/>
    <w:rsid w:val="009C013E"/>
    <w:pPr>
      <w:spacing w:before="0" w:after="0" w:line="240" w:lineRule="auto"/>
    </w:pPr>
    <w:rPr>
      <w:rFonts w:ascii="Times New Roman" w:hAnsi="Times New Roman"/>
      <w:sz w:val="22"/>
    </w:rPr>
  </w:style>
  <w:style w:type="character" w:styleId="Strong">
    <w:name w:val="Strong"/>
    <w:basedOn w:val="DefaultParagraphFont"/>
    <w:uiPriority w:val="22"/>
    <w:qFormat/>
    <w:rsid w:val="00735DDE"/>
    <w:rPr>
      <w:b/>
      <w:bCs/>
    </w:rPr>
  </w:style>
  <w:style w:type="character" w:customStyle="1" w:styleId="gtcolumnspanner">
    <w:name w:val="gt_column_spanner"/>
    <w:basedOn w:val="DefaultParagraphFont"/>
    <w:rsid w:val="000715F3"/>
  </w:style>
  <w:style w:type="paragraph" w:styleId="NormalWeb">
    <w:name w:val="Normal (Web)"/>
    <w:basedOn w:val="Normal"/>
    <w:uiPriority w:val="99"/>
    <w:semiHidden/>
    <w:unhideWhenUsed/>
    <w:rsid w:val="000715F3"/>
    <w:pPr>
      <w:spacing w:before="100" w:beforeAutospacing="1" w:after="100" w:afterAutospacing="1"/>
    </w:pPr>
  </w:style>
  <w:style w:type="character" w:styleId="Emphasis">
    <w:name w:val="Emphasis"/>
    <w:basedOn w:val="DefaultParagraphFont"/>
    <w:uiPriority w:val="20"/>
    <w:qFormat/>
    <w:rsid w:val="009D24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27033">
      <w:bodyDiv w:val="1"/>
      <w:marLeft w:val="0"/>
      <w:marRight w:val="0"/>
      <w:marTop w:val="0"/>
      <w:marBottom w:val="0"/>
      <w:divBdr>
        <w:top w:val="none" w:sz="0" w:space="0" w:color="auto"/>
        <w:left w:val="none" w:sz="0" w:space="0" w:color="auto"/>
        <w:bottom w:val="none" w:sz="0" w:space="0" w:color="auto"/>
        <w:right w:val="none" w:sz="0" w:space="0" w:color="auto"/>
      </w:divBdr>
    </w:div>
    <w:div w:id="1136215315">
      <w:bodyDiv w:val="1"/>
      <w:marLeft w:val="0"/>
      <w:marRight w:val="0"/>
      <w:marTop w:val="0"/>
      <w:marBottom w:val="0"/>
      <w:divBdr>
        <w:top w:val="none" w:sz="0" w:space="0" w:color="auto"/>
        <w:left w:val="none" w:sz="0" w:space="0" w:color="auto"/>
        <w:bottom w:val="none" w:sz="0" w:space="0" w:color="auto"/>
        <w:right w:val="none" w:sz="0" w:space="0" w:color="auto"/>
      </w:divBdr>
    </w:div>
    <w:div w:id="1142650306">
      <w:bodyDiv w:val="1"/>
      <w:marLeft w:val="0"/>
      <w:marRight w:val="0"/>
      <w:marTop w:val="0"/>
      <w:marBottom w:val="0"/>
      <w:divBdr>
        <w:top w:val="none" w:sz="0" w:space="0" w:color="auto"/>
        <w:left w:val="none" w:sz="0" w:space="0" w:color="auto"/>
        <w:bottom w:val="none" w:sz="0" w:space="0" w:color="auto"/>
        <w:right w:val="none" w:sz="0" w:space="0" w:color="auto"/>
      </w:divBdr>
    </w:div>
    <w:div w:id="1260331017">
      <w:bodyDiv w:val="1"/>
      <w:marLeft w:val="0"/>
      <w:marRight w:val="0"/>
      <w:marTop w:val="0"/>
      <w:marBottom w:val="0"/>
      <w:divBdr>
        <w:top w:val="none" w:sz="0" w:space="0" w:color="auto"/>
        <w:left w:val="none" w:sz="0" w:space="0" w:color="auto"/>
        <w:bottom w:val="none" w:sz="0" w:space="0" w:color="auto"/>
        <w:right w:val="none" w:sz="0" w:space="0" w:color="auto"/>
      </w:divBdr>
      <w:divsChild>
        <w:div w:id="1870337717">
          <w:marLeft w:val="0"/>
          <w:marRight w:val="0"/>
          <w:marTop w:val="0"/>
          <w:marBottom w:val="0"/>
          <w:divBdr>
            <w:top w:val="none" w:sz="0" w:space="0" w:color="auto"/>
            <w:left w:val="none" w:sz="0" w:space="0" w:color="auto"/>
            <w:bottom w:val="none" w:sz="0" w:space="0" w:color="auto"/>
            <w:right w:val="none" w:sz="0" w:space="0" w:color="auto"/>
          </w:divBdr>
        </w:div>
        <w:div w:id="786848095">
          <w:marLeft w:val="0"/>
          <w:marRight w:val="0"/>
          <w:marTop w:val="0"/>
          <w:marBottom w:val="0"/>
          <w:divBdr>
            <w:top w:val="none" w:sz="0" w:space="0" w:color="auto"/>
            <w:left w:val="none" w:sz="0" w:space="0" w:color="auto"/>
            <w:bottom w:val="none" w:sz="0" w:space="0" w:color="auto"/>
            <w:right w:val="none" w:sz="0" w:space="0" w:color="auto"/>
          </w:divBdr>
        </w:div>
        <w:div w:id="736443636">
          <w:marLeft w:val="0"/>
          <w:marRight w:val="0"/>
          <w:marTop w:val="0"/>
          <w:marBottom w:val="0"/>
          <w:divBdr>
            <w:top w:val="none" w:sz="0" w:space="0" w:color="auto"/>
            <w:left w:val="none" w:sz="0" w:space="0" w:color="auto"/>
            <w:bottom w:val="none" w:sz="0" w:space="0" w:color="auto"/>
            <w:right w:val="none" w:sz="0" w:space="0" w:color="auto"/>
          </w:divBdr>
        </w:div>
        <w:div w:id="35353638">
          <w:marLeft w:val="0"/>
          <w:marRight w:val="0"/>
          <w:marTop w:val="0"/>
          <w:marBottom w:val="0"/>
          <w:divBdr>
            <w:top w:val="none" w:sz="0" w:space="0" w:color="auto"/>
            <w:left w:val="none" w:sz="0" w:space="0" w:color="auto"/>
            <w:bottom w:val="none" w:sz="0" w:space="0" w:color="auto"/>
            <w:right w:val="none" w:sz="0" w:space="0" w:color="auto"/>
          </w:divBdr>
        </w:div>
        <w:div w:id="223103638">
          <w:marLeft w:val="0"/>
          <w:marRight w:val="0"/>
          <w:marTop w:val="0"/>
          <w:marBottom w:val="0"/>
          <w:divBdr>
            <w:top w:val="none" w:sz="0" w:space="0" w:color="auto"/>
            <w:left w:val="none" w:sz="0" w:space="0" w:color="auto"/>
            <w:bottom w:val="none" w:sz="0" w:space="0" w:color="auto"/>
            <w:right w:val="none" w:sz="0" w:space="0" w:color="auto"/>
          </w:divBdr>
        </w:div>
        <w:div w:id="2088766690">
          <w:marLeft w:val="0"/>
          <w:marRight w:val="0"/>
          <w:marTop w:val="0"/>
          <w:marBottom w:val="0"/>
          <w:divBdr>
            <w:top w:val="none" w:sz="0" w:space="0" w:color="auto"/>
            <w:left w:val="none" w:sz="0" w:space="0" w:color="auto"/>
            <w:bottom w:val="none" w:sz="0" w:space="0" w:color="auto"/>
            <w:right w:val="none" w:sz="0" w:space="0" w:color="auto"/>
          </w:divBdr>
        </w:div>
        <w:div w:id="1403064545">
          <w:marLeft w:val="0"/>
          <w:marRight w:val="0"/>
          <w:marTop w:val="0"/>
          <w:marBottom w:val="0"/>
          <w:divBdr>
            <w:top w:val="none" w:sz="0" w:space="0" w:color="auto"/>
            <w:left w:val="none" w:sz="0" w:space="0" w:color="auto"/>
            <w:bottom w:val="none" w:sz="0" w:space="0" w:color="auto"/>
            <w:right w:val="none" w:sz="0" w:space="0" w:color="auto"/>
          </w:divBdr>
        </w:div>
        <w:div w:id="207957356">
          <w:marLeft w:val="0"/>
          <w:marRight w:val="0"/>
          <w:marTop w:val="0"/>
          <w:marBottom w:val="0"/>
          <w:divBdr>
            <w:top w:val="none" w:sz="0" w:space="0" w:color="auto"/>
            <w:left w:val="none" w:sz="0" w:space="0" w:color="auto"/>
            <w:bottom w:val="none" w:sz="0" w:space="0" w:color="auto"/>
            <w:right w:val="none" w:sz="0" w:space="0" w:color="auto"/>
          </w:divBdr>
        </w:div>
        <w:div w:id="179241313">
          <w:marLeft w:val="0"/>
          <w:marRight w:val="0"/>
          <w:marTop w:val="0"/>
          <w:marBottom w:val="0"/>
          <w:divBdr>
            <w:top w:val="none" w:sz="0" w:space="0" w:color="auto"/>
            <w:left w:val="none" w:sz="0" w:space="0" w:color="auto"/>
            <w:bottom w:val="none" w:sz="0" w:space="0" w:color="auto"/>
            <w:right w:val="none" w:sz="0" w:space="0" w:color="auto"/>
          </w:divBdr>
        </w:div>
        <w:div w:id="1974405431">
          <w:marLeft w:val="0"/>
          <w:marRight w:val="0"/>
          <w:marTop w:val="0"/>
          <w:marBottom w:val="0"/>
          <w:divBdr>
            <w:top w:val="none" w:sz="0" w:space="0" w:color="auto"/>
            <w:left w:val="none" w:sz="0" w:space="0" w:color="auto"/>
            <w:bottom w:val="none" w:sz="0" w:space="0" w:color="auto"/>
            <w:right w:val="none" w:sz="0" w:space="0" w:color="auto"/>
          </w:divBdr>
        </w:div>
        <w:div w:id="4404433">
          <w:marLeft w:val="0"/>
          <w:marRight w:val="0"/>
          <w:marTop w:val="0"/>
          <w:marBottom w:val="0"/>
          <w:divBdr>
            <w:top w:val="none" w:sz="0" w:space="0" w:color="auto"/>
            <w:left w:val="none" w:sz="0" w:space="0" w:color="auto"/>
            <w:bottom w:val="none" w:sz="0" w:space="0" w:color="auto"/>
            <w:right w:val="none" w:sz="0" w:space="0" w:color="auto"/>
          </w:divBdr>
        </w:div>
        <w:div w:id="1505975833">
          <w:marLeft w:val="0"/>
          <w:marRight w:val="0"/>
          <w:marTop w:val="0"/>
          <w:marBottom w:val="0"/>
          <w:divBdr>
            <w:top w:val="none" w:sz="0" w:space="0" w:color="auto"/>
            <w:left w:val="none" w:sz="0" w:space="0" w:color="auto"/>
            <w:bottom w:val="none" w:sz="0" w:space="0" w:color="auto"/>
            <w:right w:val="none" w:sz="0" w:space="0" w:color="auto"/>
          </w:divBdr>
        </w:div>
        <w:div w:id="1996370987">
          <w:marLeft w:val="0"/>
          <w:marRight w:val="0"/>
          <w:marTop w:val="0"/>
          <w:marBottom w:val="0"/>
          <w:divBdr>
            <w:top w:val="none" w:sz="0" w:space="0" w:color="auto"/>
            <w:left w:val="none" w:sz="0" w:space="0" w:color="auto"/>
            <w:bottom w:val="none" w:sz="0" w:space="0" w:color="auto"/>
            <w:right w:val="none" w:sz="0" w:space="0" w:color="auto"/>
          </w:divBdr>
        </w:div>
        <w:div w:id="1577743578">
          <w:marLeft w:val="0"/>
          <w:marRight w:val="0"/>
          <w:marTop w:val="0"/>
          <w:marBottom w:val="0"/>
          <w:divBdr>
            <w:top w:val="none" w:sz="0" w:space="0" w:color="auto"/>
            <w:left w:val="none" w:sz="0" w:space="0" w:color="auto"/>
            <w:bottom w:val="none" w:sz="0" w:space="0" w:color="auto"/>
            <w:right w:val="none" w:sz="0" w:space="0" w:color="auto"/>
          </w:divBdr>
        </w:div>
        <w:div w:id="126320122">
          <w:marLeft w:val="0"/>
          <w:marRight w:val="0"/>
          <w:marTop w:val="0"/>
          <w:marBottom w:val="0"/>
          <w:divBdr>
            <w:top w:val="none" w:sz="0" w:space="0" w:color="auto"/>
            <w:left w:val="none" w:sz="0" w:space="0" w:color="auto"/>
            <w:bottom w:val="none" w:sz="0" w:space="0" w:color="auto"/>
            <w:right w:val="none" w:sz="0" w:space="0" w:color="auto"/>
          </w:divBdr>
        </w:div>
        <w:div w:id="237519416">
          <w:marLeft w:val="0"/>
          <w:marRight w:val="0"/>
          <w:marTop w:val="0"/>
          <w:marBottom w:val="0"/>
          <w:divBdr>
            <w:top w:val="none" w:sz="0" w:space="0" w:color="auto"/>
            <w:left w:val="none" w:sz="0" w:space="0" w:color="auto"/>
            <w:bottom w:val="none" w:sz="0" w:space="0" w:color="auto"/>
            <w:right w:val="none" w:sz="0" w:space="0" w:color="auto"/>
          </w:divBdr>
        </w:div>
        <w:div w:id="1978994246">
          <w:marLeft w:val="0"/>
          <w:marRight w:val="0"/>
          <w:marTop w:val="0"/>
          <w:marBottom w:val="0"/>
          <w:divBdr>
            <w:top w:val="none" w:sz="0" w:space="0" w:color="auto"/>
            <w:left w:val="none" w:sz="0" w:space="0" w:color="auto"/>
            <w:bottom w:val="none" w:sz="0" w:space="0" w:color="auto"/>
            <w:right w:val="none" w:sz="0" w:space="0" w:color="auto"/>
          </w:divBdr>
        </w:div>
        <w:div w:id="747267642">
          <w:marLeft w:val="0"/>
          <w:marRight w:val="0"/>
          <w:marTop w:val="0"/>
          <w:marBottom w:val="0"/>
          <w:divBdr>
            <w:top w:val="none" w:sz="0" w:space="0" w:color="auto"/>
            <w:left w:val="none" w:sz="0" w:space="0" w:color="auto"/>
            <w:bottom w:val="none" w:sz="0" w:space="0" w:color="auto"/>
            <w:right w:val="none" w:sz="0" w:space="0" w:color="auto"/>
          </w:divBdr>
        </w:div>
        <w:div w:id="1959723353">
          <w:marLeft w:val="0"/>
          <w:marRight w:val="0"/>
          <w:marTop w:val="0"/>
          <w:marBottom w:val="0"/>
          <w:divBdr>
            <w:top w:val="none" w:sz="0" w:space="0" w:color="auto"/>
            <w:left w:val="none" w:sz="0" w:space="0" w:color="auto"/>
            <w:bottom w:val="none" w:sz="0" w:space="0" w:color="auto"/>
            <w:right w:val="none" w:sz="0" w:space="0" w:color="auto"/>
          </w:divBdr>
        </w:div>
        <w:div w:id="905796300">
          <w:marLeft w:val="0"/>
          <w:marRight w:val="0"/>
          <w:marTop w:val="0"/>
          <w:marBottom w:val="0"/>
          <w:divBdr>
            <w:top w:val="none" w:sz="0" w:space="0" w:color="auto"/>
            <w:left w:val="none" w:sz="0" w:space="0" w:color="auto"/>
            <w:bottom w:val="none" w:sz="0" w:space="0" w:color="auto"/>
            <w:right w:val="none" w:sz="0" w:space="0" w:color="auto"/>
          </w:divBdr>
        </w:div>
        <w:div w:id="1928683479">
          <w:marLeft w:val="0"/>
          <w:marRight w:val="0"/>
          <w:marTop w:val="0"/>
          <w:marBottom w:val="0"/>
          <w:divBdr>
            <w:top w:val="none" w:sz="0" w:space="0" w:color="auto"/>
            <w:left w:val="none" w:sz="0" w:space="0" w:color="auto"/>
            <w:bottom w:val="none" w:sz="0" w:space="0" w:color="auto"/>
            <w:right w:val="none" w:sz="0" w:space="0" w:color="auto"/>
          </w:divBdr>
        </w:div>
        <w:div w:id="1627927167">
          <w:marLeft w:val="0"/>
          <w:marRight w:val="0"/>
          <w:marTop w:val="0"/>
          <w:marBottom w:val="0"/>
          <w:divBdr>
            <w:top w:val="none" w:sz="0" w:space="0" w:color="auto"/>
            <w:left w:val="none" w:sz="0" w:space="0" w:color="auto"/>
            <w:bottom w:val="none" w:sz="0" w:space="0" w:color="auto"/>
            <w:right w:val="none" w:sz="0" w:space="0" w:color="auto"/>
          </w:divBdr>
        </w:div>
        <w:div w:id="1238978456">
          <w:marLeft w:val="0"/>
          <w:marRight w:val="0"/>
          <w:marTop w:val="0"/>
          <w:marBottom w:val="0"/>
          <w:divBdr>
            <w:top w:val="none" w:sz="0" w:space="0" w:color="auto"/>
            <w:left w:val="none" w:sz="0" w:space="0" w:color="auto"/>
            <w:bottom w:val="none" w:sz="0" w:space="0" w:color="auto"/>
            <w:right w:val="none" w:sz="0" w:space="0" w:color="auto"/>
          </w:divBdr>
        </w:div>
        <w:div w:id="625351702">
          <w:marLeft w:val="0"/>
          <w:marRight w:val="0"/>
          <w:marTop w:val="0"/>
          <w:marBottom w:val="0"/>
          <w:divBdr>
            <w:top w:val="none" w:sz="0" w:space="0" w:color="auto"/>
            <w:left w:val="none" w:sz="0" w:space="0" w:color="auto"/>
            <w:bottom w:val="none" w:sz="0" w:space="0" w:color="auto"/>
            <w:right w:val="none" w:sz="0" w:space="0" w:color="auto"/>
          </w:divBdr>
        </w:div>
        <w:div w:id="398600581">
          <w:marLeft w:val="0"/>
          <w:marRight w:val="0"/>
          <w:marTop w:val="0"/>
          <w:marBottom w:val="0"/>
          <w:divBdr>
            <w:top w:val="none" w:sz="0" w:space="0" w:color="auto"/>
            <w:left w:val="none" w:sz="0" w:space="0" w:color="auto"/>
            <w:bottom w:val="none" w:sz="0" w:space="0" w:color="auto"/>
            <w:right w:val="none" w:sz="0" w:space="0" w:color="auto"/>
          </w:divBdr>
        </w:div>
        <w:div w:id="1434742317">
          <w:marLeft w:val="0"/>
          <w:marRight w:val="0"/>
          <w:marTop w:val="0"/>
          <w:marBottom w:val="0"/>
          <w:divBdr>
            <w:top w:val="none" w:sz="0" w:space="0" w:color="auto"/>
            <w:left w:val="none" w:sz="0" w:space="0" w:color="auto"/>
            <w:bottom w:val="none" w:sz="0" w:space="0" w:color="auto"/>
            <w:right w:val="none" w:sz="0" w:space="0" w:color="auto"/>
          </w:divBdr>
        </w:div>
        <w:div w:id="1813210066">
          <w:marLeft w:val="0"/>
          <w:marRight w:val="0"/>
          <w:marTop w:val="0"/>
          <w:marBottom w:val="0"/>
          <w:divBdr>
            <w:top w:val="none" w:sz="0" w:space="0" w:color="auto"/>
            <w:left w:val="none" w:sz="0" w:space="0" w:color="auto"/>
            <w:bottom w:val="none" w:sz="0" w:space="0" w:color="auto"/>
            <w:right w:val="none" w:sz="0" w:space="0" w:color="auto"/>
          </w:divBdr>
        </w:div>
        <w:div w:id="654801696">
          <w:marLeft w:val="0"/>
          <w:marRight w:val="0"/>
          <w:marTop w:val="0"/>
          <w:marBottom w:val="0"/>
          <w:divBdr>
            <w:top w:val="none" w:sz="0" w:space="0" w:color="auto"/>
            <w:left w:val="none" w:sz="0" w:space="0" w:color="auto"/>
            <w:bottom w:val="none" w:sz="0" w:space="0" w:color="auto"/>
            <w:right w:val="none" w:sz="0" w:space="0" w:color="auto"/>
          </w:divBdr>
        </w:div>
        <w:div w:id="414909947">
          <w:marLeft w:val="0"/>
          <w:marRight w:val="0"/>
          <w:marTop w:val="0"/>
          <w:marBottom w:val="0"/>
          <w:divBdr>
            <w:top w:val="none" w:sz="0" w:space="0" w:color="auto"/>
            <w:left w:val="none" w:sz="0" w:space="0" w:color="auto"/>
            <w:bottom w:val="none" w:sz="0" w:space="0" w:color="auto"/>
            <w:right w:val="none" w:sz="0" w:space="0" w:color="auto"/>
          </w:divBdr>
        </w:div>
        <w:div w:id="2051613296">
          <w:marLeft w:val="0"/>
          <w:marRight w:val="0"/>
          <w:marTop w:val="0"/>
          <w:marBottom w:val="0"/>
          <w:divBdr>
            <w:top w:val="none" w:sz="0" w:space="0" w:color="auto"/>
            <w:left w:val="none" w:sz="0" w:space="0" w:color="auto"/>
            <w:bottom w:val="none" w:sz="0" w:space="0" w:color="auto"/>
            <w:right w:val="none" w:sz="0" w:space="0" w:color="auto"/>
          </w:divBdr>
        </w:div>
        <w:div w:id="890071520">
          <w:marLeft w:val="0"/>
          <w:marRight w:val="0"/>
          <w:marTop w:val="0"/>
          <w:marBottom w:val="0"/>
          <w:divBdr>
            <w:top w:val="none" w:sz="0" w:space="0" w:color="auto"/>
            <w:left w:val="none" w:sz="0" w:space="0" w:color="auto"/>
            <w:bottom w:val="none" w:sz="0" w:space="0" w:color="auto"/>
            <w:right w:val="none" w:sz="0" w:space="0" w:color="auto"/>
          </w:divBdr>
        </w:div>
        <w:div w:id="1692410683">
          <w:marLeft w:val="0"/>
          <w:marRight w:val="0"/>
          <w:marTop w:val="0"/>
          <w:marBottom w:val="0"/>
          <w:divBdr>
            <w:top w:val="none" w:sz="0" w:space="0" w:color="auto"/>
            <w:left w:val="none" w:sz="0" w:space="0" w:color="auto"/>
            <w:bottom w:val="none" w:sz="0" w:space="0" w:color="auto"/>
            <w:right w:val="none" w:sz="0" w:space="0" w:color="auto"/>
          </w:divBdr>
        </w:div>
        <w:div w:id="416903063">
          <w:marLeft w:val="0"/>
          <w:marRight w:val="0"/>
          <w:marTop w:val="0"/>
          <w:marBottom w:val="0"/>
          <w:divBdr>
            <w:top w:val="none" w:sz="0" w:space="0" w:color="auto"/>
            <w:left w:val="none" w:sz="0" w:space="0" w:color="auto"/>
            <w:bottom w:val="none" w:sz="0" w:space="0" w:color="auto"/>
            <w:right w:val="none" w:sz="0" w:space="0" w:color="auto"/>
          </w:divBdr>
        </w:div>
        <w:div w:id="610631675">
          <w:marLeft w:val="0"/>
          <w:marRight w:val="0"/>
          <w:marTop w:val="0"/>
          <w:marBottom w:val="0"/>
          <w:divBdr>
            <w:top w:val="none" w:sz="0" w:space="0" w:color="auto"/>
            <w:left w:val="none" w:sz="0" w:space="0" w:color="auto"/>
            <w:bottom w:val="none" w:sz="0" w:space="0" w:color="auto"/>
            <w:right w:val="none" w:sz="0" w:space="0" w:color="auto"/>
          </w:divBdr>
        </w:div>
        <w:div w:id="1905526222">
          <w:marLeft w:val="0"/>
          <w:marRight w:val="0"/>
          <w:marTop w:val="0"/>
          <w:marBottom w:val="0"/>
          <w:divBdr>
            <w:top w:val="none" w:sz="0" w:space="0" w:color="auto"/>
            <w:left w:val="none" w:sz="0" w:space="0" w:color="auto"/>
            <w:bottom w:val="none" w:sz="0" w:space="0" w:color="auto"/>
            <w:right w:val="none" w:sz="0" w:space="0" w:color="auto"/>
          </w:divBdr>
        </w:div>
        <w:div w:id="1021862051">
          <w:marLeft w:val="0"/>
          <w:marRight w:val="0"/>
          <w:marTop w:val="0"/>
          <w:marBottom w:val="0"/>
          <w:divBdr>
            <w:top w:val="none" w:sz="0" w:space="0" w:color="auto"/>
            <w:left w:val="none" w:sz="0" w:space="0" w:color="auto"/>
            <w:bottom w:val="none" w:sz="0" w:space="0" w:color="auto"/>
            <w:right w:val="none" w:sz="0" w:space="0" w:color="auto"/>
          </w:divBdr>
        </w:div>
        <w:div w:id="1782609444">
          <w:marLeft w:val="0"/>
          <w:marRight w:val="0"/>
          <w:marTop w:val="0"/>
          <w:marBottom w:val="0"/>
          <w:divBdr>
            <w:top w:val="none" w:sz="0" w:space="0" w:color="auto"/>
            <w:left w:val="none" w:sz="0" w:space="0" w:color="auto"/>
            <w:bottom w:val="none" w:sz="0" w:space="0" w:color="auto"/>
            <w:right w:val="none" w:sz="0" w:space="0" w:color="auto"/>
          </w:divBdr>
        </w:div>
        <w:div w:id="1640308170">
          <w:marLeft w:val="0"/>
          <w:marRight w:val="0"/>
          <w:marTop w:val="0"/>
          <w:marBottom w:val="0"/>
          <w:divBdr>
            <w:top w:val="none" w:sz="0" w:space="0" w:color="auto"/>
            <w:left w:val="none" w:sz="0" w:space="0" w:color="auto"/>
            <w:bottom w:val="none" w:sz="0" w:space="0" w:color="auto"/>
            <w:right w:val="none" w:sz="0" w:space="0" w:color="auto"/>
          </w:divBdr>
        </w:div>
        <w:div w:id="1832136834">
          <w:marLeft w:val="0"/>
          <w:marRight w:val="0"/>
          <w:marTop w:val="0"/>
          <w:marBottom w:val="0"/>
          <w:divBdr>
            <w:top w:val="none" w:sz="0" w:space="0" w:color="auto"/>
            <w:left w:val="none" w:sz="0" w:space="0" w:color="auto"/>
            <w:bottom w:val="none" w:sz="0" w:space="0" w:color="auto"/>
            <w:right w:val="none" w:sz="0" w:space="0" w:color="auto"/>
          </w:divBdr>
        </w:div>
        <w:div w:id="55326204">
          <w:marLeft w:val="0"/>
          <w:marRight w:val="0"/>
          <w:marTop w:val="0"/>
          <w:marBottom w:val="0"/>
          <w:divBdr>
            <w:top w:val="none" w:sz="0" w:space="0" w:color="auto"/>
            <w:left w:val="none" w:sz="0" w:space="0" w:color="auto"/>
            <w:bottom w:val="none" w:sz="0" w:space="0" w:color="auto"/>
            <w:right w:val="none" w:sz="0" w:space="0" w:color="auto"/>
          </w:divBdr>
        </w:div>
        <w:div w:id="429084747">
          <w:marLeft w:val="0"/>
          <w:marRight w:val="0"/>
          <w:marTop w:val="0"/>
          <w:marBottom w:val="0"/>
          <w:divBdr>
            <w:top w:val="none" w:sz="0" w:space="0" w:color="auto"/>
            <w:left w:val="none" w:sz="0" w:space="0" w:color="auto"/>
            <w:bottom w:val="none" w:sz="0" w:space="0" w:color="auto"/>
            <w:right w:val="none" w:sz="0" w:space="0" w:color="auto"/>
          </w:divBdr>
        </w:div>
        <w:div w:id="2116517201">
          <w:marLeft w:val="0"/>
          <w:marRight w:val="0"/>
          <w:marTop w:val="0"/>
          <w:marBottom w:val="0"/>
          <w:divBdr>
            <w:top w:val="none" w:sz="0" w:space="0" w:color="auto"/>
            <w:left w:val="none" w:sz="0" w:space="0" w:color="auto"/>
            <w:bottom w:val="none" w:sz="0" w:space="0" w:color="auto"/>
            <w:right w:val="none" w:sz="0" w:space="0" w:color="auto"/>
          </w:divBdr>
        </w:div>
        <w:div w:id="649600333">
          <w:marLeft w:val="0"/>
          <w:marRight w:val="0"/>
          <w:marTop w:val="0"/>
          <w:marBottom w:val="0"/>
          <w:divBdr>
            <w:top w:val="none" w:sz="0" w:space="0" w:color="auto"/>
            <w:left w:val="none" w:sz="0" w:space="0" w:color="auto"/>
            <w:bottom w:val="none" w:sz="0" w:space="0" w:color="auto"/>
            <w:right w:val="none" w:sz="0" w:space="0" w:color="auto"/>
          </w:divBdr>
        </w:div>
        <w:div w:id="742064374">
          <w:marLeft w:val="0"/>
          <w:marRight w:val="0"/>
          <w:marTop w:val="0"/>
          <w:marBottom w:val="0"/>
          <w:divBdr>
            <w:top w:val="none" w:sz="0" w:space="0" w:color="auto"/>
            <w:left w:val="none" w:sz="0" w:space="0" w:color="auto"/>
            <w:bottom w:val="none" w:sz="0" w:space="0" w:color="auto"/>
            <w:right w:val="none" w:sz="0" w:space="0" w:color="auto"/>
          </w:divBdr>
        </w:div>
        <w:div w:id="1465778584">
          <w:marLeft w:val="0"/>
          <w:marRight w:val="0"/>
          <w:marTop w:val="0"/>
          <w:marBottom w:val="0"/>
          <w:divBdr>
            <w:top w:val="none" w:sz="0" w:space="0" w:color="auto"/>
            <w:left w:val="none" w:sz="0" w:space="0" w:color="auto"/>
            <w:bottom w:val="none" w:sz="0" w:space="0" w:color="auto"/>
            <w:right w:val="none" w:sz="0" w:space="0" w:color="auto"/>
          </w:divBdr>
        </w:div>
        <w:div w:id="889027524">
          <w:marLeft w:val="0"/>
          <w:marRight w:val="0"/>
          <w:marTop w:val="0"/>
          <w:marBottom w:val="0"/>
          <w:divBdr>
            <w:top w:val="none" w:sz="0" w:space="0" w:color="auto"/>
            <w:left w:val="none" w:sz="0" w:space="0" w:color="auto"/>
            <w:bottom w:val="none" w:sz="0" w:space="0" w:color="auto"/>
            <w:right w:val="none" w:sz="0" w:space="0" w:color="auto"/>
          </w:divBdr>
        </w:div>
        <w:div w:id="747770532">
          <w:marLeft w:val="0"/>
          <w:marRight w:val="0"/>
          <w:marTop w:val="0"/>
          <w:marBottom w:val="0"/>
          <w:divBdr>
            <w:top w:val="none" w:sz="0" w:space="0" w:color="auto"/>
            <w:left w:val="none" w:sz="0" w:space="0" w:color="auto"/>
            <w:bottom w:val="none" w:sz="0" w:space="0" w:color="auto"/>
            <w:right w:val="none" w:sz="0" w:space="0" w:color="auto"/>
          </w:divBdr>
        </w:div>
        <w:div w:id="699863227">
          <w:marLeft w:val="0"/>
          <w:marRight w:val="0"/>
          <w:marTop w:val="0"/>
          <w:marBottom w:val="0"/>
          <w:divBdr>
            <w:top w:val="none" w:sz="0" w:space="0" w:color="auto"/>
            <w:left w:val="none" w:sz="0" w:space="0" w:color="auto"/>
            <w:bottom w:val="none" w:sz="0" w:space="0" w:color="auto"/>
            <w:right w:val="none" w:sz="0" w:space="0" w:color="auto"/>
          </w:divBdr>
        </w:div>
        <w:div w:id="1708485096">
          <w:marLeft w:val="0"/>
          <w:marRight w:val="0"/>
          <w:marTop w:val="0"/>
          <w:marBottom w:val="0"/>
          <w:divBdr>
            <w:top w:val="none" w:sz="0" w:space="0" w:color="auto"/>
            <w:left w:val="none" w:sz="0" w:space="0" w:color="auto"/>
            <w:bottom w:val="none" w:sz="0" w:space="0" w:color="auto"/>
            <w:right w:val="none" w:sz="0" w:space="0" w:color="auto"/>
          </w:divBdr>
        </w:div>
        <w:div w:id="512499036">
          <w:marLeft w:val="0"/>
          <w:marRight w:val="0"/>
          <w:marTop w:val="0"/>
          <w:marBottom w:val="0"/>
          <w:divBdr>
            <w:top w:val="none" w:sz="0" w:space="0" w:color="auto"/>
            <w:left w:val="none" w:sz="0" w:space="0" w:color="auto"/>
            <w:bottom w:val="none" w:sz="0" w:space="0" w:color="auto"/>
            <w:right w:val="none" w:sz="0" w:space="0" w:color="auto"/>
          </w:divBdr>
        </w:div>
        <w:div w:id="1404378672">
          <w:marLeft w:val="0"/>
          <w:marRight w:val="0"/>
          <w:marTop w:val="0"/>
          <w:marBottom w:val="0"/>
          <w:divBdr>
            <w:top w:val="none" w:sz="0" w:space="0" w:color="auto"/>
            <w:left w:val="none" w:sz="0" w:space="0" w:color="auto"/>
            <w:bottom w:val="none" w:sz="0" w:space="0" w:color="auto"/>
            <w:right w:val="none" w:sz="0" w:space="0" w:color="auto"/>
          </w:divBdr>
        </w:div>
        <w:div w:id="645165145">
          <w:marLeft w:val="0"/>
          <w:marRight w:val="0"/>
          <w:marTop w:val="0"/>
          <w:marBottom w:val="0"/>
          <w:divBdr>
            <w:top w:val="none" w:sz="0" w:space="0" w:color="auto"/>
            <w:left w:val="none" w:sz="0" w:space="0" w:color="auto"/>
            <w:bottom w:val="none" w:sz="0" w:space="0" w:color="auto"/>
            <w:right w:val="none" w:sz="0" w:space="0" w:color="auto"/>
          </w:divBdr>
        </w:div>
        <w:div w:id="951131072">
          <w:marLeft w:val="0"/>
          <w:marRight w:val="0"/>
          <w:marTop w:val="0"/>
          <w:marBottom w:val="0"/>
          <w:divBdr>
            <w:top w:val="none" w:sz="0" w:space="0" w:color="auto"/>
            <w:left w:val="none" w:sz="0" w:space="0" w:color="auto"/>
            <w:bottom w:val="none" w:sz="0" w:space="0" w:color="auto"/>
            <w:right w:val="none" w:sz="0" w:space="0" w:color="auto"/>
          </w:divBdr>
        </w:div>
        <w:div w:id="593974987">
          <w:marLeft w:val="0"/>
          <w:marRight w:val="0"/>
          <w:marTop w:val="0"/>
          <w:marBottom w:val="0"/>
          <w:divBdr>
            <w:top w:val="none" w:sz="0" w:space="0" w:color="auto"/>
            <w:left w:val="none" w:sz="0" w:space="0" w:color="auto"/>
            <w:bottom w:val="none" w:sz="0" w:space="0" w:color="auto"/>
            <w:right w:val="none" w:sz="0" w:space="0" w:color="auto"/>
          </w:divBdr>
        </w:div>
        <w:div w:id="1210537187">
          <w:marLeft w:val="0"/>
          <w:marRight w:val="0"/>
          <w:marTop w:val="0"/>
          <w:marBottom w:val="0"/>
          <w:divBdr>
            <w:top w:val="none" w:sz="0" w:space="0" w:color="auto"/>
            <w:left w:val="none" w:sz="0" w:space="0" w:color="auto"/>
            <w:bottom w:val="none" w:sz="0" w:space="0" w:color="auto"/>
            <w:right w:val="none" w:sz="0" w:space="0" w:color="auto"/>
          </w:divBdr>
        </w:div>
        <w:div w:id="765275278">
          <w:marLeft w:val="0"/>
          <w:marRight w:val="0"/>
          <w:marTop w:val="0"/>
          <w:marBottom w:val="0"/>
          <w:divBdr>
            <w:top w:val="none" w:sz="0" w:space="0" w:color="auto"/>
            <w:left w:val="none" w:sz="0" w:space="0" w:color="auto"/>
            <w:bottom w:val="none" w:sz="0" w:space="0" w:color="auto"/>
            <w:right w:val="none" w:sz="0" w:space="0" w:color="auto"/>
          </w:divBdr>
        </w:div>
        <w:div w:id="1789936293">
          <w:marLeft w:val="0"/>
          <w:marRight w:val="0"/>
          <w:marTop w:val="0"/>
          <w:marBottom w:val="0"/>
          <w:divBdr>
            <w:top w:val="none" w:sz="0" w:space="0" w:color="auto"/>
            <w:left w:val="none" w:sz="0" w:space="0" w:color="auto"/>
            <w:bottom w:val="none" w:sz="0" w:space="0" w:color="auto"/>
            <w:right w:val="none" w:sz="0" w:space="0" w:color="auto"/>
          </w:divBdr>
        </w:div>
        <w:div w:id="1427188328">
          <w:marLeft w:val="0"/>
          <w:marRight w:val="0"/>
          <w:marTop w:val="0"/>
          <w:marBottom w:val="0"/>
          <w:divBdr>
            <w:top w:val="none" w:sz="0" w:space="0" w:color="auto"/>
            <w:left w:val="none" w:sz="0" w:space="0" w:color="auto"/>
            <w:bottom w:val="none" w:sz="0" w:space="0" w:color="auto"/>
            <w:right w:val="none" w:sz="0" w:space="0" w:color="auto"/>
          </w:divBdr>
        </w:div>
        <w:div w:id="2104959779">
          <w:marLeft w:val="0"/>
          <w:marRight w:val="0"/>
          <w:marTop w:val="0"/>
          <w:marBottom w:val="0"/>
          <w:divBdr>
            <w:top w:val="none" w:sz="0" w:space="0" w:color="auto"/>
            <w:left w:val="none" w:sz="0" w:space="0" w:color="auto"/>
            <w:bottom w:val="none" w:sz="0" w:space="0" w:color="auto"/>
            <w:right w:val="none" w:sz="0" w:space="0" w:color="auto"/>
          </w:divBdr>
        </w:div>
        <w:div w:id="285039873">
          <w:marLeft w:val="0"/>
          <w:marRight w:val="0"/>
          <w:marTop w:val="0"/>
          <w:marBottom w:val="0"/>
          <w:divBdr>
            <w:top w:val="none" w:sz="0" w:space="0" w:color="auto"/>
            <w:left w:val="none" w:sz="0" w:space="0" w:color="auto"/>
            <w:bottom w:val="none" w:sz="0" w:space="0" w:color="auto"/>
            <w:right w:val="none" w:sz="0" w:space="0" w:color="auto"/>
          </w:divBdr>
        </w:div>
        <w:div w:id="412355434">
          <w:marLeft w:val="0"/>
          <w:marRight w:val="0"/>
          <w:marTop w:val="0"/>
          <w:marBottom w:val="0"/>
          <w:divBdr>
            <w:top w:val="none" w:sz="0" w:space="0" w:color="auto"/>
            <w:left w:val="none" w:sz="0" w:space="0" w:color="auto"/>
            <w:bottom w:val="none" w:sz="0" w:space="0" w:color="auto"/>
            <w:right w:val="none" w:sz="0" w:space="0" w:color="auto"/>
          </w:divBdr>
        </w:div>
        <w:div w:id="2042775666">
          <w:marLeft w:val="0"/>
          <w:marRight w:val="0"/>
          <w:marTop w:val="0"/>
          <w:marBottom w:val="0"/>
          <w:divBdr>
            <w:top w:val="none" w:sz="0" w:space="0" w:color="auto"/>
            <w:left w:val="none" w:sz="0" w:space="0" w:color="auto"/>
            <w:bottom w:val="none" w:sz="0" w:space="0" w:color="auto"/>
            <w:right w:val="none" w:sz="0" w:space="0" w:color="auto"/>
          </w:divBdr>
        </w:div>
        <w:div w:id="1770852500">
          <w:marLeft w:val="0"/>
          <w:marRight w:val="0"/>
          <w:marTop w:val="0"/>
          <w:marBottom w:val="0"/>
          <w:divBdr>
            <w:top w:val="none" w:sz="0" w:space="0" w:color="auto"/>
            <w:left w:val="none" w:sz="0" w:space="0" w:color="auto"/>
            <w:bottom w:val="none" w:sz="0" w:space="0" w:color="auto"/>
            <w:right w:val="none" w:sz="0" w:space="0" w:color="auto"/>
          </w:divBdr>
        </w:div>
        <w:div w:id="82385290">
          <w:marLeft w:val="0"/>
          <w:marRight w:val="0"/>
          <w:marTop w:val="0"/>
          <w:marBottom w:val="0"/>
          <w:divBdr>
            <w:top w:val="none" w:sz="0" w:space="0" w:color="auto"/>
            <w:left w:val="none" w:sz="0" w:space="0" w:color="auto"/>
            <w:bottom w:val="none" w:sz="0" w:space="0" w:color="auto"/>
            <w:right w:val="none" w:sz="0" w:space="0" w:color="auto"/>
          </w:divBdr>
        </w:div>
        <w:div w:id="1645963040">
          <w:marLeft w:val="0"/>
          <w:marRight w:val="0"/>
          <w:marTop w:val="0"/>
          <w:marBottom w:val="0"/>
          <w:divBdr>
            <w:top w:val="none" w:sz="0" w:space="0" w:color="auto"/>
            <w:left w:val="none" w:sz="0" w:space="0" w:color="auto"/>
            <w:bottom w:val="none" w:sz="0" w:space="0" w:color="auto"/>
            <w:right w:val="none" w:sz="0" w:space="0" w:color="auto"/>
          </w:divBdr>
        </w:div>
      </w:divsChild>
    </w:div>
    <w:div w:id="1870489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imi.europa.eu" TargetMode="External"/><Relationship Id="rId13" Type="http://schemas.openxmlformats.org/officeDocument/2006/relationships/image" Target="media/image4.png"/><Relationship Id="rId18" Type="http://schemas.microsoft.com/office/2018/08/relationships/commentsExtensible" Target="commentsExtensible.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microsoft.com/office/2016/09/relationships/commentsIds" Target="commentsIds.xml"/><Relationship Id="rId25" Type="http://schemas.openxmlformats.org/officeDocument/2006/relationships/image" Target="media/image12.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zotero.org/google-docs/?oIuBQ1"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86759-EF85-498E-81EE-70CDB75B5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46</Pages>
  <Words>34721</Words>
  <Characters>197912</Characters>
  <Application>Microsoft Office Word</Application>
  <DocSecurity>0</DocSecurity>
  <Lines>1649</Lines>
  <Paragraphs>464</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232169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Ewan Carr</cp:lastModifiedBy>
  <cp:revision>40</cp:revision>
  <dcterms:created xsi:type="dcterms:W3CDTF">2023-02-27T11:01:00Z</dcterms:created>
  <dcterms:modified xsi:type="dcterms:W3CDTF">2023-03-02T09:43:00Z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id="JMuyY9eL"/&gt;&lt;style id="http://www.zotero.org/styles/nature" hasBibliography="1" bibliographyStyleHasBeenSet="1"/&gt;&lt;prefs&gt;&lt;pref name="fieldType" value="Field"/&gt;&lt;/prefs&gt;&lt;/data&gt;</vt:lpwstr>
  </property>
</Properties>
</file>